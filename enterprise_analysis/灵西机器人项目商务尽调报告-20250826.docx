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43C21E">
      <w:pPr>
        <w:spacing w:line="360" w:lineRule="auto"/>
        <w:jc w:val="center"/>
        <w:rPr>
          <w:rFonts w:hint="default" w:ascii="Times New Roman" w:hAnsi="Times New Roman" w:eastAsia="楷体" w:cs="Times New Roman"/>
          <w:b/>
          <w:bCs/>
          <w:sz w:val="56"/>
          <w:szCs w:val="56"/>
        </w:rPr>
      </w:pPr>
      <w:bookmarkStart w:id="0" w:name="_Toc22220274"/>
      <w:bookmarkStart w:id="1" w:name="_Toc61348631"/>
    </w:p>
    <w:p w14:paraId="307ACD45">
      <w:pPr>
        <w:spacing w:line="360" w:lineRule="auto"/>
        <w:jc w:val="center"/>
        <w:rPr>
          <w:rFonts w:hint="default" w:ascii="Times New Roman" w:hAnsi="Times New Roman" w:eastAsia="楷体" w:cs="Times New Roman"/>
          <w:b/>
          <w:bCs/>
          <w:sz w:val="72"/>
          <w:szCs w:val="72"/>
        </w:rPr>
      </w:pPr>
    </w:p>
    <w:p w14:paraId="0304575C">
      <w:pPr>
        <w:spacing w:line="360" w:lineRule="auto"/>
        <w:jc w:val="center"/>
        <w:rPr>
          <w:rFonts w:hint="default" w:ascii="Times New Roman" w:hAnsi="Times New Roman" w:eastAsia="楷体" w:cs="Times New Roman"/>
          <w:b/>
          <w:bCs/>
          <w:sz w:val="72"/>
          <w:szCs w:val="72"/>
        </w:rPr>
      </w:pPr>
    </w:p>
    <w:p w14:paraId="722197C5">
      <w:pPr>
        <w:keepNext w:val="0"/>
        <w:keepLines w:val="0"/>
        <w:pageBreakBefore w:val="0"/>
        <w:widowControl/>
        <w:kinsoku/>
        <w:wordWrap/>
        <w:overflowPunct/>
        <w:topLinePunct w:val="0"/>
        <w:autoSpaceDE/>
        <w:autoSpaceDN/>
        <w:bidi w:val="0"/>
        <w:adjustRightInd/>
        <w:snapToGrid/>
        <w:spacing w:before="157" w:beforeLines="50" w:after="313" w:afterLines="100" w:line="360" w:lineRule="auto"/>
        <w:jc w:val="center"/>
        <w:textAlignment w:val="auto"/>
        <w:rPr>
          <w:rFonts w:hint="default" w:ascii="Times New Roman" w:hAnsi="Times New Roman" w:eastAsia="楷体" w:cs="Times New Roman"/>
          <w:b/>
          <w:color w:val="000000"/>
          <w:kern w:val="0"/>
          <w:sz w:val="44"/>
          <w:szCs w:val="44"/>
          <w:lang w:eastAsia="zh-CN"/>
        </w:rPr>
      </w:pPr>
      <w:r>
        <w:rPr>
          <w:rFonts w:hint="default" w:ascii="Times New Roman" w:hAnsi="Times New Roman" w:eastAsia="楷体" w:cs="Times New Roman"/>
          <w:b/>
          <w:color w:val="000000"/>
          <w:kern w:val="0"/>
          <w:sz w:val="44"/>
          <w:szCs w:val="44"/>
          <w:lang w:eastAsia="zh-CN"/>
        </w:rPr>
        <w:t>杭州瑞合泰投资管理有限公司</w:t>
      </w:r>
    </w:p>
    <w:p w14:paraId="29A6FC10">
      <w:pPr>
        <w:keepNext w:val="0"/>
        <w:keepLines w:val="0"/>
        <w:pageBreakBefore w:val="0"/>
        <w:widowControl/>
        <w:kinsoku/>
        <w:wordWrap/>
        <w:overflowPunct/>
        <w:topLinePunct w:val="0"/>
        <w:autoSpaceDE/>
        <w:autoSpaceDN/>
        <w:bidi w:val="0"/>
        <w:adjustRightInd/>
        <w:snapToGrid/>
        <w:spacing w:before="157" w:beforeLines="50" w:after="313" w:afterLines="100" w:line="360" w:lineRule="auto"/>
        <w:jc w:val="center"/>
        <w:textAlignment w:val="auto"/>
        <w:rPr>
          <w:rFonts w:hint="default" w:ascii="Times New Roman" w:hAnsi="Times New Roman" w:eastAsia="楷体" w:cs="Times New Roman"/>
          <w:b/>
          <w:color w:val="000000"/>
          <w:kern w:val="0"/>
          <w:sz w:val="44"/>
          <w:szCs w:val="44"/>
        </w:rPr>
      </w:pPr>
      <w:r>
        <w:rPr>
          <w:rFonts w:hint="default" w:ascii="Times New Roman" w:hAnsi="Times New Roman" w:eastAsia="楷体" w:cs="Times New Roman"/>
          <w:b/>
          <w:color w:val="000000"/>
          <w:kern w:val="0"/>
          <w:sz w:val="44"/>
          <w:szCs w:val="44"/>
        </w:rPr>
        <w:t>关于</w:t>
      </w:r>
    </w:p>
    <w:p w14:paraId="7832A6B0">
      <w:pPr>
        <w:keepNext w:val="0"/>
        <w:keepLines w:val="0"/>
        <w:pageBreakBefore w:val="0"/>
        <w:widowControl/>
        <w:kinsoku/>
        <w:wordWrap/>
        <w:overflowPunct/>
        <w:topLinePunct w:val="0"/>
        <w:autoSpaceDE/>
        <w:autoSpaceDN/>
        <w:bidi w:val="0"/>
        <w:adjustRightInd/>
        <w:snapToGrid/>
        <w:spacing w:before="157" w:beforeLines="50" w:after="313" w:afterLines="100" w:line="360" w:lineRule="auto"/>
        <w:jc w:val="center"/>
        <w:textAlignment w:val="auto"/>
        <w:rPr>
          <w:rFonts w:hint="default" w:ascii="Times New Roman" w:hAnsi="Times New Roman" w:eastAsia="楷体" w:cs="Times New Roman"/>
          <w:b/>
          <w:color w:val="000000"/>
          <w:kern w:val="0"/>
          <w:sz w:val="44"/>
          <w:szCs w:val="44"/>
        </w:rPr>
      </w:pPr>
      <w:r>
        <w:rPr>
          <w:rFonts w:hint="default" w:ascii="Times New Roman" w:hAnsi="Times New Roman" w:eastAsia="楷体" w:cs="Times New Roman"/>
          <w:b/>
          <w:color w:val="000000"/>
          <w:kern w:val="0"/>
          <w:sz w:val="44"/>
          <w:szCs w:val="44"/>
          <w:lang w:eastAsia="zh-CN"/>
        </w:rPr>
        <w:t>杭州灵西机器人智能科技有限公司</w:t>
      </w:r>
      <w:r>
        <w:rPr>
          <w:rFonts w:hint="default" w:ascii="Times New Roman" w:hAnsi="Times New Roman" w:eastAsia="楷体" w:cs="Times New Roman"/>
          <w:b/>
          <w:color w:val="000000"/>
          <w:kern w:val="0"/>
          <w:sz w:val="44"/>
          <w:szCs w:val="44"/>
        </w:rPr>
        <w:t>之</w:t>
      </w:r>
      <w:bookmarkStart w:id="2" w:name="_Hlk200020152"/>
    </w:p>
    <w:p w14:paraId="77137A85">
      <w:pPr>
        <w:keepNext w:val="0"/>
        <w:keepLines w:val="0"/>
        <w:pageBreakBefore w:val="0"/>
        <w:widowControl/>
        <w:kinsoku/>
        <w:wordWrap/>
        <w:overflowPunct/>
        <w:topLinePunct w:val="0"/>
        <w:autoSpaceDE/>
        <w:autoSpaceDN/>
        <w:bidi w:val="0"/>
        <w:adjustRightInd/>
        <w:snapToGrid/>
        <w:spacing w:before="157" w:beforeLines="50" w:after="313" w:afterLines="100" w:line="360" w:lineRule="auto"/>
        <w:jc w:val="center"/>
        <w:textAlignment w:val="auto"/>
        <w:rPr>
          <w:rFonts w:hint="default" w:ascii="Times New Roman" w:hAnsi="Times New Roman" w:eastAsia="楷体" w:cs="Times New Roman"/>
          <w:b/>
          <w:color w:val="000000"/>
          <w:kern w:val="0"/>
          <w:sz w:val="44"/>
          <w:szCs w:val="44"/>
        </w:rPr>
      </w:pPr>
      <w:r>
        <w:rPr>
          <w:rFonts w:hint="default" w:ascii="Times New Roman" w:hAnsi="Times New Roman" w:eastAsia="楷体" w:cs="Times New Roman"/>
          <w:b/>
          <w:color w:val="000000"/>
          <w:kern w:val="0"/>
          <w:sz w:val="44"/>
          <w:szCs w:val="44"/>
        </w:rPr>
        <w:t>商务尽职调查报告</w:t>
      </w:r>
      <w:bookmarkEnd w:id="2"/>
    </w:p>
    <w:p w14:paraId="41503E0C">
      <w:pPr>
        <w:spacing w:line="360" w:lineRule="auto"/>
        <w:ind w:firstLine="881" w:firstLineChars="200"/>
        <w:jc w:val="center"/>
        <w:rPr>
          <w:rFonts w:hint="default" w:ascii="Times New Roman" w:hAnsi="Times New Roman" w:eastAsia="楷体" w:cs="Times New Roman"/>
          <w:b/>
          <w:color w:val="000000"/>
          <w:kern w:val="0"/>
          <w:sz w:val="44"/>
          <w:szCs w:val="44"/>
        </w:rPr>
      </w:pPr>
    </w:p>
    <w:p w14:paraId="3EF364BB">
      <w:pPr>
        <w:rPr>
          <w:rFonts w:hint="default" w:ascii="Times New Roman" w:hAnsi="Times New Roman" w:eastAsia="楷体" w:cs="Times New Roman"/>
          <w:b/>
          <w:bCs/>
          <w:sz w:val="28"/>
          <w:szCs w:val="36"/>
        </w:rPr>
      </w:pPr>
      <w:r>
        <w:rPr>
          <w:rFonts w:hint="default" w:ascii="Times New Roman" w:hAnsi="Times New Roman" w:eastAsia="楷体" w:cs="Times New Roman"/>
          <w:b/>
          <w:bCs/>
          <w:sz w:val="28"/>
          <w:szCs w:val="36"/>
        </w:rPr>
        <w:br w:type="page"/>
      </w:r>
    </w:p>
    <w:p w14:paraId="287BE34A">
      <w:pPr>
        <w:spacing w:before="312" w:beforeLines="100" w:line="360" w:lineRule="auto"/>
        <w:jc w:val="center"/>
        <w:rPr>
          <w:rFonts w:hint="default" w:ascii="Times New Roman" w:hAnsi="Times New Roman" w:eastAsia="楷体" w:cs="Times New Roman"/>
          <w:b/>
          <w:bCs/>
          <w:sz w:val="28"/>
          <w:szCs w:val="36"/>
          <w:lang w:eastAsia="zh-CN"/>
        </w:rPr>
      </w:pPr>
      <w:r>
        <w:rPr>
          <w:rFonts w:hint="default" w:ascii="Times New Roman" w:hAnsi="Times New Roman" w:eastAsia="楷体" w:cs="Times New Roman"/>
          <w:b/>
          <w:bCs/>
          <w:sz w:val="28"/>
          <w:szCs w:val="36"/>
          <w:lang w:eastAsia="zh-CN"/>
        </w:rPr>
        <w:t>杭州瑞合泰投资管理有限公司</w:t>
      </w:r>
    </w:p>
    <w:p w14:paraId="33CB5B82">
      <w:pPr>
        <w:spacing w:line="360" w:lineRule="auto"/>
        <w:jc w:val="center"/>
        <w:rPr>
          <w:rFonts w:hint="default" w:ascii="Times New Roman" w:hAnsi="Times New Roman" w:eastAsia="楷体" w:cs="Times New Roman"/>
          <w:b/>
          <w:bCs/>
          <w:sz w:val="28"/>
          <w:szCs w:val="36"/>
        </w:rPr>
      </w:pPr>
      <w:r>
        <w:rPr>
          <w:rFonts w:hint="default" w:ascii="Times New Roman" w:hAnsi="Times New Roman" w:eastAsia="楷体" w:cs="Times New Roman"/>
          <w:b/>
          <w:bCs/>
          <w:sz w:val="28"/>
          <w:szCs w:val="36"/>
        </w:rPr>
        <w:t>关于</w:t>
      </w:r>
    </w:p>
    <w:p w14:paraId="754E25F2">
      <w:pPr>
        <w:spacing w:line="360" w:lineRule="auto"/>
        <w:jc w:val="center"/>
        <w:rPr>
          <w:rFonts w:hint="default" w:ascii="Times New Roman" w:hAnsi="Times New Roman" w:eastAsia="楷体" w:cs="Times New Roman"/>
          <w:b/>
          <w:bCs/>
          <w:sz w:val="28"/>
          <w:szCs w:val="36"/>
        </w:rPr>
      </w:pPr>
      <w:r>
        <w:rPr>
          <w:rFonts w:hint="default" w:ascii="Times New Roman" w:hAnsi="Times New Roman" w:eastAsia="楷体" w:cs="Times New Roman"/>
          <w:b/>
          <w:bCs/>
          <w:sz w:val="28"/>
          <w:szCs w:val="36"/>
          <w:lang w:eastAsia="zh-CN"/>
        </w:rPr>
        <w:t>杭州灵西机器人智能科技有限公司</w:t>
      </w:r>
      <w:r>
        <w:rPr>
          <w:rFonts w:hint="default" w:ascii="Times New Roman" w:hAnsi="Times New Roman" w:eastAsia="楷体" w:cs="Times New Roman"/>
          <w:b/>
          <w:bCs/>
          <w:sz w:val="28"/>
          <w:szCs w:val="36"/>
        </w:rPr>
        <w:t>之</w:t>
      </w:r>
      <w:bookmarkStart w:id="3" w:name="_Hlk200020188"/>
      <w:r>
        <w:rPr>
          <w:rFonts w:hint="default" w:ascii="Times New Roman" w:hAnsi="Times New Roman" w:eastAsia="楷体" w:cs="Times New Roman"/>
          <w:b/>
          <w:bCs/>
          <w:sz w:val="28"/>
          <w:szCs w:val="36"/>
        </w:rPr>
        <w:t>商务尽职调查报告</w:t>
      </w:r>
      <w:bookmarkEnd w:id="3"/>
    </w:p>
    <w:p w14:paraId="5212B929">
      <w:pPr>
        <w:spacing w:before="156" w:beforeLines="50" w:after="156" w:afterLines="50" w:line="360" w:lineRule="auto"/>
        <w:rPr>
          <w:rFonts w:hint="default" w:ascii="Times New Roman" w:hAnsi="Times New Roman" w:eastAsia="楷体" w:cs="Times New Roman"/>
          <w:b/>
          <w:bCs/>
          <w:sz w:val="24"/>
          <w:szCs w:val="32"/>
          <w:lang w:eastAsia="zh-CN"/>
        </w:rPr>
      </w:pPr>
      <w:r>
        <w:rPr>
          <w:rFonts w:hint="default" w:ascii="Times New Roman" w:hAnsi="Times New Roman" w:eastAsia="楷体" w:cs="Times New Roman"/>
          <w:b/>
          <w:bCs/>
          <w:sz w:val="24"/>
          <w:szCs w:val="32"/>
        </w:rPr>
        <w:t>致：杭州湖山股权投资有限公司</w:t>
      </w:r>
    </w:p>
    <w:p w14:paraId="33564AAA">
      <w:pPr>
        <w:spacing w:line="360" w:lineRule="auto"/>
        <w:ind w:firstLine="480" w:firstLineChars="200"/>
        <w:rPr>
          <w:rFonts w:hint="default" w:ascii="Times New Roman" w:hAnsi="Times New Roman" w:eastAsia="楷体" w:cs="Times New Roman"/>
          <w:sz w:val="24"/>
        </w:rPr>
      </w:pPr>
      <w:r>
        <w:rPr>
          <w:rFonts w:hint="default" w:ascii="Times New Roman" w:hAnsi="Times New Roman" w:eastAsia="楷体" w:cs="Times New Roman"/>
          <w:sz w:val="24"/>
          <w:lang w:eastAsia="zh-CN"/>
        </w:rPr>
        <w:t>杭州瑞合泰投资管理有限公司</w:t>
      </w:r>
      <w:r>
        <w:rPr>
          <w:rFonts w:hint="default" w:ascii="Times New Roman" w:hAnsi="Times New Roman" w:eastAsia="楷体" w:cs="Times New Roman"/>
          <w:sz w:val="24"/>
        </w:rPr>
        <w:t>（以下简称“我司”）接受贵司的委托，对目标公司</w:t>
      </w:r>
      <w:r>
        <w:rPr>
          <w:rFonts w:hint="default" w:ascii="Times New Roman" w:hAnsi="Times New Roman" w:eastAsia="楷体" w:cs="Times New Roman"/>
          <w:sz w:val="24"/>
          <w:lang w:eastAsia="zh-CN"/>
        </w:rPr>
        <w:t>杭州灵西机器人智能科技有限公司</w:t>
      </w:r>
      <w:r>
        <w:rPr>
          <w:rFonts w:hint="default" w:ascii="Times New Roman" w:hAnsi="Times New Roman" w:eastAsia="楷体" w:cs="Times New Roman"/>
          <w:sz w:val="24"/>
        </w:rPr>
        <w:t>（以下简称“</w:t>
      </w:r>
      <w:r>
        <w:rPr>
          <w:rFonts w:hint="default" w:ascii="Times New Roman" w:hAnsi="Times New Roman" w:eastAsia="楷体" w:cs="Times New Roman"/>
          <w:sz w:val="24"/>
          <w:lang w:val="en-US" w:eastAsia="zh-CN"/>
        </w:rPr>
        <w:t>灵西机器人</w:t>
      </w:r>
      <w:r>
        <w:rPr>
          <w:rFonts w:hint="default" w:ascii="Times New Roman" w:hAnsi="Times New Roman" w:eastAsia="楷体" w:cs="Times New Roman"/>
          <w:sz w:val="24"/>
        </w:rPr>
        <w:t>”或“目标公司”）开展商务尽职调查，并出具相应尽职调查报告。现我司根据商务尽职调查内容，出具本项目商务尽职调查报告。</w:t>
      </w:r>
    </w:p>
    <w:p w14:paraId="59B2B7F0">
      <w:pPr>
        <w:spacing w:line="360" w:lineRule="auto"/>
        <w:ind w:firstLine="480" w:firstLineChars="200"/>
        <w:rPr>
          <w:rFonts w:hint="default" w:ascii="Times New Roman" w:hAnsi="Times New Roman" w:eastAsia="楷体" w:cs="Times New Roman"/>
          <w:sz w:val="24"/>
        </w:rPr>
      </w:pPr>
    </w:p>
    <w:p w14:paraId="362D2620">
      <w:pPr>
        <w:spacing w:line="360" w:lineRule="auto"/>
        <w:ind w:firstLine="480" w:firstLineChars="200"/>
        <w:rPr>
          <w:rFonts w:hint="default" w:ascii="Times New Roman" w:hAnsi="Times New Roman" w:eastAsia="楷体" w:cs="Times New Roman"/>
          <w:sz w:val="24"/>
        </w:rPr>
      </w:pPr>
      <w:r>
        <w:rPr>
          <w:rFonts w:hint="default" w:ascii="Times New Roman" w:hAnsi="Times New Roman" w:eastAsia="楷体" w:cs="Times New Roman"/>
          <w:sz w:val="24"/>
        </w:rPr>
        <w:t>声明事项：</w:t>
      </w:r>
    </w:p>
    <w:p w14:paraId="7D696208">
      <w:pPr>
        <w:spacing w:line="360" w:lineRule="auto"/>
        <w:ind w:firstLine="480" w:firstLineChars="200"/>
        <w:rPr>
          <w:rFonts w:hint="default" w:ascii="Times New Roman" w:hAnsi="Times New Roman" w:eastAsia="楷体" w:cs="Times New Roman"/>
          <w:sz w:val="24"/>
        </w:rPr>
      </w:pPr>
      <w:r>
        <w:rPr>
          <w:rFonts w:hint="default" w:ascii="Times New Roman" w:hAnsi="Times New Roman" w:eastAsia="楷体" w:cs="Times New Roman"/>
          <w:sz w:val="24"/>
        </w:rPr>
        <w:t>本次尽职调查的目的系为调查目标公司现有商务情况，报告仅供参考使用，贵司应对目标公司相关事宜作出独立的判断、决策。</w:t>
      </w:r>
    </w:p>
    <w:p w14:paraId="18532A4F">
      <w:pPr>
        <w:spacing w:line="360" w:lineRule="auto"/>
        <w:ind w:firstLine="480" w:firstLineChars="200"/>
        <w:rPr>
          <w:rFonts w:hint="default" w:ascii="Times New Roman" w:hAnsi="Times New Roman" w:eastAsia="楷体" w:cs="Times New Roman"/>
          <w:sz w:val="24"/>
        </w:rPr>
      </w:pPr>
      <w:r>
        <w:rPr>
          <w:rFonts w:hint="default" w:ascii="Times New Roman" w:hAnsi="Times New Roman" w:eastAsia="楷体" w:cs="Times New Roman"/>
          <w:sz w:val="24"/>
        </w:rPr>
        <w:t>本报告所载信息、数据及结论均源于目标公司提</w:t>
      </w:r>
      <w:r>
        <w:rPr>
          <w:rFonts w:hint="default" w:ascii="Times New Roman" w:hAnsi="Times New Roman" w:eastAsia="楷体" w:cs="Times New Roman"/>
          <w:sz w:val="24"/>
          <w:lang w:eastAsia="zh-CN"/>
        </w:rPr>
        <w:t>供的</w:t>
      </w:r>
      <w:r>
        <w:rPr>
          <w:rFonts w:hint="default" w:ascii="Times New Roman" w:hAnsi="Times New Roman" w:eastAsia="楷体" w:cs="Times New Roman"/>
          <w:sz w:val="24"/>
        </w:rPr>
        <w:t>资料（包括但不限于销售数据、专利文件、订单合同等）</w:t>
      </w:r>
      <w:r>
        <w:rPr>
          <w:rFonts w:hint="default" w:ascii="Times New Roman" w:hAnsi="Times New Roman" w:eastAsia="楷体" w:cs="Times New Roman"/>
          <w:sz w:val="24"/>
          <w:lang w:eastAsia="zh-CN"/>
        </w:rPr>
        <w:t>，其</w:t>
      </w:r>
      <w:r>
        <w:rPr>
          <w:rFonts w:hint="default" w:ascii="Times New Roman" w:hAnsi="Times New Roman" w:eastAsia="楷体" w:cs="Times New Roman"/>
          <w:sz w:val="24"/>
        </w:rPr>
        <w:t>真实性未经我司实质核验。若存在资料虚假、隐瞒或重大遗漏，本报告结论可能失效，我司不承担由此引发的责任。我们依赖所获得的信息和资料的真实性和完整性来完成我们的工作，不对信息的完整性、准确性或时效性作任何明示或暗示的保证。</w:t>
      </w:r>
    </w:p>
    <w:p w14:paraId="1472FC52">
      <w:pPr>
        <w:spacing w:line="360" w:lineRule="auto"/>
        <w:rPr>
          <w:rFonts w:hint="default" w:ascii="Times New Roman" w:hAnsi="Times New Roman" w:eastAsia="楷体" w:cs="Times New Roman"/>
          <w:sz w:val="24"/>
        </w:rPr>
      </w:pPr>
    </w:p>
    <w:p w14:paraId="1A469E19">
      <w:pPr>
        <w:spacing w:before="312" w:beforeLines="100" w:line="360" w:lineRule="auto"/>
        <w:jc w:val="right"/>
        <w:rPr>
          <w:rFonts w:hint="default" w:ascii="Times New Roman" w:hAnsi="Times New Roman" w:eastAsia="楷体" w:cs="Times New Roman"/>
          <w:b/>
          <w:bCs/>
          <w:sz w:val="24"/>
          <w:szCs w:val="24"/>
          <w:lang w:eastAsia="zh-CN"/>
        </w:rPr>
      </w:pPr>
      <w:r>
        <w:rPr>
          <w:rFonts w:hint="default" w:ascii="Times New Roman" w:hAnsi="Times New Roman" w:eastAsia="楷体" w:cs="Times New Roman"/>
          <w:b/>
          <w:bCs/>
          <w:sz w:val="24"/>
          <w:szCs w:val="24"/>
          <w:lang w:eastAsia="zh-CN"/>
        </w:rPr>
        <w:t>杭州瑞合泰投资管理有限公司</w:t>
      </w:r>
    </w:p>
    <w:p w14:paraId="222BE36D">
      <w:pPr>
        <w:spacing w:line="360" w:lineRule="auto"/>
        <w:jc w:val="right"/>
        <w:rPr>
          <w:rFonts w:hint="default" w:ascii="Times New Roman" w:hAnsi="Times New Roman" w:eastAsia="楷体" w:cs="Times New Roman"/>
          <w:b/>
          <w:bCs/>
          <w:sz w:val="28"/>
          <w:szCs w:val="28"/>
        </w:rPr>
        <w:sectPr>
          <w:footerReference r:id="rId5" w:type="default"/>
          <w:pgSz w:w="11906" w:h="16838"/>
          <w:pgMar w:top="1440" w:right="1800" w:bottom="1440" w:left="1800" w:header="851" w:footer="992" w:gutter="0"/>
          <w:pgNumType w:fmt="upperRoman"/>
          <w:cols w:space="425" w:num="1"/>
          <w:docGrid w:type="lines" w:linePitch="312" w:charSpace="0"/>
        </w:sectPr>
      </w:pPr>
      <w:r>
        <w:rPr>
          <w:rFonts w:hint="default" w:ascii="Times New Roman" w:hAnsi="Times New Roman" w:eastAsia="楷体" w:cs="Times New Roman"/>
          <w:b/>
          <w:bCs/>
          <w:sz w:val="24"/>
        </w:rPr>
        <w:t>2025年</w:t>
      </w:r>
      <w:r>
        <w:rPr>
          <w:rFonts w:hint="default" w:ascii="Times New Roman" w:hAnsi="Times New Roman" w:eastAsia="楷体" w:cs="Times New Roman"/>
          <w:b/>
          <w:bCs/>
          <w:sz w:val="24"/>
          <w:lang w:val="en-US" w:eastAsia="zh-CN"/>
        </w:rPr>
        <w:t xml:space="preserve">  </w:t>
      </w:r>
      <w:r>
        <w:rPr>
          <w:rFonts w:hint="default" w:ascii="Times New Roman" w:hAnsi="Times New Roman" w:eastAsia="楷体" w:cs="Times New Roman"/>
          <w:b/>
          <w:bCs/>
          <w:sz w:val="24"/>
        </w:rPr>
        <w:t>月  日</w:t>
      </w:r>
    </w:p>
    <w:p w14:paraId="5B944B70">
      <w:pPr>
        <w:pStyle w:val="76"/>
        <w:jc w:val="center"/>
        <w:rPr>
          <w:rFonts w:hint="default" w:ascii="Times New Roman" w:hAnsi="Times New Roman" w:eastAsia="楷体" w:cs="Times New Roman"/>
          <w:b/>
          <w:bCs/>
          <w:color w:val="000000" w:themeColor="text1"/>
          <w14:textFill>
            <w14:solidFill>
              <w14:schemeClr w14:val="tx1"/>
            </w14:solidFill>
          </w14:textFill>
        </w:rPr>
      </w:pPr>
      <w:r>
        <w:rPr>
          <w:rFonts w:hint="default" w:ascii="Times New Roman" w:hAnsi="Times New Roman" w:eastAsia="楷体" w:cs="Times New Roman"/>
          <w:b/>
          <w:bCs/>
          <w:color w:val="000000" w:themeColor="text1"/>
          <w:lang w:val="zh-CN"/>
          <w14:textFill>
            <w14:solidFill>
              <w14:schemeClr w14:val="tx1"/>
            </w14:solidFill>
          </w14:textFill>
        </w:rPr>
        <w:t>目录</w:t>
      </w:r>
    </w:p>
    <w:p w14:paraId="08B76288">
      <w:pPr>
        <w:pStyle w:val="18"/>
        <w:tabs>
          <w:tab w:val="right" w:leader="dot" w:pos="8306"/>
        </w:tabs>
        <w:rPr>
          <w:rFonts w:hint="default" w:ascii="Times New Roman" w:hAnsi="Times New Roman" w:cs="Times New Roman"/>
        </w:rPr>
      </w:pPr>
      <w:r>
        <w:rPr>
          <w:rFonts w:hint="default" w:ascii="Times New Roman" w:hAnsi="Times New Roman" w:eastAsia="楷体" w:cs="Times New Roman"/>
          <w:b/>
          <w:bCs w:val="0"/>
          <w:lang w:val="zh-CN"/>
        </w:rPr>
        <w:fldChar w:fldCharType="begin"/>
      </w:r>
      <w:r>
        <w:rPr>
          <w:rFonts w:hint="default" w:ascii="Times New Roman" w:hAnsi="Times New Roman" w:eastAsia="楷体" w:cs="Times New Roman"/>
          <w:b/>
          <w:bCs w:val="0"/>
          <w:lang w:val="zh-CN"/>
        </w:rPr>
        <w:instrText xml:space="preserve"> TOC \o "1-3" \h \z \u </w:instrText>
      </w:r>
      <w:r>
        <w:rPr>
          <w:rFonts w:hint="default" w:ascii="Times New Roman" w:hAnsi="Times New Roman" w:eastAsia="楷体" w:cs="Times New Roman"/>
          <w:b/>
          <w:bCs w:val="0"/>
          <w:lang w:val="zh-CN"/>
        </w:rPr>
        <w:fldChar w:fldCharType="separate"/>
      </w: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_Toc19162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szCs w:val="32"/>
          <w:lang w:val="zh-CN"/>
        </w:rPr>
        <w:t>第一章</w:t>
      </w:r>
      <w:r>
        <w:rPr>
          <w:rFonts w:hint="default" w:ascii="Times New Roman" w:hAnsi="Times New Roman" w:eastAsia="楷体" w:cs="Times New Roman"/>
          <w:bCs/>
          <w:szCs w:val="32"/>
          <w:lang w:val="en-US" w:eastAsia="zh-CN"/>
        </w:rPr>
        <w:t xml:space="preserve"> </w:t>
      </w:r>
      <w:r>
        <w:rPr>
          <w:rFonts w:hint="default" w:ascii="Times New Roman" w:hAnsi="Times New Roman" w:eastAsia="楷体" w:cs="Times New Roman"/>
          <w:bCs/>
          <w:szCs w:val="32"/>
          <w:lang w:val="zh-CN"/>
        </w:rPr>
        <w:t>项目概述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_Toc19162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307DAB8F">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_Toc3634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szCs w:val="28"/>
        </w:rPr>
        <w:t>第一节</w:t>
      </w:r>
      <w:r>
        <w:rPr>
          <w:rFonts w:hint="default" w:ascii="Times New Roman" w:hAnsi="Times New Roman" w:eastAsia="楷体" w:cs="Times New Roman"/>
          <w:szCs w:val="28"/>
          <w:lang w:val="en-US" w:eastAsia="zh-CN"/>
        </w:rPr>
        <w:t xml:space="preserve"> </w:t>
      </w:r>
      <w:r>
        <w:rPr>
          <w:rFonts w:hint="default" w:ascii="Times New Roman" w:hAnsi="Times New Roman" w:eastAsia="楷体" w:cs="Times New Roman"/>
          <w:szCs w:val="28"/>
        </w:rPr>
        <w:t>项目概要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_Toc3634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1C6A1901">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_Toc2847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szCs w:val="28"/>
          <w:highlight w:val="none"/>
        </w:rPr>
        <w:t>第二节</w:t>
      </w:r>
      <w:r>
        <w:rPr>
          <w:rFonts w:hint="default" w:ascii="Times New Roman" w:hAnsi="Times New Roman" w:eastAsia="楷体" w:cs="Times New Roman"/>
          <w:szCs w:val="28"/>
          <w:highlight w:val="none"/>
          <w:lang w:val="en-US" w:eastAsia="zh-CN"/>
        </w:rPr>
        <w:t xml:space="preserve"> </w:t>
      </w:r>
      <w:r>
        <w:rPr>
          <w:rFonts w:hint="default" w:ascii="Times New Roman" w:hAnsi="Times New Roman" w:eastAsia="楷体" w:cs="Times New Roman"/>
          <w:szCs w:val="28"/>
          <w:highlight w:val="none"/>
        </w:rPr>
        <w:t>项目亮点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_Toc2847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3E489F56">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_Toc24043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szCs w:val="28"/>
          <w:highlight w:val="none"/>
        </w:rPr>
        <w:t>第</w:t>
      </w:r>
      <w:r>
        <w:rPr>
          <w:rFonts w:hint="default" w:ascii="Times New Roman" w:hAnsi="Times New Roman" w:eastAsia="楷体" w:cs="Times New Roman"/>
          <w:szCs w:val="28"/>
          <w:highlight w:val="none"/>
          <w:lang w:val="en-US" w:eastAsia="zh-CN"/>
        </w:rPr>
        <w:t>三</w:t>
      </w:r>
      <w:r>
        <w:rPr>
          <w:rFonts w:hint="default" w:ascii="Times New Roman" w:hAnsi="Times New Roman" w:eastAsia="楷体" w:cs="Times New Roman"/>
          <w:szCs w:val="28"/>
          <w:highlight w:val="none"/>
        </w:rPr>
        <w:t>节</w:t>
      </w:r>
      <w:r>
        <w:rPr>
          <w:rFonts w:hint="default" w:ascii="Times New Roman" w:hAnsi="Times New Roman" w:eastAsia="楷体" w:cs="Times New Roman"/>
          <w:szCs w:val="28"/>
          <w:highlight w:val="none"/>
          <w:lang w:val="en-US" w:eastAsia="zh-CN"/>
        </w:rPr>
        <w:t xml:space="preserve"> </w:t>
      </w:r>
      <w:r>
        <w:rPr>
          <w:rFonts w:hint="default" w:ascii="Times New Roman" w:hAnsi="Times New Roman" w:eastAsia="楷体" w:cs="Times New Roman"/>
          <w:szCs w:val="28"/>
          <w:highlight w:val="none"/>
        </w:rPr>
        <w:t>项目</w:t>
      </w:r>
      <w:r>
        <w:rPr>
          <w:rFonts w:hint="default" w:ascii="Times New Roman" w:hAnsi="Times New Roman" w:eastAsia="楷体" w:cs="Times New Roman"/>
          <w:szCs w:val="28"/>
          <w:highlight w:val="none"/>
          <w:lang w:val="en-US" w:eastAsia="zh-CN"/>
        </w:rPr>
        <w:t>风险及应对举措</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_Toc24043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2A985B7A">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_Toc28035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lang w:val="en-US" w:eastAsia="zh-CN"/>
        </w:rPr>
        <w:t>一、业务</w:t>
      </w:r>
      <w:r>
        <w:rPr>
          <w:rFonts w:hint="default" w:ascii="Times New Roman" w:hAnsi="Times New Roman" w:eastAsia="楷体" w:cs="Times New Roman"/>
        </w:rPr>
        <w:t>风险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_Toc28035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570B0730">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_Toc14520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lang w:val="en-US" w:eastAsia="zh-CN"/>
        </w:rPr>
        <w:t>（一）市场风险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_Toc14520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5B74018B">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_Toc29522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lang w:val="en-US" w:eastAsia="zh-CN"/>
        </w:rPr>
        <w:t>（二）技术风险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_Toc29522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15A47107">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_Toc4167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lang w:val="en-US" w:eastAsia="zh-CN"/>
        </w:rPr>
        <w:t>二、财务风险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_Toc4167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588063EE">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_Toc11983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lang w:val="en-US" w:eastAsia="zh-CN"/>
        </w:rPr>
        <w:t>（一）盈利能力不足与持续亏损</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_Toc11983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33C7506B">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_Toc8179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lang w:val="en-US" w:eastAsia="zh-CN"/>
        </w:rPr>
        <w:t>（二）经营现金流持续为负</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_Toc8179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1979F11D">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_Toc8064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lang w:val="en-US" w:eastAsia="zh-CN"/>
        </w:rPr>
        <w:t>（三）应收账款集中度高且坏账未计提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_Toc8064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380BA01D">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_Toc15450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lang w:val="en-US" w:eastAsia="zh-CN"/>
        </w:rPr>
        <w:t>（四）短期债务集中与偿债压力</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_Toc15450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6AEEDC59">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_Toc5627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lang w:val="en-US" w:eastAsia="zh-CN"/>
        </w:rPr>
        <w:t>（五）其他应付款波动大</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_Toc5627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42616952">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_Toc12415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lang w:val="en-US" w:eastAsia="zh-CN"/>
        </w:rPr>
        <w:t>三、法律风险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_Toc12415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3E7D7F5D">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_Toc745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lang w:val="en-US" w:eastAsia="zh-CN"/>
        </w:rPr>
        <w:t>（一）项目前轮融资回购条款即将触发</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_Toc745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5ECD1A2D">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_Toc7479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lang w:val="en-US" w:eastAsia="zh-CN"/>
        </w:rPr>
        <w:t>（二）项目未能成功上市风险或上市后估值不及预期的投资风险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_Toc7479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6DE89D52">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_Toc29534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szCs w:val="28"/>
          <w:highlight w:val="none"/>
          <w:lang w:val="en-US" w:eastAsia="zh-CN"/>
        </w:rPr>
        <w:t>第四节 项目研判</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_Toc29534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06E144CA">
      <w:pPr>
        <w:pStyle w:val="18"/>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_Toc13481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szCs w:val="32"/>
          <w:lang w:val="zh-CN"/>
        </w:rPr>
        <w:t>第二章</w:t>
      </w:r>
      <w:r>
        <w:rPr>
          <w:rFonts w:hint="default" w:ascii="Times New Roman" w:hAnsi="Times New Roman" w:eastAsia="楷体" w:cs="Times New Roman"/>
          <w:bCs/>
          <w:szCs w:val="32"/>
          <w:lang w:val="en-US" w:eastAsia="zh-CN"/>
        </w:rPr>
        <w:t xml:space="preserve"> </w:t>
      </w:r>
      <w:r>
        <w:rPr>
          <w:rFonts w:hint="default" w:ascii="Times New Roman" w:hAnsi="Times New Roman" w:eastAsia="楷体" w:cs="Times New Roman"/>
          <w:bCs/>
          <w:szCs w:val="32"/>
          <w:lang w:val="zh-CN"/>
        </w:rPr>
        <w:t>公司基本情况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_Toc13481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72B508B7">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_Toc19639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szCs w:val="28"/>
        </w:rPr>
        <w:t>第一节</w:t>
      </w:r>
      <w:r>
        <w:rPr>
          <w:rFonts w:hint="default" w:ascii="Times New Roman" w:hAnsi="Times New Roman" w:eastAsia="楷体" w:cs="Times New Roman"/>
          <w:szCs w:val="28"/>
          <w:lang w:val="en-US" w:eastAsia="zh-CN"/>
        </w:rPr>
        <w:t xml:space="preserve"> </w:t>
      </w:r>
      <w:r>
        <w:rPr>
          <w:rFonts w:hint="default" w:ascii="Times New Roman" w:hAnsi="Times New Roman" w:eastAsia="楷体" w:cs="Times New Roman"/>
          <w:szCs w:val="28"/>
        </w:rPr>
        <w:t>公司基本信息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_Toc19639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4AC09435">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_Toc15148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szCs w:val="28"/>
        </w:rPr>
        <w:t>第二节</w:t>
      </w:r>
      <w:r>
        <w:rPr>
          <w:rFonts w:hint="default" w:ascii="Times New Roman" w:hAnsi="Times New Roman" w:eastAsia="楷体" w:cs="Times New Roman"/>
          <w:szCs w:val="28"/>
          <w:lang w:val="en-US" w:eastAsia="zh-CN"/>
        </w:rPr>
        <w:t xml:space="preserve"> </w:t>
      </w:r>
      <w:r>
        <w:rPr>
          <w:rFonts w:hint="default" w:ascii="Times New Roman" w:hAnsi="Times New Roman" w:eastAsia="楷体" w:cs="Times New Roman"/>
          <w:szCs w:val="28"/>
        </w:rPr>
        <w:t>公司历史</w:t>
      </w:r>
      <w:r>
        <w:rPr>
          <w:rFonts w:hint="default" w:ascii="Times New Roman" w:hAnsi="Times New Roman" w:eastAsia="楷体" w:cs="Times New Roman"/>
          <w:szCs w:val="28"/>
          <w:lang w:val="en-US" w:eastAsia="zh-CN"/>
        </w:rPr>
        <w:t>融资情况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_Toc15148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7CCD5B14">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_Toc11420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szCs w:val="28"/>
        </w:rPr>
        <w:t>第三节</w:t>
      </w:r>
      <w:r>
        <w:rPr>
          <w:rFonts w:hint="default" w:ascii="Times New Roman" w:hAnsi="Times New Roman" w:eastAsia="楷体" w:cs="Times New Roman"/>
          <w:szCs w:val="28"/>
          <w:lang w:val="en-US" w:eastAsia="zh-CN"/>
        </w:rPr>
        <w:t xml:space="preserve"> </w:t>
      </w:r>
      <w:r>
        <w:rPr>
          <w:rFonts w:hint="default" w:ascii="Times New Roman" w:hAnsi="Times New Roman" w:eastAsia="楷体" w:cs="Times New Roman"/>
          <w:szCs w:val="28"/>
        </w:rPr>
        <w:t>股权结构、主要股东及实际控制人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_Toc11420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293297E2">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_Toc16337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rPr>
        <w:t>一、公司股权结构</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_Toc16337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5DEABA9A">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_Toc13782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rPr>
        <w:t>二、公司实际控制人和主要股东</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_Toc13782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55762A6C">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_Toc21064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szCs w:val="28"/>
        </w:rPr>
        <w:t>第四节</w:t>
      </w:r>
      <w:r>
        <w:rPr>
          <w:rFonts w:hint="default" w:ascii="Times New Roman" w:hAnsi="Times New Roman" w:eastAsia="楷体" w:cs="Times New Roman"/>
          <w:szCs w:val="28"/>
          <w:lang w:val="en-US" w:eastAsia="zh-CN"/>
        </w:rPr>
        <w:t xml:space="preserve"> </w:t>
      </w:r>
      <w:r>
        <w:rPr>
          <w:rFonts w:hint="default" w:ascii="Times New Roman" w:hAnsi="Times New Roman" w:eastAsia="楷体" w:cs="Times New Roman"/>
          <w:szCs w:val="28"/>
        </w:rPr>
        <w:t>公司组织结构、控股及参股子公司</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_Toc21064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1CD2B2A3">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_Toc6429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rPr>
        <w:t>一、公司组织结构图</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_Toc6429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5B1EC88E">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_Toc26899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rPr>
        <w:t>二、公司控股、参股子公司</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_Toc26899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59A4B347">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_Toc24838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szCs w:val="28"/>
        </w:rPr>
        <w:t>第五节</w:t>
      </w:r>
      <w:r>
        <w:rPr>
          <w:rFonts w:hint="default" w:ascii="Times New Roman" w:hAnsi="Times New Roman" w:eastAsia="楷体" w:cs="Times New Roman"/>
          <w:szCs w:val="28"/>
          <w:lang w:val="en-US" w:eastAsia="zh-CN"/>
        </w:rPr>
        <w:t xml:space="preserve"> </w:t>
      </w:r>
      <w:r>
        <w:rPr>
          <w:rFonts w:hint="default" w:ascii="Times New Roman" w:hAnsi="Times New Roman" w:eastAsia="楷体" w:cs="Times New Roman"/>
          <w:szCs w:val="28"/>
        </w:rPr>
        <w:t>公司核心管理团队</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_Toc24838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2B40323E">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_Toc539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szCs w:val="28"/>
        </w:rPr>
        <w:t>第六节</w:t>
      </w:r>
      <w:r>
        <w:rPr>
          <w:rFonts w:hint="default" w:ascii="Times New Roman" w:hAnsi="Times New Roman" w:eastAsia="楷体" w:cs="Times New Roman"/>
          <w:szCs w:val="28"/>
          <w:lang w:val="en-US" w:eastAsia="zh-CN"/>
        </w:rPr>
        <w:t xml:space="preserve"> </w:t>
      </w:r>
      <w:r>
        <w:rPr>
          <w:rFonts w:hint="default" w:ascii="Times New Roman" w:hAnsi="Times New Roman" w:eastAsia="楷体" w:cs="Times New Roman"/>
          <w:szCs w:val="28"/>
        </w:rPr>
        <w:t>公司人员情况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_Toc539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54C2DB73">
      <w:pPr>
        <w:pStyle w:val="18"/>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_Toc701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szCs w:val="32"/>
          <w:lang w:val="zh-CN"/>
        </w:rPr>
        <w:t>第三章</w:t>
      </w:r>
      <w:r>
        <w:rPr>
          <w:rFonts w:hint="default" w:ascii="Times New Roman" w:hAnsi="Times New Roman" w:eastAsia="楷体" w:cs="Times New Roman"/>
          <w:bCs/>
          <w:szCs w:val="32"/>
          <w:lang w:val="en-US" w:eastAsia="zh-CN"/>
        </w:rPr>
        <w:t xml:space="preserve"> </w:t>
      </w:r>
      <w:r>
        <w:rPr>
          <w:rFonts w:hint="default" w:ascii="Times New Roman" w:hAnsi="Times New Roman" w:eastAsia="楷体" w:cs="Times New Roman"/>
          <w:bCs/>
          <w:szCs w:val="32"/>
          <w:lang w:val="zh-CN"/>
        </w:rPr>
        <w:t>公司业务模式</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_Toc701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3D016816">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_Toc6438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szCs w:val="28"/>
        </w:rPr>
        <w:t>第一节</w:t>
      </w:r>
      <w:r>
        <w:rPr>
          <w:rFonts w:hint="default" w:ascii="Times New Roman" w:hAnsi="Times New Roman" w:eastAsia="楷体" w:cs="Times New Roman"/>
          <w:szCs w:val="28"/>
          <w:lang w:val="en-US" w:eastAsia="zh-CN"/>
        </w:rPr>
        <w:t xml:space="preserve"> </w:t>
      </w:r>
      <w:r>
        <w:rPr>
          <w:rFonts w:hint="default" w:ascii="Times New Roman" w:hAnsi="Times New Roman" w:eastAsia="楷体" w:cs="Times New Roman"/>
          <w:szCs w:val="28"/>
        </w:rPr>
        <w:t>主营业务概述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_Toc6438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0F57020A">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_Toc303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szCs w:val="28"/>
        </w:rPr>
        <w:t>第二节 公司业务模式</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_Toc303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351DBB29">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_Toc10941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szCs w:val="24"/>
        </w:rPr>
        <w:t>一、 公司主要产品与服务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_Toc10941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29A40CE1">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_Toc7877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rPr>
        <w:t>二、</w:t>
      </w:r>
      <w:r>
        <w:rPr>
          <w:rFonts w:hint="default" w:ascii="Times New Roman" w:hAnsi="Times New Roman" w:eastAsia="楷体" w:cs="Times New Roman"/>
          <w:bCs/>
        </w:rPr>
        <w:t>公司的采购与生产</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_Toc7877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247DF100">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_Toc28547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rPr>
        <w:t>三、</w:t>
      </w:r>
      <w:r>
        <w:rPr>
          <w:rFonts w:hint="default" w:ascii="Times New Roman" w:hAnsi="Times New Roman" w:eastAsia="楷体" w:cs="Times New Roman"/>
          <w:bCs/>
        </w:rPr>
        <w:t>公司的商业模式</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_Toc28547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18747DEE">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_Toc14836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rPr>
        <w:t>四、公司的业务流程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_Toc14836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67D3666C">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_Toc6930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szCs w:val="28"/>
        </w:rPr>
        <w:t>第三节</w:t>
      </w:r>
      <w:r>
        <w:rPr>
          <w:rFonts w:hint="default" w:ascii="Times New Roman" w:hAnsi="Times New Roman" w:eastAsia="楷体" w:cs="Times New Roman"/>
          <w:szCs w:val="28"/>
          <w:lang w:val="en-US" w:eastAsia="zh-CN"/>
        </w:rPr>
        <w:t xml:space="preserve"> </w:t>
      </w:r>
      <w:r>
        <w:rPr>
          <w:rFonts w:hint="default" w:ascii="Times New Roman" w:hAnsi="Times New Roman" w:eastAsia="楷体" w:cs="Times New Roman"/>
          <w:szCs w:val="28"/>
        </w:rPr>
        <w:t>公司经营情况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_Toc6930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0F9D884E">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_Toc4891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rPr>
        <w:t>一、公司收入结构及订单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_Toc4891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114CB44C">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_Toc714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rPr>
        <w:t>二、公司业务发展规划</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_Toc714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472097C2">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_Toc28298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rPr>
        <w:t>三、前十大客户与供应商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_Toc28298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7BBE5BAD">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_Toc29771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szCs w:val="28"/>
        </w:rPr>
        <w:t>第四节</w:t>
      </w:r>
      <w:r>
        <w:rPr>
          <w:rFonts w:hint="default" w:ascii="Times New Roman" w:hAnsi="Times New Roman" w:eastAsia="楷体" w:cs="Times New Roman"/>
          <w:szCs w:val="28"/>
          <w:lang w:val="en-US" w:eastAsia="zh-CN"/>
        </w:rPr>
        <w:t xml:space="preserve"> </w:t>
      </w:r>
      <w:r>
        <w:rPr>
          <w:rFonts w:hint="default" w:ascii="Times New Roman" w:hAnsi="Times New Roman" w:eastAsia="楷体" w:cs="Times New Roman"/>
          <w:szCs w:val="28"/>
        </w:rPr>
        <w:t>公司核心技术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_Toc29771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5A20E620">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_Toc23477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lang w:val="en-US" w:eastAsia="zh-CN"/>
        </w:rPr>
        <w:t>一、</w:t>
      </w:r>
      <w:r>
        <w:rPr>
          <w:rFonts w:hint="default" w:ascii="Times New Roman" w:hAnsi="Times New Roman" w:eastAsia="楷体" w:cs="Times New Roman"/>
          <w:bCs/>
        </w:rPr>
        <w:t>3D相机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_Toc23477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05B32FC5">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_Toc98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lang w:val="en-US" w:eastAsia="zh-CN"/>
        </w:rPr>
        <w:t>二、软件＆算法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_Toc98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7250AF29">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_Toc29387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szCs w:val="28"/>
        </w:rPr>
        <w:t>第五节</w:t>
      </w:r>
      <w:r>
        <w:rPr>
          <w:rFonts w:hint="default" w:ascii="Times New Roman" w:hAnsi="Times New Roman" w:eastAsia="楷体" w:cs="Times New Roman"/>
          <w:szCs w:val="28"/>
          <w:lang w:val="en-US" w:eastAsia="zh-CN"/>
        </w:rPr>
        <w:t xml:space="preserve"> </w:t>
      </w:r>
      <w:r>
        <w:rPr>
          <w:rFonts w:hint="default" w:ascii="Times New Roman" w:hAnsi="Times New Roman" w:eastAsia="楷体" w:cs="Times New Roman"/>
          <w:szCs w:val="28"/>
        </w:rPr>
        <w:t>公司的资质及奖项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_Toc29387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7068B176">
      <w:pPr>
        <w:pStyle w:val="18"/>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_Toc26288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szCs w:val="32"/>
          <w:lang w:val="zh-CN"/>
        </w:rPr>
        <w:t>第四章</w:t>
      </w:r>
      <w:r>
        <w:rPr>
          <w:rFonts w:hint="default" w:ascii="Times New Roman" w:hAnsi="Times New Roman" w:eastAsia="楷体" w:cs="Times New Roman"/>
          <w:bCs/>
          <w:szCs w:val="32"/>
          <w:lang w:val="en-US" w:eastAsia="zh-CN"/>
        </w:rPr>
        <w:t xml:space="preserve"> </w:t>
      </w:r>
      <w:r>
        <w:rPr>
          <w:rFonts w:hint="default" w:ascii="Times New Roman" w:hAnsi="Times New Roman" w:eastAsia="楷体" w:cs="Times New Roman"/>
          <w:bCs/>
          <w:szCs w:val="32"/>
          <w:lang w:val="zh-CN"/>
        </w:rPr>
        <w:t>行业研究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_Toc26288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2B003120">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_Toc9299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szCs w:val="28"/>
        </w:rPr>
        <w:t>第一节</w:t>
      </w:r>
      <w:r>
        <w:rPr>
          <w:rFonts w:hint="default" w:ascii="Times New Roman" w:hAnsi="Times New Roman" w:eastAsia="楷体" w:cs="Times New Roman"/>
          <w:szCs w:val="28"/>
          <w:lang w:val="en-US" w:eastAsia="zh-CN"/>
        </w:rPr>
        <w:t xml:space="preserve"> </w:t>
      </w:r>
      <w:r>
        <w:rPr>
          <w:rFonts w:hint="default" w:ascii="Times New Roman" w:hAnsi="Times New Roman" w:eastAsia="楷体" w:cs="Times New Roman"/>
          <w:szCs w:val="28"/>
        </w:rPr>
        <w:t>行业市场概述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_Toc9299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1DE2F411">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_Toc28512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rPr>
        <w:t>一、机器视觉介绍</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_Toc28512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2A1EB75D">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_Toc21126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rPr>
        <w:t>二、机器视觉产业链</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_Toc21126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5A3B04B3">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_Toc11165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rPr>
        <w:t>三、行业监管与政策</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_Toc11165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16F39B89">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_Toc27246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rPr>
        <w:t>四、3D视觉快速发展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_Toc27246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2CEE2418">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_Toc6827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szCs w:val="28"/>
        </w:rPr>
        <w:t>第二节</w:t>
      </w:r>
      <w:r>
        <w:rPr>
          <w:rFonts w:hint="default" w:ascii="Times New Roman" w:hAnsi="Times New Roman" w:eastAsia="楷体" w:cs="Times New Roman"/>
          <w:szCs w:val="28"/>
          <w:lang w:val="en-US" w:eastAsia="zh-CN"/>
        </w:rPr>
        <w:t xml:space="preserve"> </w:t>
      </w:r>
      <w:r>
        <w:rPr>
          <w:rFonts w:hint="default" w:ascii="Times New Roman" w:hAnsi="Times New Roman" w:eastAsia="楷体" w:cs="Times New Roman"/>
          <w:szCs w:val="28"/>
        </w:rPr>
        <w:t>行业下游市场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_Toc6827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72A25684">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_Toc8986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szCs w:val="28"/>
        </w:rPr>
        <w:t>第三节</w:t>
      </w:r>
      <w:r>
        <w:rPr>
          <w:rFonts w:hint="default" w:ascii="Times New Roman" w:hAnsi="Times New Roman" w:eastAsia="楷体" w:cs="Times New Roman"/>
          <w:szCs w:val="28"/>
          <w:lang w:val="en-US" w:eastAsia="zh-CN"/>
        </w:rPr>
        <w:t xml:space="preserve"> </w:t>
      </w:r>
      <w:r>
        <w:rPr>
          <w:rFonts w:hint="default" w:ascii="Times New Roman" w:hAnsi="Times New Roman" w:eastAsia="楷体" w:cs="Times New Roman"/>
          <w:szCs w:val="28"/>
        </w:rPr>
        <w:t>行业竞争供应格局与竞争对手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_Toc8986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68BB745C">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_Toc24779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rPr>
        <w:t>一、行业竞争对手情况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_Toc24779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79507EB3">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_Toc31595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rPr>
        <w:t>二、</w:t>
      </w:r>
      <w:r>
        <w:rPr>
          <w:rFonts w:hint="default" w:ascii="Times New Roman" w:hAnsi="Times New Roman" w:eastAsia="楷体" w:cs="Times New Roman"/>
        </w:rPr>
        <w:t>行业主要公司情况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_Toc31595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60F38A7E">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_Toc26205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rPr>
        <w:t>三、行业各公司产品指标对比</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_Toc26205 \h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7CBD653E">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_Toc4931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rPr>
        <w:t>四、行业上市公司主要情况对比</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_Toc4931 \h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1D4ABFF8">
      <w:pPr>
        <w:pStyle w:val="18"/>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_Toc10449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szCs w:val="32"/>
          <w:lang w:val="zh-CN"/>
        </w:rPr>
        <w:t>第五章</w:t>
      </w:r>
      <w:r>
        <w:rPr>
          <w:rFonts w:hint="default" w:ascii="Times New Roman" w:hAnsi="Times New Roman" w:eastAsia="楷体" w:cs="Times New Roman"/>
          <w:bCs/>
          <w:szCs w:val="32"/>
          <w:lang w:val="en-US" w:eastAsia="zh-CN"/>
        </w:rPr>
        <w:t xml:space="preserve"> </w:t>
      </w:r>
      <w:r>
        <w:rPr>
          <w:rFonts w:hint="default" w:ascii="Times New Roman" w:hAnsi="Times New Roman" w:eastAsia="楷体" w:cs="Times New Roman"/>
          <w:bCs/>
          <w:szCs w:val="32"/>
          <w:lang w:val="zh-CN"/>
        </w:rPr>
        <w:t>公司财务情况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_Toc10449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486C719B">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_Toc8981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szCs w:val="28"/>
          <w:lang w:val="en-US" w:eastAsia="zh-CN"/>
        </w:rPr>
        <w:t>第一节 财务报表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_Toc8981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2DC83957">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_Toc5228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szCs w:val="24"/>
          <w:lang w:val="en-US" w:eastAsia="zh-CN"/>
        </w:rPr>
        <w:t xml:space="preserve">一、 </w:t>
      </w:r>
      <w:r>
        <w:rPr>
          <w:rFonts w:hint="default" w:ascii="Times New Roman" w:hAnsi="Times New Roman" w:eastAsia="楷体" w:cs="Times New Roman"/>
          <w:szCs w:val="24"/>
        </w:rPr>
        <w:t>合并资产负债表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_Toc5228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2BDF143F">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_Toc11571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szCs w:val="24"/>
        </w:rPr>
        <w:t>二、 合并利润表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_Toc11571 \h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6346EE35">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_Toc13547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rPr>
        <w:t>三、合并现金流量表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_Toc13547 \h </w:instrText>
      </w:r>
      <w:r>
        <w:rPr>
          <w:rFonts w:hint="default" w:ascii="Times New Roman" w:hAnsi="Times New Roman" w:cs="Times New Roman"/>
        </w:rPr>
        <w:fldChar w:fldCharType="separate"/>
      </w:r>
      <w:r>
        <w:rPr>
          <w:rFonts w:hint="default" w:ascii="Times New Roman" w:hAnsi="Times New Roman" w:cs="Times New Roman"/>
        </w:rPr>
        <w:t>47</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3F015388">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_Toc7754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szCs w:val="28"/>
          <w:lang w:val="en-US" w:eastAsia="zh-CN"/>
        </w:rPr>
        <w:t xml:space="preserve">第二节 </w:t>
      </w:r>
      <w:r>
        <w:rPr>
          <w:rFonts w:hint="default" w:ascii="Times New Roman" w:hAnsi="Times New Roman" w:eastAsia="楷体" w:cs="Times New Roman"/>
          <w:szCs w:val="28"/>
        </w:rPr>
        <w:t>财务报表分析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_Toc7754 \h </w:instrText>
      </w:r>
      <w:r>
        <w:rPr>
          <w:rFonts w:hint="default" w:ascii="Times New Roman" w:hAnsi="Times New Roman" w:cs="Times New Roman"/>
        </w:rPr>
        <w:fldChar w:fldCharType="separate"/>
      </w:r>
      <w:r>
        <w:rPr>
          <w:rFonts w:hint="default" w:ascii="Times New Roman" w:hAnsi="Times New Roman" w:cs="Times New Roman"/>
        </w:rPr>
        <w:t>48</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1B18224E">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_Toc15497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rPr>
        <w:t>一、合并范围说明</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_Toc15497 \h </w:instrText>
      </w:r>
      <w:r>
        <w:rPr>
          <w:rFonts w:hint="default" w:ascii="Times New Roman" w:hAnsi="Times New Roman" w:cs="Times New Roman"/>
        </w:rPr>
        <w:fldChar w:fldCharType="separate"/>
      </w:r>
      <w:r>
        <w:rPr>
          <w:rFonts w:hint="default" w:ascii="Times New Roman" w:hAnsi="Times New Roman" w:cs="Times New Roman"/>
        </w:rPr>
        <w:t>48</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7EEF355E">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_Toc32485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rPr>
        <w:t>二、资产科目分析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_Toc32485 \h </w:instrText>
      </w:r>
      <w:r>
        <w:rPr>
          <w:rFonts w:hint="default" w:ascii="Times New Roman" w:hAnsi="Times New Roman" w:cs="Times New Roman"/>
        </w:rPr>
        <w:fldChar w:fldCharType="separate"/>
      </w:r>
      <w:r>
        <w:rPr>
          <w:rFonts w:hint="default" w:ascii="Times New Roman" w:hAnsi="Times New Roman" w:cs="Times New Roman"/>
        </w:rPr>
        <w:t>48</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386C6ACE">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_Toc7161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szCs w:val="24"/>
          <w:lang w:val="en-US" w:eastAsia="zh-CN"/>
        </w:rPr>
        <w:t>三、负债科目分析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_Toc7161 \h </w:instrText>
      </w:r>
      <w:r>
        <w:rPr>
          <w:rFonts w:hint="default" w:ascii="Times New Roman" w:hAnsi="Times New Roman" w:cs="Times New Roman"/>
        </w:rPr>
        <w:fldChar w:fldCharType="separate"/>
      </w:r>
      <w:r>
        <w:rPr>
          <w:rFonts w:hint="default" w:ascii="Times New Roman" w:hAnsi="Times New Roman" w:cs="Times New Roman"/>
        </w:rPr>
        <w:t>53</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42AA8A5F">
      <w:pPr>
        <w:pStyle w:val="13"/>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_Toc9716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lang w:val="en-US" w:eastAsia="zh-CN"/>
        </w:rPr>
        <w:t>四</w:t>
      </w:r>
      <w:r>
        <w:rPr>
          <w:rFonts w:hint="default" w:ascii="Times New Roman" w:hAnsi="Times New Roman" w:eastAsia="楷体" w:cs="Times New Roman"/>
          <w:bCs/>
        </w:rPr>
        <w:t>、利润表科目分析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_Toc9716 \h </w:instrText>
      </w:r>
      <w:r>
        <w:rPr>
          <w:rFonts w:hint="default" w:ascii="Times New Roman" w:hAnsi="Times New Roman" w:cs="Times New Roman"/>
        </w:rPr>
        <w:fldChar w:fldCharType="separate"/>
      </w:r>
      <w:r>
        <w:rPr>
          <w:rFonts w:hint="default" w:ascii="Times New Roman" w:hAnsi="Times New Roman" w:cs="Times New Roman"/>
        </w:rPr>
        <w:t>57</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22CA22BD">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_Toc31560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szCs w:val="28"/>
          <w:lang w:val="en-US" w:eastAsia="zh-CN"/>
        </w:rPr>
        <w:t xml:space="preserve">第三节 </w:t>
      </w:r>
      <w:r>
        <w:rPr>
          <w:rFonts w:hint="default" w:ascii="Times New Roman" w:hAnsi="Times New Roman" w:eastAsia="楷体" w:cs="Times New Roman"/>
          <w:szCs w:val="28"/>
        </w:rPr>
        <w:t>财务指标分析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_Toc31560 \h </w:instrText>
      </w:r>
      <w:r>
        <w:rPr>
          <w:rFonts w:hint="default" w:ascii="Times New Roman" w:hAnsi="Times New Roman" w:cs="Times New Roman"/>
        </w:rPr>
        <w:fldChar w:fldCharType="separate"/>
      </w:r>
      <w:r>
        <w:rPr>
          <w:rFonts w:hint="default" w:ascii="Times New Roman" w:hAnsi="Times New Roman" w:cs="Times New Roman"/>
        </w:rPr>
        <w:t>63</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2035416B">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_Toc7342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szCs w:val="28"/>
          <w:lang w:val="en-US" w:eastAsia="zh-CN"/>
        </w:rPr>
        <w:t>第四节 税务分析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_Toc7342 \h </w:instrText>
      </w:r>
      <w:r>
        <w:rPr>
          <w:rFonts w:hint="default" w:ascii="Times New Roman" w:hAnsi="Times New Roman" w:cs="Times New Roman"/>
        </w:rPr>
        <w:fldChar w:fldCharType="separate"/>
      </w:r>
      <w:r>
        <w:rPr>
          <w:rFonts w:hint="default" w:ascii="Times New Roman" w:hAnsi="Times New Roman" w:cs="Times New Roman"/>
        </w:rPr>
        <w:t>64</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51AB0AD7">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_Toc8907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szCs w:val="28"/>
          <w:highlight w:val="none"/>
          <w:lang w:val="en-US" w:eastAsia="zh-CN" w:bidi="ar-SA"/>
        </w:rPr>
        <w:t xml:space="preserve">第五节 </w:t>
      </w:r>
      <w:r>
        <w:rPr>
          <w:rFonts w:hint="default" w:ascii="Times New Roman" w:hAnsi="Times New Roman" w:eastAsia="楷体" w:cs="Times New Roman"/>
          <w:bCs/>
          <w:szCs w:val="28"/>
          <w:highlight w:val="none"/>
        </w:rPr>
        <w:t>关联交易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_Toc8907 \h </w:instrText>
      </w:r>
      <w:r>
        <w:rPr>
          <w:rFonts w:hint="default" w:ascii="Times New Roman" w:hAnsi="Times New Roman" w:cs="Times New Roman"/>
        </w:rPr>
        <w:fldChar w:fldCharType="separate"/>
      </w:r>
      <w:r>
        <w:rPr>
          <w:rFonts w:hint="default" w:ascii="Times New Roman" w:hAnsi="Times New Roman" w:cs="Times New Roman"/>
        </w:rPr>
        <w:t>66</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27DAD1FF">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_Toc9788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szCs w:val="28"/>
          <w:lang w:val="en-US" w:eastAsia="zh-CN" w:bidi="ar-SA"/>
        </w:rPr>
        <w:t xml:space="preserve">第六节 </w:t>
      </w:r>
      <w:r>
        <w:rPr>
          <w:rFonts w:hint="default" w:ascii="Times New Roman" w:hAnsi="Times New Roman" w:eastAsia="楷体" w:cs="Times New Roman"/>
          <w:szCs w:val="28"/>
        </w:rPr>
        <w:t>诉讼</w:t>
      </w:r>
      <w:r>
        <w:rPr>
          <w:rFonts w:hint="default" w:ascii="Times New Roman" w:hAnsi="Times New Roman" w:eastAsia="楷体" w:cs="Times New Roman"/>
          <w:szCs w:val="28"/>
          <w:lang w:eastAsia="zh-CN"/>
        </w:rPr>
        <w:t>、</w:t>
      </w:r>
      <w:r>
        <w:rPr>
          <w:rFonts w:hint="default" w:ascii="Times New Roman" w:hAnsi="Times New Roman" w:eastAsia="楷体" w:cs="Times New Roman"/>
          <w:szCs w:val="28"/>
          <w:lang w:val="en-US" w:eastAsia="zh-CN"/>
        </w:rPr>
        <w:t>仲裁及行政处罚情况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_Toc9788 \h </w:instrText>
      </w:r>
      <w:r>
        <w:rPr>
          <w:rFonts w:hint="default" w:ascii="Times New Roman" w:hAnsi="Times New Roman" w:cs="Times New Roman"/>
        </w:rPr>
        <w:fldChar w:fldCharType="separate"/>
      </w:r>
      <w:r>
        <w:rPr>
          <w:rFonts w:hint="default" w:ascii="Times New Roman" w:hAnsi="Times New Roman" w:cs="Times New Roman"/>
        </w:rPr>
        <w:t>66</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451D99D9">
      <w:pPr>
        <w:pStyle w:val="18"/>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_Toc7298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szCs w:val="32"/>
          <w:lang w:val="zh-CN"/>
        </w:rPr>
        <w:t>第六章</w:t>
      </w:r>
      <w:r>
        <w:rPr>
          <w:rFonts w:hint="default" w:ascii="Times New Roman" w:hAnsi="Times New Roman" w:eastAsia="楷体" w:cs="Times New Roman"/>
          <w:bCs/>
          <w:szCs w:val="32"/>
          <w:lang w:val="en-US" w:eastAsia="zh-CN"/>
        </w:rPr>
        <w:t xml:space="preserve"> </w:t>
      </w:r>
      <w:r>
        <w:rPr>
          <w:rFonts w:hint="default" w:ascii="Times New Roman" w:hAnsi="Times New Roman" w:eastAsia="楷体" w:cs="Times New Roman"/>
          <w:bCs/>
          <w:szCs w:val="32"/>
          <w:lang w:val="zh-CN"/>
        </w:rPr>
        <w:t>盈利预测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_Toc7298 \h </w:instrText>
      </w:r>
      <w:r>
        <w:rPr>
          <w:rFonts w:hint="default" w:ascii="Times New Roman" w:hAnsi="Times New Roman" w:cs="Times New Roman"/>
        </w:rPr>
        <w:fldChar w:fldCharType="separate"/>
      </w:r>
      <w:r>
        <w:rPr>
          <w:rFonts w:hint="default" w:ascii="Times New Roman" w:hAnsi="Times New Roman" w:cs="Times New Roman"/>
        </w:rPr>
        <w:t>67</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4EDDE085">
      <w:pPr>
        <w:pStyle w:val="18"/>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_Toc12821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szCs w:val="24"/>
          <w:lang w:val="en-US" w:eastAsia="zh-CN"/>
        </w:rPr>
        <w:t>附件一：高管访谈纪要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_Toc12821 \h </w:instrText>
      </w:r>
      <w:r>
        <w:rPr>
          <w:rFonts w:hint="default" w:ascii="Times New Roman" w:hAnsi="Times New Roman" w:cs="Times New Roman"/>
        </w:rPr>
        <w:fldChar w:fldCharType="separate"/>
      </w:r>
      <w:r>
        <w:rPr>
          <w:rFonts w:hint="default" w:ascii="Times New Roman" w:hAnsi="Times New Roman" w:cs="Times New Roman"/>
        </w:rPr>
        <w:t>71</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48300CA7">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_Toc22939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szCs w:val="24"/>
          <w:lang w:val="en-US" w:eastAsia="zh-CN"/>
        </w:rPr>
        <w:t>1.灵西机器人高管</w:t>
      </w:r>
      <w:r>
        <w:rPr>
          <w:rFonts w:hint="default" w:ascii="Times New Roman" w:hAnsi="Times New Roman" w:eastAsia="楷体" w:cs="Times New Roman"/>
          <w:bCs/>
          <w:szCs w:val="24"/>
        </w:rPr>
        <w:t>访谈</w:t>
      </w:r>
      <w:r>
        <w:rPr>
          <w:rFonts w:hint="default" w:ascii="Times New Roman" w:hAnsi="Times New Roman" w:eastAsia="楷体" w:cs="Times New Roman"/>
          <w:bCs/>
          <w:szCs w:val="24"/>
          <w:lang w:val="en-US" w:eastAsia="zh-CN"/>
        </w:rPr>
        <w:t>记录——丁丁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_Toc22939 \h </w:instrText>
      </w:r>
      <w:r>
        <w:rPr>
          <w:rFonts w:hint="default" w:ascii="Times New Roman" w:hAnsi="Times New Roman" w:cs="Times New Roman"/>
        </w:rPr>
        <w:fldChar w:fldCharType="separate"/>
      </w:r>
      <w:r>
        <w:rPr>
          <w:rFonts w:hint="default" w:ascii="Times New Roman" w:hAnsi="Times New Roman" w:cs="Times New Roman"/>
        </w:rPr>
        <w:t>71</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03FA3B36">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_Toc30202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szCs w:val="24"/>
          <w:lang w:val="en-US" w:eastAsia="zh-CN"/>
        </w:rPr>
        <w:t>2.灵西机器人高管访谈记录——石邑柯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_Toc30202 \h </w:instrText>
      </w:r>
      <w:r>
        <w:rPr>
          <w:rFonts w:hint="default" w:ascii="Times New Roman" w:hAnsi="Times New Roman" w:cs="Times New Roman"/>
        </w:rPr>
        <w:fldChar w:fldCharType="separate"/>
      </w:r>
      <w:r>
        <w:rPr>
          <w:rFonts w:hint="default" w:ascii="Times New Roman" w:hAnsi="Times New Roman" w:cs="Times New Roman"/>
        </w:rPr>
        <w:t>77</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5436DD32">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_Toc17656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szCs w:val="24"/>
          <w:lang w:val="en-US" w:eastAsia="zh-CN"/>
        </w:rPr>
        <w:t>3.灵西机器人高管访谈记录——李野</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_Toc17656 \h </w:instrText>
      </w:r>
      <w:r>
        <w:rPr>
          <w:rFonts w:hint="default" w:ascii="Times New Roman" w:hAnsi="Times New Roman" w:cs="Times New Roman"/>
        </w:rPr>
        <w:fldChar w:fldCharType="separate"/>
      </w:r>
      <w:r>
        <w:rPr>
          <w:rFonts w:hint="default" w:ascii="Times New Roman" w:hAnsi="Times New Roman" w:cs="Times New Roman"/>
        </w:rPr>
        <w:t>82</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6E94F449">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_Toc5348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szCs w:val="24"/>
          <w:lang w:val="en-US" w:eastAsia="zh-CN"/>
        </w:rPr>
        <w:t>4.灵西机器人访谈记录——研发</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_Toc5348 \h </w:instrText>
      </w:r>
      <w:r>
        <w:rPr>
          <w:rFonts w:hint="default" w:ascii="Times New Roman" w:hAnsi="Times New Roman" w:cs="Times New Roman"/>
        </w:rPr>
        <w:fldChar w:fldCharType="separate"/>
      </w:r>
      <w:r>
        <w:rPr>
          <w:rFonts w:hint="default" w:ascii="Times New Roman" w:hAnsi="Times New Roman" w:cs="Times New Roman"/>
        </w:rPr>
        <w:t>89</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54AECD1B">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_Toc13019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szCs w:val="24"/>
          <w:lang w:val="en-US" w:eastAsia="zh-CN"/>
        </w:rPr>
        <w:t>5.灵西机器人访谈记录——财务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_Toc13019 \h </w:instrText>
      </w:r>
      <w:r>
        <w:rPr>
          <w:rFonts w:hint="default" w:ascii="Times New Roman" w:hAnsi="Times New Roman" w:cs="Times New Roman"/>
        </w:rPr>
        <w:fldChar w:fldCharType="separate"/>
      </w:r>
      <w:r>
        <w:rPr>
          <w:rFonts w:hint="default" w:ascii="Times New Roman" w:hAnsi="Times New Roman" w:cs="Times New Roman"/>
        </w:rPr>
        <w:t>93</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0AF0C451">
      <w:pPr>
        <w:pStyle w:val="18"/>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_Toc8815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szCs w:val="24"/>
          <w:lang w:val="en-US" w:eastAsia="zh-CN"/>
        </w:rPr>
        <w:t>附件二：客户及供应商访谈</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_Toc8815 \h </w:instrText>
      </w:r>
      <w:r>
        <w:rPr>
          <w:rFonts w:hint="default" w:ascii="Times New Roman" w:hAnsi="Times New Roman" w:cs="Times New Roman"/>
        </w:rPr>
        <w:fldChar w:fldCharType="separate"/>
      </w:r>
      <w:r>
        <w:rPr>
          <w:rFonts w:hint="default" w:ascii="Times New Roman" w:hAnsi="Times New Roman" w:cs="Times New Roman"/>
        </w:rPr>
        <w:t>97</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6B8EAE8E">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_Toc24376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szCs w:val="24"/>
          <w:lang w:val="en-US" w:eastAsia="zh-CN"/>
        </w:rPr>
        <w:t>1.灵西机器人客户访谈提纲——今天国际</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_Toc24376 \h </w:instrText>
      </w:r>
      <w:r>
        <w:rPr>
          <w:rFonts w:hint="default" w:ascii="Times New Roman" w:hAnsi="Times New Roman" w:cs="Times New Roman"/>
        </w:rPr>
        <w:fldChar w:fldCharType="separate"/>
      </w:r>
      <w:r>
        <w:rPr>
          <w:rFonts w:hint="default" w:ascii="Times New Roman" w:hAnsi="Times New Roman" w:cs="Times New Roman"/>
        </w:rPr>
        <w:t>97</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0F762EF1">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_Toc3711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szCs w:val="24"/>
          <w:lang w:val="en-US" w:eastAsia="zh-CN"/>
        </w:rPr>
        <w:t>2.灵西机器人客户访谈提纲——中鼎智能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_Toc3711 \h </w:instrText>
      </w:r>
      <w:r>
        <w:rPr>
          <w:rFonts w:hint="default" w:ascii="Times New Roman" w:hAnsi="Times New Roman" w:cs="Times New Roman"/>
        </w:rPr>
        <w:fldChar w:fldCharType="separate"/>
      </w:r>
      <w:r>
        <w:rPr>
          <w:rFonts w:hint="default" w:ascii="Times New Roman" w:hAnsi="Times New Roman" w:cs="Times New Roman"/>
        </w:rPr>
        <w:t>99</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2F7855DF">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_Toc30514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szCs w:val="24"/>
          <w:lang w:val="en-US" w:eastAsia="zh-CN"/>
        </w:rPr>
        <w:t>3.灵西机器人客户访谈提纲——京东乾石</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_Toc30514 \h </w:instrText>
      </w:r>
      <w:r>
        <w:rPr>
          <w:rFonts w:hint="default" w:ascii="Times New Roman" w:hAnsi="Times New Roman" w:cs="Times New Roman"/>
        </w:rPr>
        <w:fldChar w:fldCharType="separate"/>
      </w:r>
      <w:r>
        <w:rPr>
          <w:rFonts w:hint="default" w:ascii="Times New Roman" w:hAnsi="Times New Roman" w:cs="Times New Roman"/>
        </w:rPr>
        <w:t>102</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70906D63">
      <w:pPr>
        <w:pStyle w:val="22"/>
        <w:tabs>
          <w:tab w:val="right" w:leader="dot" w:pos="8306"/>
        </w:tabs>
        <w:rPr>
          <w:rFonts w:hint="default" w:ascii="Times New Roman" w:hAnsi="Times New Roman" w:cs="Times New Roman"/>
        </w:rPr>
      </w:pPr>
      <w:r>
        <w:rPr>
          <w:rFonts w:hint="default" w:ascii="Times New Roman" w:hAnsi="Times New Roman" w:eastAsia="楷体" w:cs="Times New Roman"/>
          <w:bCs w:val="0"/>
          <w:lang w:val="zh-CN"/>
        </w:rPr>
        <w:fldChar w:fldCharType="begin"/>
      </w:r>
      <w:r>
        <w:rPr>
          <w:rFonts w:hint="default" w:ascii="Times New Roman" w:hAnsi="Times New Roman" w:eastAsia="楷体" w:cs="Times New Roman"/>
          <w:bCs w:val="0"/>
          <w:lang w:val="zh-CN"/>
        </w:rPr>
        <w:instrText xml:space="preserve"> HYPERLINK \l _Toc9014 </w:instrText>
      </w:r>
      <w:r>
        <w:rPr>
          <w:rFonts w:hint="default" w:ascii="Times New Roman" w:hAnsi="Times New Roman" w:eastAsia="楷体" w:cs="Times New Roman"/>
          <w:bCs w:val="0"/>
          <w:lang w:val="zh-CN"/>
        </w:rPr>
        <w:fldChar w:fldCharType="separate"/>
      </w:r>
      <w:r>
        <w:rPr>
          <w:rFonts w:hint="default" w:ascii="Times New Roman" w:hAnsi="Times New Roman" w:eastAsia="楷体" w:cs="Times New Roman"/>
          <w:bCs/>
          <w:szCs w:val="24"/>
          <w:lang w:val="en-US" w:eastAsia="zh-CN"/>
        </w:rPr>
        <w:t>4.灵西机器人供应商访谈记录——库卡机器人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_Toc9014 \h </w:instrText>
      </w:r>
      <w:r>
        <w:rPr>
          <w:rFonts w:hint="default" w:ascii="Times New Roman" w:hAnsi="Times New Roman" w:cs="Times New Roman"/>
        </w:rPr>
        <w:fldChar w:fldCharType="separate"/>
      </w:r>
      <w:r>
        <w:rPr>
          <w:rFonts w:hint="default" w:ascii="Times New Roman" w:hAnsi="Times New Roman" w:cs="Times New Roman"/>
        </w:rPr>
        <w:t>105</w:t>
      </w:r>
      <w:r>
        <w:rPr>
          <w:rFonts w:hint="default" w:ascii="Times New Roman" w:hAnsi="Times New Roman" w:cs="Times New Roman"/>
        </w:rPr>
        <w:fldChar w:fldCharType="end"/>
      </w:r>
      <w:r>
        <w:rPr>
          <w:rFonts w:hint="default" w:ascii="Times New Roman" w:hAnsi="Times New Roman" w:eastAsia="楷体" w:cs="Times New Roman"/>
          <w:bCs w:val="0"/>
          <w:lang w:val="zh-CN"/>
        </w:rPr>
        <w:fldChar w:fldCharType="end"/>
      </w:r>
    </w:p>
    <w:p w14:paraId="560E8604">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rPr>
      </w:pPr>
      <w:r>
        <w:rPr>
          <w:rFonts w:hint="default" w:ascii="Times New Roman" w:hAnsi="Times New Roman" w:eastAsia="楷体" w:cs="Times New Roman"/>
          <w:bCs w:val="0"/>
          <w:lang w:val="zh-CN"/>
        </w:rPr>
        <w:fldChar w:fldCharType="end"/>
      </w:r>
    </w:p>
    <w:p w14:paraId="1049C428">
      <w:pPr>
        <w:rPr>
          <w:rFonts w:hint="default" w:ascii="Times New Roman" w:hAnsi="Times New Roman" w:eastAsia="楷体" w:cs="Times New Roman"/>
        </w:rPr>
        <w:sectPr>
          <w:headerReference r:id="rId6" w:type="default"/>
          <w:footerReference r:id="rId7" w:type="default"/>
          <w:pgSz w:w="11906" w:h="16838"/>
          <w:pgMar w:top="1440" w:right="1800" w:bottom="1440" w:left="1800" w:header="851" w:footer="730" w:gutter="0"/>
          <w:pgNumType w:fmt="upperRoman"/>
          <w:cols w:space="720" w:num="1"/>
          <w:docGrid w:type="lines" w:linePitch="312" w:charSpace="0"/>
        </w:sectPr>
      </w:pPr>
    </w:p>
    <w:p w14:paraId="7F3F490D">
      <w:pPr>
        <w:spacing w:before="156" w:beforeLines="50" w:after="156" w:afterLines="50" w:line="360" w:lineRule="auto"/>
        <w:jc w:val="center"/>
        <w:outlineLvl w:val="0"/>
        <w:rPr>
          <w:rFonts w:hint="default" w:ascii="Times New Roman" w:hAnsi="Times New Roman" w:eastAsia="楷体" w:cs="Times New Roman"/>
          <w:b/>
          <w:bCs/>
          <w:sz w:val="32"/>
          <w:szCs w:val="32"/>
          <w:lang w:val="zh-CN"/>
        </w:rPr>
      </w:pPr>
      <w:bookmarkStart w:id="4" w:name="_Toc19162"/>
      <w:r>
        <w:rPr>
          <w:rFonts w:hint="default" w:ascii="Times New Roman" w:hAnsi="Times New Roman" w:eastAsia="楷体" w:cs="Times New Roman"/>
          <w:b/>
          <w:bCs/>
          <w:sz w:val="32"/>
          <w:szCs w:val="32"/>
          <w:lang w:val="zh-CN"/>
        </w:rPr>
        <w:t>第一章</w:t>
      </w:r>
      <w:r>
        <w:rPr>
          <w:rFonts w:hint="default" w:ascii="Times New Roman" w:hAnsi="Times New Roman" w:eastAsia="楷体" w:cs="Times New Roman"/>
          <w:b/>
          <w:bCs/>
          <w:sz w:val="32"/>
          <w:szCs w:val="32"/>
          <w:lang w:val="en-US" w:eastAsia="zh-CN"/>
        </w:rPr>
        <w:t xml:space="preserve"> </w:t>
      </w:r>
      <w:r>
        <w:rPr>
          <w:rFonts w:hint="default" w:ascii="Times New Roman" w:hAnsi="Times New Roman" w:eastAsia="楷体" w:cs="Times New Roman"/>
          <w:b/>
          <w:bCs/>
          <w:sz w:val="32"/>
          <w:szCs w:val="32"/>
          <w:lang w:val="zh-CN"/>
        </w:rPr>
        <w:t>项目概述</w:t>
      </w:r>
      <w:bookmarkEnd w:id="4"/>
    </w:p>
    <w:p w14:paraId="46F3E9A0">
      <w:pPr>
        <w:tabs>
          <w:tab w:val="left" w:pos="567"/>
        </w:tabs>
        <w:spacing w:before="156" w:beforeLines="50" w:after="156" w:afterLines="50" w:line="360" w:lineRule="auto"/>
        <w:outlineLvl w:val="1"/>
        <w:rPr>
          <w:rFonts w:hint="default" w:ascii="Times New Roman" w:hAnsi="Times New Roman" w:eastAsia="楷体" w:cs="Times New Roman"/>
          <w:b/>
          <w:sz w:val="28"/>
          <w:szCs w:val="28"/>
        </w:rPr>
      </w:pPr>
      <w:bookmarkStart w:id="5" w:name="_Toc3634"/>
      <w:r>
        <w:rPr>
          <w:rFonts w:hint="default" w:ascii="Times New Roman" w:hAnsi="Times New Roman" w:eastAsia="楷体" w:cs="Times New Roman"/>
          <w:b/>
          <w:sz w:val="28"/>
          <w:szCs w:val="28"/>
        </w:rPr>
        <w:t>第一节</w:t>
      </w:r>
      <w:r>
        <w:rPr>
          <w:rFonts w:hint="default" w:ascii="Times New Roman" w:hAnsi="Times New Roman" w:eastAsia="楷体" w:cs="Times New Roman"/>
          <w:b/>
          <w:sz w:val="28"/>
          <w:szCs w:val="28"/>
          <w:lang w:val="en-US" w:eastAsia="zh-CN"/>
        </w:rPr>
        <w:t xml:space="preserve"> </w:t>
      </w:r>
      <w:r>
        <w:rPr>
          <w:rFonts w:hint="default" w:ascii="Times New Roman" w:hAnsi="Times New Roman" w:eastAsia="楷体" w:cs="Times New Roman"/>
          <w:b/>
          <w:sz w:val="28"/>
          <w:szCs w:val="28"/>
        </w:rPr>
        <w:t>项目概要</w:t>
      </w:r>
      <w:bookmarkEnd w:id="5"/>
    </w:p>
    <w:p w14:paraId="1A379025">
      <w:pPr>
        <w:widowControl/>
        <w:spacing w:line="360" w:lineRule="auto"/>
        <w:ind w:firstLine="420"/>
        <w:jc w:val="left"/>
        <w:rPr>
          <w:rFonts w:hint="default" w:ascii="Times New Roman" w:hAnsi="Times New Roman" w:eastAsia="楷体" w:cs="Times New Roman"/>
          <w:sz w:val="24"/>
          <w:lang w:val="en-US" w:eastAsia="zh-CN"/>
        </w:rPr>
      </w:pPr>
      <w:r>
        <w:rPr>
          <w:rFonts w:hint="default" w:ascii="Times New Roman" w:hAnsi="Times New Roman" w:eastAsia="楷体" w:cs="Times New Roman"/>
          <w:sz w:val="24"/>
          <w:lang w:eastAsia="zh-CN"/>
        </w:rPr>
        <w:t>杭州灵西机器人智能科技有限公司，以下简称</w:t>
      </w:r>
      <w:r>
        <w:rPr>
          <w:rFonts w:hint="eastAsia" w:ascii="Times New Roman" w:hAnsi="Times New Roman" w:eastAsia="楷体" w:cs="Times New Roman"/>
          <w:sz w:val="24"/>
          <w:lang w:eastAsia="zh-CN"/>
        </w:rPr>
        <w:t>（</w:t>
      </w:r>
      <w:r>
        <w:rPr>
          <w:rFonts w:hint="default" w:ascii="Times New Roman" w:hAnsi="Times New Roman" w:eastAsia="楷体" w:cs="Times New Roman"/>
          <w:sz w:val="24"/>
          <w:lang w:eastAsia="zh-CN"/>
        </w:rPr>
        <w:t>“灵西机器人”或“公司”）成立于2018年5月，是国内3D视觉行业准独角兽企业。聚焦3D机器视觉技术，为多行业打造机器人视觉智能解决方案，覆盖研发、生产、销售全链条，构建起完善业务生态，在仓储物流、新能源等领域深度布局，持续推动行业智能化升级。公司核心团队由北大硕士、行业资深专家等组成，研发人员占比超40%，掌握3D视觉算法、硬件设计等关键技术，累计获专利134项、软著20项，拥有省级企业研究院等资质，斩获“创客中国”二等奖等诸多荣誉，技术实力与创新能力行业领先。</w:t>
      </w:r>
      <w:r>
        <w:rPr>
          <w:rFonts w:hint="default" w:ascii="Times New Roman" w:hAnsi="Times New Roman" w:eastAsia="楷体" w:cs="Times New Roman"/>
          <w:sz w:val="24"/>
          <w:lang w:val="en-US" w:eastAsia="zh-CN"/>
        </w:rPr>
        <w:t>公司</w:t>
      </w:r>
      <w:r>
        <w:rPr>
          <w:rFonts w:hint="default" w:ascii="Times New Roman" w:hAnsi="Times New Roman" w:eastAsia="楷体" w:cs="Times New Roman"/>
          <w:sz w:val="24"/>
          <w:lang w:eastAsia="zh-CN"/>
        </w:rPr>
        <w:t>主营业务</w:t>
      </w:r>
      <w:r>
        <w:rPr>
          <w:rFonts w:hint="default" w:ascii="Times New Roman" w:hAnsi="Times New Roman" w:eastAsia="楷体" w:cs="Times New Roman"/>
          <w:sz w:val="24"/>
          <w:lang w:val="en-US" w:eastAsia="zh-CN"/>
        </w:rPr>
        <w:t>介绍如下：</w:t>
      </w:r>
    </w:p>
    <w:p w14:paraId="2566E933">
      <w:pPr>
        <w:widowControl/>
        <w:spacing w:line="360" w:lineRule="auto"/>
        <w:ind w:firstLine="420"/>
        <w:jc w:val="left"/>
        <w:rPr>
          <w:rFonts w:hint="default" w:ascii="Times New Roman" w:hAnsi="Times New Roman" w:eastAsia="楷体" w:cs="Times New Roman"/>
          <w:b/>
          <w:bCs/>
          <w:sz w:val="24"/>
          <w:lang w:eastAsia="zh-CN"/>
        </w:rPr>
      </w:pPr>
      <w:r>
        <w:rPr>
          <w:rFonts w:hint="default" w:ascii="Times New Roman" w:hAnsi="Times New Roman" w:eastAsia="楷体" w:cs="Times New Roman"/>
          <w:b/>
          <w:bCs/>
          <w:sz w:val="24"/>
          <w:lang w:eastAsia="zh-CN"/>
        </w:rPr>
        <w:t>一、核心产品矩阵</w:t>
      </w:r>
    </w:p>
    <w:p w14:paraId="16D6D715">
      <w:pPr>
        <w:widowControl/>
        <w:spacing w:line="360" w:lineRule="auto"/>
        <w:ind w:firstLine="420"/>
        <w:jc w:val="left"/>
        <w:rPr>
          <w:rFonts w:hint="default" w:ascii="Times New Roman" w:hAnsi="Times New Roman" w:eastAsia="楷体" w:cs="Times New Roman"/>
          <w:sz w:val="24"/>
          <w:lang w:eastAsia="zh-CN"/>
        </w:rPr>
      </w:pPr>
      <w:r>
        <w:rPr>
          <w:rFonts w:hint="default" w:ascii="Times New Roman" w:hAnsi="Times New Roman" w:eastAsia="楷体" w:cs="Times New Roman"/>
          <w:sz w:val="24"/>
          <w:lang w:eastAsia="zh-CN"/>
        </w:rPr>
        <w:t>灵西构建“硬件+算法+设备”协同体系：</w:t>
      </w:r>
    </w:p>
    <w:p w14:paraId="379B5549">
      <w:pPr>
        <w:widowControl/>
        <w:spacing w:line="360" w:lineRule="auto"/>
        <w:ind w:firstLine="420"/>
        <w:jc w:val="left"/>
        <w:rPr>
          <w:rFonts w:hint="default" w:ascii="Times New Roman" w:hAnsi="Times New Roman" w:eastAsia="楷体" w:cs="Times New Roman"/>
          <w:sz w:val="24"/>
          <w:lang w:eastAsia="zh-CN"/>
        </w:rPr>
      </w:pPr>
      <w:r>
        <w:rPr>
          <w:rFonts w:hint="default" w:ascii="Times New Roman" w:hAnsi="Times New Roman" w:eastAsia="楷体" w:cs="Times New Roman"/>
          <w:b/>
          <w:bCs/>
          <w:sz w:val="24"/>
          <w:lang w:val="en-US" w:eastAsia="zh-CN"/>
        </w:rPr>
        <w:t>（一）</w:t>
      </w:r>
      <w:r>
        <w:rPr>
          <w:rFonts w:hint="default" w:ascii="Times New Roman" w:hAnsi="Times New Roman" w:eastAsia="楷体" w:cs="Times New Roman"/>
          <w:b/>
          <w:bCs/>
          <w:sz w:val="24"/>
          <w:lang w:eastAsia="zh-CN"/>
        </w:rPr>
        <w:t>3D视觉相机：</w:t>
      </w:r>
      <w:r>
        <w:rPr>
          <w:rFonts w:hint="default" w:ascii="Times New Roman" w:hAnsi="Times New Roman" w:eastAsia="楷体" w:cs="Times New Roman"/>
          <w:sz w:val="24"/>
          <w:lang w:eastAsia="zh-CN"/>
        </w:rPr>
        <w:t>覆盖线激光、面结构光等技术路线，LINX系列相机精度达亚毫米级，适配不同景深、场景，如LINX-SHARP系列专攻锂电高精度检测，LINX-2.5D线扫相机助力电芯缺陷识别。</w:t>
      </w:r>
    </w:p>
    <w:p w14:paraId="0A49908C">
      <w:pPr>
        <w:widowControl/>
        <w:spacing w:line="360" w:lineRule="auto"/>
        <w:ind w:firstLine="420"/>
        <w:jc w:val="left"/>
        <w:rPr>
          <w:rFonts w:hint="default" w:ascii="Times New Roman" w:hAnsi="Times New Roman" w:eastAsia="楷体" w:cs="Times New Roman"/>
          <w:sz w:val="24"/>
          <w:lang w:eastAsia="zh-CN"/>
        </w:rPr>
      </w:pPr>
      <w:r>
        <w:rPr>
          <w:rFonts w:hint="default" w:ascii="Times New Roman" w:hAnsi="Times New Roman" w:eastAsia="楷体" w:cs="Times New Roman"/>
          <w:b/>
          <w:bCs/>
          <w:sz w:val="24"/>
          <w:lang w:val="en-US" w:eastAsia="zh-CN"/>
        </w:rPr>
        <w:t>（二）</w:t>
      </w:r>
      <w:r>
        <w:rPr>
          <w:rFonts w:hint="default" w:ascii="Times New Roman" w:hAnsi="Times New Roman" w:eastAsia="楷体" w:cs="Times New Roman"/>
          <w:b/>
          <w:bCs/>
          <w:sz w:val="24"/>
          <w:lang w:eastAsia="zh-CN"/>
        </w:rPr>
        <w:t>AI算法与控制平台：</w:t>
      </w:r>
      <w:r>
        <w:rPr>
          <w:rFonts w:hint="default" w:ascii="Times New Roman" w:hAnsi="Times New Roman" w:eastAsia="楷体" w:cs="Times New Roman"/>
          <w:sz w:val="24"/>
          <w:lang w:eastAsia="zh-CN"/>
        </w:rPr>
        <w:t>集成视觉算法、机器人控制，LINX-CONTROL规划平台支持快速部署，AI训练平台赋能缺陷检测、路径规划，兼容主流机器人，实现智能协同。</w:t>
      </w:r>
    </w:p>
    <w:p w14:paraId="7F53FE09">
      <w:pPr>
        <w:widowControl/>
        <w:spacing w:line="360" w:lineRule="auto"/>
        <w:ind w:firstLine="420"/>
        <w:jc w:val="left"/>
        <w:rPr>
          <w:rFonts w:hint="default" w:ascii="Times New Roman" w:hAnsi="Times New Roman" w:eastAsia="楷体" w:cs="Times New Roman"/>
          <w:sz w:val="24"/>
          <w:lang w:eastAsia="zh-CN"/>
        </w:rPr>
      </w:pPr>
      <w:r>
        <w:rPr>
          <w:rFonts w:hint="default" w:ascii="Times New Roman" w:hAnsi="Times New Roman" w:eastAsia="楷体" w:cs="Times New Roman"/>
          <w:b/>
          <w:bCs/>
          <w:sz w:val="24"/>
          <w:lang w:eastAsia="zh-CN"/>
        </w:rPr>
        <w:t>（</w:t>
      </w:r>
      <w:r>
        <w:rPr>
          <w:rFonts w:hint="default" w:ascii="Times New Roman" w:hAnsi="Times New Roman" w:eastAsia="楷体" w:cs="Times New Roman"/>
          <w:b/>
          <w:bCs/>
          <w:sz w:val="24"/>
          <w:lang w:val="en-US" w:eastAsia="zh-CN"/>
        </w:rPr>
        <w:t>三</w:t>
      </w:r>
      <w:r>
        <w:rPr>
          <w:rFonts w:hint="default" w:ascii="Times New Roman" w:hAnsi="Times New Roman" w:eastAsia="楷体" w:cs="Times New Roman"/>
          <w:b/>
          <w:bCs/>
          <w:sz w:val="24"/>
          <w:lang w:eastAsia="zh-CN"/>
        </w:rPr>
        <w:t>）智能专用机器人：</w:t>
      </w:r>
      <w:r>
        <w:rPr>
          <w:rFonts w:hint="default" w:ascii="Times New Roman" w:hAnsi="Times New Roman" w:eastAsia="楷体" w:cs="Times New Roman"/>
          <w:sz w:val="24"/>
          <w:lang w:eastAsia="zh-CN"/>
        </w:rPr>
        <w:t>推出拆码垛、分选、缺陷检测机器人，在仓储物流领域，智能拆码垛机器人码垛准确率99.9%；新能源场景中，锂电缺陷检测机器人漏杀率≤0.05%，覆盖多行业核心环节。</w:t>
      </w:r>
    </w:p>
    <w:p w14:paraId="16CFDE92">
      <w:pPr>
        <w:widowControl/>
        <w:spacing w:line="360" w:lineRule="auto"/>
        <w:ind w:firstLine="420"/>
        <w:jc w:val="left"/>
        <w:rPr>
          <w:rFonts w:hint="default" w:ascii="Times New Roman" w:hAnsi="Times New Roman" w:eastAsia="楷体" w:cs="Times New Roman"/>
          <w:b/>
          <w:bCs/>
          <w:sz w:val="24"/>
          <w:lang w:eastAsia="zh-CN"/>
        </w:rPr>
      </w:pPr>
      <w:r>
        <w:rPr>
          <w:rFonts w:hint="default" w:ascii="Times New Roman" w:hAnsi="Times New Roman" w:eastAsia="楷体" w:cs="Times New Roman"/>
          <w:b/>
          <w:bCs/>
          <w:sz w:val="24"/>
          <w:lang w:eastAsia="zh-CN"/>
        </w:rPr>
        <w:t>二、行业解决方案</w:t>
      </w:r>
    </w:p>
    <w:p w14:paraId="44C3E26F">
      <w:pPr>
        <w:widowControl/>
        <w:spacing w:line="360" w:lineRule="auto"/>
        <w:ind w:firstLine="420"/>
        <w:jc w:val="left"/>
        <w:rPr>
          <w:rFonts w:hint="default" w:ascii="Times New Roman" w:hAnsi="Times New Roman" w:eastAsia="楷体" w:cs="Times New Roman"/>
          <w:sz w:val="24"/>
          <w:lang w:eastAsia="zh-CN"/>
        </w:rPr>
      </w:pPr>
      <w:r>
        <w:rPr>
          <w:rFonts w:hint="default" w:ascii="Times New Roman" w:hAnsi="Times New Roman" w:eastAsia="楷体" w:cs="Times New Roman"/>
          <w:b/>
          <w:bCs/>
          <w:sz w:val="24"/>
          <w:lang w:eastAsia="zh-CN"/>
        </w:rPr>
        <w:t>（</w:t>
      </w:r>
      <w:r>
        <w:rPr>
          <w:rFonts w:hint="default" w:ascii="Times New Roman" w:hAnsi="Times New Roman" w:eastAsia="楷体" w:cs="Times New Roman"/>
          <w:b/>
          <w:bCs/>
          <w:sz w:val="24"/>
          <w:lang w:val="en-US" w:eastAsia="zh-CN"/>
        </w:rPr>
        <w:t>一</w:t>
      </w:r>
      <w:r>
        <w:rPr>
          <w:rFonts w:hint="default" w:ascii="Times New Roman" w:hAnsi="Times New Roman" w:eastAsia="楷体" w:cs="Times New Roman"/>
          <w:b/>
          <w:bCs/>
          <w:sz w:val="24"/>
          <w:lang w:eastAsia="zh-CN"/>
        </w:rPr>
        <w:t>）仓储物流：</w:t>
      </w:r>
      <w:r>
        <w:rPr>
          <w:rFonts w:hint="default" w:ascii="Times New Roman" w:hAnsi="Times New Roman" w:eastAsia="楷体" w:cs="Times New Roman"/>
          <w:sz w:val="24"/>
          <w:lang w:eastAsia="zh-CN"/>
        </w:rPr>
        <w:t>智能拆码垛方案适配多SKU、混合垛形，助力京东等企业提升效率，单品拆效率超1500件/小时，推动物流自动化升级。</w:t>
      </w:r>
    </w:p>
    <w:p w14:paraId="1C4A0762">
      <w:pPr>
        <w:widowControl/>
        <w:spacing w:line="360" w:lineRule="auto"/>
        <w:ind w:firstLine="420"/>
        <w:jc w:val="left"/>
        <w:rPr>
          <w:rFonts w:hint="default" w:ascii="Times New Roman" w:hAnsi="Times New Roman" w:eastAsia="楷体" w:cs="Times New Roman"/>
          <w:sz w:val="24"/>
          <w:lang w:eastAsia="zh-CN"/>
        </w:rPr>
      </w:pPr>
      <w:r>
        <w:rPr>
          <w:rFonts w:hint="default" w:ascii="Times New Roman" w:hAnsi="Times New Roman" w:eastAsia="楷体" w:cs="Times New Roman"/>
          <w:b/>
          <w:bCs/>
          <w:sz w:val="24"/>
          <w:lang w:eastAsia="zh-CN"/>
        </w:rPr>
        <w:t>（</w:t>
      </w:r>
      <w:r>
        <w:rPr>
          <w:rFonts w:hint="default" w:ascii="Times New Roman" w:hAnsi="Times New Roman" w:eastAsia="楷体" w:cs="Times New Roman"/>
          <w:b/>
          <w:bCs/>
          <w:sz w:val="24"/>
          <w:lang w:val="en-US" w:eastAsia="zh-CN"/>
        </w:rPr>
        <w:t>二</w:t>
      </w:r>
      <w:r>
        <w:rPr>
          <w:rFonts w:hint="default" w:ascii="Times New Roman" w:hAnsi="Times New Roman" w:eastAsia="楷体" w:cs="Times New Roman"/>
          <w:b/>
          <w:bCs/>
          <w:sz w:val="24"/>
          <w:lang w:eastAsia="zh-CN"/>
        </w:rPr>
        <w:t>）新能源：</w:t>
      </w:r>
      <w:r>
        <w:rPr>
          <w:rFonts w:hint="default" w:ascii="Times New Roman" w:hAnsi="Times New Roman" w:eastAsia="楷体" w:cs="Times New Roman"/>
          <w:sz w:val="24"/>
          <w:lang w:eastAsia="zh-CN"/>
        </w:rPr>
        <w:t>聚焦锂电生产，从电芯定位到缺陷检测全流程覆盖，服务宁德时代等头部企业，检测精度达um级，保障产线高质运行。</w:t>
      </w:r>
    </w:p>
    <w:p w14:paraId="36D0B0F8">
      <w:pPr>
        <w:widowControl/>
        <w:spacing w:line="360" w:lineRule="auto"/>
        <w:ind w:firstLine="420"/>
        <w:jc w:val="left"/>
        <w:rPr>
          <w:rFonts w:hint="default" w:ascii="Times New Roman" w:hAnsi="Times New Roman" w:eastAsia="楷体" w:cs="Times New Roman"/>
          <w:sz w:val="24"/>
          <w:lang w:eastAsia="zh-CN"/>
        </w:rPr>
      </w:pPr>
      <w:r>
        <w:rPr>
          <w:rFonts w:hint="default" w:ascii="Times New Roman" w:hAnsi="Times New Roman" w:eastAsia="楷体" w:cs="Times New Roman"/>
          <w:b/>
          <w:bCs/>
          <w:sz w:val="24"/>
          <w:lang w:eastAsia="zh-CN"/>
        </w:rPr>
        <w:t>（</w:t>
      </w:r>
      <w:r>
        <w:rPr>
          <w:rFonts w:hint="default" w:ascii="Times New Roman" w:hAnsi="Times New Roman" w:eastAsia="楷体" w:cs="Times New Roman"/>
          <w:b/>
          <w:bCs/>
          <w:sz w:val="24"/>
          <w:lang w:val="en-US" w:eastAsia="zh-CN"/>
        </w:rPr>
        <w:t>三</w:t>
      </w:r>
      <w:r>
        <w:rPr>
          <w:rFonts w:hint="default" w:ascii="Times New Roman" w:hAnsi="Times New Roman" w:eastAsia="楷体" w:cs="Times New Roman"/>
          <w:b/>
          <w:bCs/>
          <w:sz w:val="24"/>
          <w:lang w:eastAsia="zh-CN"/>
        </w:rPr>
        <w:t>）跨行业拓展：</w:t>
      </w:r>
      <w:r>
        <w:rPr>
          <w:rFonts w:hint="default" w:ascii="Times New Roman" w:hAnsi="Times New Roman" w:eastAsia="楷体" w:cs="Times New Roman"/>
          <w:b w:val="0"/>
          <w:bCs w:val="0"/>
          <w:sz w:val="24"/>
          <w:lang w:eastAsia="zh-CN"/>
        </w:rPr>
        <w:t>为</w:t>
      </w:r>
      <w:r>
        <w:rPr>
          <w:rFonts w:hint="default" w:ascii="Times New Roman" w:hAnsi="Times New Roman" w:eastAsia="楷体" w:cs="Times New Roman"/>
          <w:sz w:val="24"/>
          <w:lang w:eastAsia="zh-CN"/>
        </w:rPr>
        <w:t>医药制造定制标准化拆码垛工作站，覆盖国药等客户；通过定制化服务，向半导体、3C等行业复制技术能力，构建多元业务版图。</w:t>
      </w:r>
    </w:p>
    <w:p w14:paraId="56751454">
      <w:pPr>
        <w:tabs>
          <w:tab w:val="left" w:pos="567"/>
        </w:tabs>
        <w:spacing w:before="156" w:beforeLines="50" w:after="156" w:afterLines="50" w:line="360" w:lineRule="auto"/>
        <w:outlineLvl w:val="1"/>
        <w:rPr>
          <w:rFonts w:hint="default" w:ascii="Times New Roman" w:hAnsi="Times New Roman" w:eastAsia="楷体" w:cs="Times New Roman"/>
          <w:b/>
          <w:sz w:val="28"/>
          <w:szCs w:val="28"/>
          <w:highlight w:val="none"/>
        </w:rPr>
      </w:pPr>
      <w:bookmarkStart w:id="6" w:name="_Toc2847"/>
      <w:r>
        <w:rPr>
          <w:rFonts w:hint="default" w:ascii="Times New Roman" w:hAnsi="Times New Roman" w:eastAsia="楷体" w:cs="Times New Roman"/>
          <w:b/>
          <w:sz w:val="28"/>
          <w:szCs w:val="28"/>
          <w:highlight w:val="none"/>
        </w:rPr>
        <w:t>第二节</w:t>
      </w:r>
      <w:r>
        <w:rPr>
          <w:rFonts w:hint="default" w:ascii="Times New Roman" w:hAnsi="Times New Roman" w:eastAsia="楷体" w:cs="Times New Roman"/>
          <w:b/>
          <w:sz w:val="28"/>
          <w:szCs w:val="28"/>
          <w:highlight w:val="none"/>
          <w:lang w:val="en-US" w:eastAsia="zh-CN"/>
        </w:rPr>
        <w:t xml:space="preserve"> </w:t>
      </w:r>
      <w:r>
        <w:rPr>
          <w:rFonts w:hint="default" w:ascii="Times New Roman" w:hAnsi="Times New Roman" w:eastAsia="楷体" w:cs="Times New Roman"/>
          <w:b/>
          <w:sz w:val="28"/>
          <w:szCs w:val="28"/>
          <w:highlight w:val="none"/>
        </w:rPr>
        <w:t>项目亮点</w:t>
      </w:r>
      <w:bookmarkEnd w:id="6"/>
    </w:p>
    <w:p w14:paraId="49859CD6">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9"/>
        <w:rPr>
          <w:rFonts w:hint="default" w:ascii="Times New Roman" w:hAnsi="Times New Roman" w:eastAsia="楷体" w:cs="Times New Roman"/>
          <w:b/>
          <w:lang w:val="en-US" w:eastAsia="zh-CN"/>
        </w:rPr>
      </w:pPr>
      <w:r>
        <w:rPr>
          <w:rFonts w:hint="default" w:ascii="Times New Roman" w:hAnsi="Times New Roman" w:eastAsia="楷体" w:cs="Times New Roman"/>
          <w:b/>
          <w:lang w:val="en-US" w:eastAsia="zh-CN"/>
        </w:rPr>
        <w:t>一、智能制造转型要求推动工业智能化升级，3D机器视觉成为重要抓手</w:t>
      </w:r>
    </w:p>
    <w:p w14:paraId="65C6FFC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sz w:val="24"/>
          <w:szCs w:val="24"/>
        </w:rPr>
        <w:t>‌随着国家不断出台智能制造、工业4.0、数字经济等相关利好政策，工业企业智能化转型受到政策因素驱动加持。机器视觉是“工业之眼”，是实现工厂智能化、数据化的重要抓手。3D视觉技术更具通用性，适用于跨行业跨场景应用需求，对于灵活性和实用性、场景多元化的追求将促进3D技术的发展和渗透。3D视觉技术的应用将提高灵活性和实用性，扩大机器视觉应用场景。根据Markets and Markets调研统计，在智能制造的浪潮下，工业自动化水平稳步提升，工业机器视觉的市场规模将持续扩大，预计到2025年全球市场规模将达到130亿美元。公司覆盖高速增长行业，垂直目标市场超过百亿，市场空间大。</w:t>
      </w:r>
    </w:p>
    <w:p w14:paraId="07BC571C">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9"/>
        <w:rPr>
          <w:rFonts w:hint="default" w:ascii="Times New Roman" w:hAnsi="Times New Roman" w:eastAsia="楷体" w:cs="Times New Roman"/>
          <w:b/>
          <w:lang w:val="en-US" w:eastAsia="zh-CN"/>
        </w:rPr>
      </w:pPr>
      <w:r>
        <w:rPr>
          <w:rFonts w:hint="default" w:ascii="Times New Roman" w:hAnsi="Times New Roman" w:eastAsia="楷体" w:cs="Times New Roman"/>
          <w:b/>
          <w:lang w:val="en-US" w:eastAsia="zh-CN"/>
        </w:rPr>
        <w:t>二、劳动力人口急剧下降，劳动意愿转移，机器替人趋势明确</w:t>
      </w:r>
    </w:p>
    <w:p w14:paraId="243A0310">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9"/>
        <w:rPr>
          <w:rFonts w:hint="default" w:ascii="Times New Roman" w:hAnsi="Times New Roman" w:eastAsia="楷体" w:cs="Times New Roman"/>
          <w:b w:val="0"/>
          <w:bCs/>
          <w:lang w:val="en-US" w:eastAsia="zh-CN"/>
        </w:rPr>
      </w:pPr>
      <w:r>
        <w:rPr>
          <w:rFonts w:hint="default" w:ascii="Times New Roman" w:hAnsi="Times New Roman" w:eastAsia="楷体" w:cs="Times New Roman"/>
          <w:b w:val="0"/>
          <w:bCs/>
          <w:lang w:val="en-US" w:eastAsia="zh-CN"/>
        </w:rPr>
        <w:t>人口结构变化对中国经济的影响正在逐步显性化，近年来劳动年龄人口数量和质量的“双变”已经使得产业结构的升级转型更加迫在眉睫。自2012年起，我国劳动年龄人口的数量和比重连续多年出现双降。目前我国人口红利优势急速消退，劳动力结构也在逐步发生变化，人口结构老龄化将成为一个不可逆转的趋势。同时，新生代年轻人从事一线蓝领工作的意愿低，劳动意愿向传统制造业工人以外转移。以体力为主的职业和岗位将会不断减少，逐渐地都转交给机器人来处理。为了弥补劳动力的不足，需加大力度发展可替代的工业机器人，机器人产业发展是应对人口结构变化的必要措施。此外，受疫情刺激，催化机器替人落地，基于行业成熟度，不同行业工厂主开始加大机器替人投入或者开始尝试性储备布局。公司所处行业受到社会要素变化的长期驱动。</w:t>
      </w:r>
    </w:p>
    <w:p w14:paraId="7E94B9E5">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9"/>
        <w:rPr>
          <w:rFonts w:hint="default" w:ascii="Times New Roman" w:hAnsi="Times New Roman" w:eastAsia="楷体" w:cs="Times New Roman"/>
          <w:b/>
          <w:lang w:val="en-US" w:eastAsia="zh-CN"/>
        </w:rPr>
      </w:pPr>
      <w:r>
        <w:rPr>
          <w:rFonts w:hint="default" w:ascii="Times New Roman" w:hAnsi="Times New Roman" w:eastAsia="楷体" w:cs="Times New Roman"/>
          <w:b/>
          <w:lang w:val="en-US" w:eastAsia="zh-CN"/>
        </w:rPr>
        <w:t>三、定位机器人公司，软硬件自主研发+外部合作，项目落地能力突出</w:t>
      </w:r>
    </w:p>
    <w:p w14:paraId="443E9BDE">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lang w:val="en-US" w:eastAsia="zh-CN"/>
        </w:rPr>
      </w:pPr>
      <w:r>
        <w:rPr>
          <w:rFonts w:hint="default" w:ascii="Times New Roman" w:hAnsi="Times New Roman" w:eastAsia="楷体" w:cs="Times New Roman"/>
          <w:b w:val="0"/>
          <w:bCs/>
          <w:lang w:val="en-US" w:eastAsia="zh-CN"/>
        </w:rPr>
        <w:t>企业将自身定义为机器人公司，并非单纯的视觉企业，依托全精度覆盖的3D视觉相机和全栈开发的LINX.AI算法库，提供多行业、多场景的“3D+”视觉解决方案，目前已与智元机器人开展合作，在3C产线等场景实现设备适配与落地。核心团队具有先进的3D机器视觉理论基础及工程实践经验，软硬件技术自主研发，交付可控、应用稳定。在全栈式技术策略下，提前投入软硬件研发，大幅提升产品落地交付能力，满足核心用户对产品持续稳定的关键诉求。</w:t>
      </w:r>
    </w:p>
    <w:p w14:paraId="6AC6D17D">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9"/>
        <w:rPr>
          <w:rFonts w:hint="default" w:ascii="Times New Roman" w:hAnsi="Times New Roman" w:eastAsia="楷体" w:cs="Times New Roman"/>
          <w:b/>
          <w:lang w:val="en-US" w:eastAsia="zh-CN"/>
        </w:rPr>
      </w:pPr>
      <w:r>
        <w:rPr>
          <w:rFonts w:hint="default" w:ascii="Times New Roman" w:hAnsi="Times New Roman" w:eastAsia="楷体" w:cs="Times New Roman"/>
          <w:b/>
          <w:lang w:val="en-US" w:eastAsia="zh-CN"/>
        </w:rPr>
        <w:t>四、核心团队能力齐备，行业经验丰富</w:t>
      </w:r>
    </w:p>
    <w:p w14:paraId="416F3DEE">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lang w:val="en-US" w:eastAsia="zh-CN"/>
        </w:rPr>
      </w:pPr>
      <w:r>
        <w:rPr>
          <w:rFonts w:hint="default" w:ascii="Times New Roman" w:hAnsi="Times New Roman" w:eastAsia="楷体" w:cs="Times New Roman"/>
          <w:b w:val="0"/>
          <w:bCs/>
          <w:lang w:val="en-US" w:eastAsia="zh-CN"/>
        </w:rPr>
        <w:t>核心团队均毕业于知名高校，创始人丁丁具备丰富的工业行业管理和市场经验；市场负责人雷宇具备多年从事头部厂商战略咨询和市场规划经验；研发负责人王灿博士，主要负责3D机器视觉算法，为行业资深技术专家。公司核心团队具备国内工业客户拓展、相机研发和视觉算法研发等关键岗位经验和能力，核心团队经验能力全面、完整。</w:t>
      </w:r>
    </w:p>
    <w:p w14:paraId="59BA6DC0">
      <w:pPr>
        <w:tabs>
          <w:tab w:val="left" w:pos="567"/>
        </w:tabs>
        <w:spacing w:before="156" w:beforeLines="50" w:after="156" w:afterLines="50" w:line="360" w:lineRule="auto"/>
        <w:outlineLvl w:val="1"/>
        <w:rPr>
          <w:rFonts w:hint="default" w:ascii="Times New Roman" w:hAnsi="Times New Roman" w:eastAsia="楷体" w:cs="Times New Roman"/>
          <w:b/>
          <w:sz w:val="28"/>
          <w:szCs w:val="28"/>
          <w:highlight w:val="none"/>
          <w:lang w:val="en-US" w:eastAsia="zh-CN"/>
        </w:rPr>
      </w:pPr>
      <w:bookmarkStart w:id="7" w:name="_Toc24043"/>
      <w:r>
        <w:rPr>
          <w:rFonts w:hint="default" w:ascii="Times New Roman" w:hAnsi="Times New Roman" w:eastAsia="楷体" w:cs="Times New Roman"/>
          <w:b/>
          <w:sz w:val="28"/>
          <w:szCs w:val="28"/>
          <w:highlight w:val="none"/>
        </w:rPr>
        <w:t>第</w:t>
      </w:r>
      <w:r>
        <w:rPr>
          <w:rFonts w:hint="default" w:ascii="Times New Roman" w:hAnsi="Times New Roman" w:eastAsia="楷体" w:cs="Times New Roman"/>
          <w:b/>
          <w:sz w:val="28"/>
          <w:szCs w:val="28"/>
          <w:highlight w:val="none"/>
          <w:lang w:val="en-US" w:eastAsia="zh-CN"/>
        </w:rPr>
        <w:t>三</w:t>
      </w:r>
      <w:r>
        <w:rPr>
          <w:rFonts w:hint="default" w:ascii="Times New Roman" w:hAnsi="Times New Roman" w:eastAsia="楷体" w:cs="Times New Roman"/>
          <w:b/>
          <w:sz w:val="28"/>
          <w:szCs w:val="28"/>
          <w:highlight w:val="none"/>
        </w:rPr>
        <w:t>节</w:t>
      </w:r>
      <w:r>
        <w:rPr>
          <w:rFonts w:hint="default" w:ascii="Times New Roman" w:hAnsi="Times New Roman" w:eastAsia="楷体" w:cs="Times New Roman"/>
          <w:b/>
          <w:sz w:val="28"/>
          <w:szCs w:val="28"/>
          <w:highlight w:val="none"/>
          <w:lang w:val="en-US" w:eastAsia="zh-CN"/>
        </w:rPr>
        <w:t xml:space="preserve"> </w:t>
      </w:r>
      <w:r>
        <w:rPr>
          <w:rFonts w:hint="default" w:ascii="Times New Roman" w:hAnsi="Times New Roman" w:eastAsia="楷体" w:cs="Times New Roman"/>
          <w:b/>
          <w:sz w:val="28"/>
          <w:szCs w:val="28"/>
          <w:highlight w:val="none"/>
        </w:rPr>
        <w:t>项目</w:t>
      </w:r>
      <w:r>
        <w:rPr>
          <w:rFonts w:hint="default" w:ascii="Times New Roman" w:hAnsi="Times New Roman" w:eastAsia="楷体" w:cs="Times New Roman"/>
          <w:b/>
          <w:sz w:val="28"/>
          <w:szCs w:val="28"/>
          <w:highlight w:val="none"/>
          <w:lang w:val="en-US" w:eastAsia="zh-CN"/>
        </w:rPr>
        <w:t>风险及应对举措</w:t>
      </w:r>
      <w:bookmarkEnd w:id="7"/>
    </w:p>
    <w:p w14:paraId="3CBB4DA8">
      <w:pPr>
        <w:pStyle w:val="50"/>
        <w:spacing w:before="156" w:beforeLines="50" w:after="156" w:afterLines="50"/>
        <w:ind w:firstLine="482"/>
        <w:outlineLvl w:val="2"/>
        <w:rPr>
          <w:rFonts w:hint="default" w:ascii="Times New Roman" w:hAnsi="Times New Roman" w:eastAsia="楷体" w:cs="Times New Roman"/>
          <w:b/>
        </w:rPr>
      </w:pPr>
      <w:bookmarkStart w:id="8" w:name="_Toc28035"/>
      <w:r>
        <w:rPr>
          <w:rFonts w:hint="default" w:ascii="Times New Roman" w:hAnsi="Times New Roman" w:eastAsia="楷体" w:cs="Times New Roman"/>
          <w:b/>
          <w:lang w:val="en-US" w:eastAsia="zh-CN"/>
        </w:rPr>
        <w:t>一、业务</w:t>
      </w:r>
      <w:r>
        <w:rPr>
          <w:rFonts w:hint="default" w:ascii="Times New Roman" w:hAnsi="Times New Roman" w:eastAsia="楷体" w:cs="Times New Roman"/>
          <w:b/>
        </w:rPr>
        <w:t>风险</w:t>
      </w:r>
      <w:bookmarkEnd w:id="8"/>
    </w:p>
    <w:p w14:paraId="6067E57E">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2"/>
        <w:rPr>
          <w:rFonts w:hint="default" w:ascii="Times New Roman" w:hAnsi="Times New Roman" w:eastAsia="楷体" w:cs="Times New Roman"/>
          <w:b/>
          <w:lang w:val="en-US" w:eastAsia="zh-CN"/>
        </w:rPr>
      </w:pPr>
      <w:bookmarkStart w:id="9" w:name="_Toc14520"/>
      <w:r>
        <w:rPr>
          <w:rFonts w:hint="default" w:ascii="Times New Roman" w:hAnsi="Times New Roman" w:eastAsia="楷体" w:cs="Times New Roman"/>
          <w:b/>
          <w:lang w:val="en-US" w:eastAsia="zh-CN"/>
        </w:rPr>
        <w:t>（一）市场风险</w:t>
      </w:r>
      <w:bookmarkEnd w:id="9"/>
    </w:p>
    <w:p w14:paraId="1F4F321B">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9"/>
        <w:rPr>
          <w:rFonts w:hint="default" w:ascii="Times New Roman" w:hAnsi="Times New Roman" w:eastAsia="楷体" w:cs="Times New Roman"/>
          <w:b w:val="0"/>
          <w:bCs/>
          <w:lang w:val="en-US" w:eastAsia="zh-CN"/>
        </w:rPr>
      </w:pPr>
      <w:r>
        <w:rPr>
          <w:rFonts w:hint="default" w:ascii="Times New Roman" w:hAnsi="Times New Roman" w:eastAsia="楷体" w:cs="Times New Roman"/>
          <w:b w:val="0"/>
          <w:bCs/>
          <w:lang w:val="en-US" w:eastAsia="zh-CN"/>
        </w:rPr>
        <w:t>从工业机器视觉行业来看，灵西面临的市场风险具有多维度特征：一方面，全球市场长期由康耐视、基恩士等国际巨头主导，其技术积累深厚且品牌影响力强，国内企业在高端市场仍面临进口替代压力，中小企业面临技术代差与价格战双重压力。另一方面，国内同行如梅卡曼德、星猿哲等加速布局，通过直销模式扩张，可能分流客户；此外，下游行业（如新能源、仓储物流）需求迭代快，若灵西未能及时匹配场景化需求（如锂电产线更高精度检测、物流拆码垛更高效率要求），可能错失市场机会。</w:t>
      </w:r>
    </w:p>
    <w:p w14:paraId="2CD6CE91">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9"/>
        <w:rPr>
          <w:rFonts w:hint="default" w:ascii="Times New Roman" w:hAnsi="Times New Roman" w:eastAsia="楷体" w:cs="Times New Roman"/>
          <w:b w:val="0"/>
          <w:bCs/>
          <w:lang w:val="en-US" w:eastAsia="zh-CN"/>
        </w:rPr>
      </w:pPr>
      <w:r>
        <w:rPr>
          <w:rFonts w:hint="default" w:ascii="Times New Roman" w:hAnsi="Times New Roman" w:eastAsia="楷体" w:cs="Times New Roman"/>
          <w:b/>
          <w:bCs w:val="0"/>
          <w:lang w:val="en-US" w:eastAsia="zh-CN"/>
        </w:rPr>
        <w:t>应对措施：</w:t>
      </w:r>
      <w:r>
        <w:rPr>
          <w:rFonts w:hint="default" w:ascii="Times New Roman" w:hAnsi="Times New Roman" w:eastAsia="楷体" w:cs="Times New Roman"/>
          <w:b w:val="0"/>
          <w:bCs/>
          <w:lang w:val="en-US" w:eastAsia="zh-CN"/>
        </w:rPr>
        <w:t>一方面灵西依托“大集成商+直销”双模式，深度绑定今天国际、无锡中鼎等头部集成商，快速渗透宁德时代、京东等终端客户的核心场景，借助标杆案例形成行业辐射；同时聚焦新能源、仓储物流等高速增长赛道，通过定制化解决方案响应细分需求，利用自身优势争取项目资源，巩固市场地位。</w:t>
      </w:r>
    </w:p>
    <w:p w14:paraId="01A299D3">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2"/>
        <w:rPr>
          <w:rFonts w:hint="default" w:ascii="Times New Roman" w:hAnsi="Times New Roman" w:eastAsia="楷体" w:cs="Times New Roman"/>
          <w:b/>
          <w:lang w:val="en-US" w:eastAsia="zh-CN"/>
        </w:rPr>
      </w:pPr>
      <w:bookmarkStart w:id="10" w:name="_Toc29522"/>
      <w:r>
        <w:rPr>
          <w:rFonts w:hint="default" w:ascii="Times New Roman" w:hAnsi="Times New Roman" w:eastAsia="楷体" w:cs="Times New Roman"/>
          <w:b/>
          <w:lang w:val="en-US" w:eastAsia="zh-CN"/>
        </w:rPr>
        <w:t>（二）技术风险</w:t>
      </w:r>
      <w:bookmarkEnd w:id="10"/>
    </w:p>
    <w:p w14:paraId="19543777">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9"/>
        <w:rPr>
          <w:rFonts w:hint="default" w:ascii="Times New Roman" w:hAnsi="Times New Roman" w:eastAsia="楷体" w:cs="Times New Roman"/>
          <w:b w:val="0"/>
          <w:bCs/>
          <w:lang w:val="en-US" w:eastAsia="zh-CN"/>
        </w:rPr>
      </w:pPr>
      <w:r>
        <w:rPr>
          <w:rFonts w:hint="default" w:ascii="Times New Roman" w:hAnsi="Times New Roman" w:eastAsia="楷体" w:cs="Times New Roman"/>
          <w:b w:val="0"/>
          <w:bCs/>
          <w:lang w:val="en-US" w:eastAsia="zh-CN"/>
        </w:rPr>
        <w:t>工业机器视觉行业技术迭代快，视觉技术正从2D向3D递进，技术路线（如面结构光、线激光）竞争激烈，若灵西在技术路线选择上出现偏差，或核心算法更新滞后，可能丧失技术优势；此外，工业相机核心部件（如高精度CMOS、DMD模组）部分依赖外采，存在供应链稳定性风险，且高端人才（如算法工程师、光学专家）稀缺，可能影响研发进度。</w:t>
      </w:r>
    </w:p>
    <w:p w14:paraId="3971181F">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9"/>
        <w:rPr>
          <w:rFonts w:hint="default" w:ascii="Times New Roman" w:hAnsi="Times New Roman" w:eastAsia="楷体" w:cs="Times New Roman"/>
          <w:b w:val="0"/>
          <w:bCs/>
          <w:lang w:val="en-US" w:eastAsia="zh-CN"/>
        </w:rPr>
      </w:pPr>
      <w:r>
        <w:rPr>
          <w:rFonts w:hint="default" w:ascii="Times New Roman" w:hAnsi="Times New Roman" w:eastAsia="楷体" w:cs="Times New Roman"/>
          <w:b/>
          <w:bCs w:val="0"/>
          <w:lang w:val="en-US" w:eastAsia="zh-CN"/>
        </w:rPr>
        <w:t>应对措施：</w:t>
      </w:r>
      <w:r>
        <w:rPr>
          <w:rFonts w:hint="default" w:ascii="Times New Roman" w:hAnsi="Times New Roman" w:eastAsia="楷体" w:cs="Times New Roman"/>
          <w:b w:val="0"/>
          <w:bCs/>
          <w:lang w:val="en-US" w:eastAsia="zh-CN"/>
        </w:rPr>
        <w:t>灵西需要持续强化全栈式自研能力，在硬件端进一步布局 LINX-FLEX线扫相机、2.5D检测相机等差异化产品，对标基恩士；软件端迭代LINX.AI算法库，攻克反光等场景痛点；同时通过浙江省灵西3D机器人视觉企业研究院等平台，联合高校深化产学研合作，构建技术壁垒；在供应链端，逐步推进核心部件国产化替代，减少对外采依赖，保障技术落地稳定性。</w:t>
      </w:r>
    </w:p>
    <w:p w14:paraId="7961FD1D">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2"/>
        <w:rPr>
          <w:del w:id="0" w:author="Yexin" w:date="2025-09-01T18:48:44Z"/>
          <w:rFonts w:hint="default" w:ascii="Times New Roman" w:hAnsi="Times New Roman" w:eastAsia="楷体" w:cs="Times New Roman"/>
          <w:b/>
          <w:lang w:val="en-US" w:eastAsia="zh-CN"/>
        </w:rPr>
      </w:pPr>
      <w:del w:id="1" w:author="Yexin" w:date="2025-09-01T18:48:44Z">
        <w:commentRangeStart w:id="0"/>
        <w:commentRangeStart w:id="1"/>
        <w:r>
          <w:rPr>
            <w:rFonts w:hint="default" w:ascii="Times New Roman" w:hAnsi="Times New Roman" w:eastAsia="楷体" w:cs="Times New Roman"/>
            <w:b/>
            <w:lang w:val="en-US" w:eastAsia="zh-CN"/>
          </w:rPr>
          <w:delText>（三）营收</w:delText>
        </w:r>
        <w:commentRangeEnd w:id="0"/>
      </w:del>
      <w:del w:id="2" w:author="Yexin" w:date="2025-09-01T18:48:44Z">
        <w:r>
          <w:rPr/>
          <w:commentReference w:id="0"/>
        </w:r>
        <w:commentRangeEnd w:id="1"/>
      </w:del>
      <w:del w:id="3" w:author="Yexin" w:date="2025-09-01T18:48:44Z">
        <w:r>
          <w:rPr/>
          <w:commentReference w:id="1"/>
        </w:r>
      </w:del>
    </w:p>
    <w:p w14:paraId="4809A97F">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9"/>
        <w:rPr>
          <w:del w:id="4" w:author="Yexin" w:date="2025-09-01T18:48:44Z"/>
          <w:rFonts w:hint="default" w:ascii="Times New Roman" w:hAnsi="Times New Roman" w:eastAsia="楷体" w:cs="Times New Roman"/>
          <w:b w:val="0"/>
          <w:bCs/>
          <w:lang w:val="en-US" w:eastAsia="zh-CN"/>
        </w:rPr>
      </w:pPr>
      <w:del w:id="5" w:author="Yexin" w:date="2025-09-01T18:48:44Z">
        <w:r>
          <w:rPr>
            <w:rFonts w:hint="default" w:ascii="Times New Roman" w:hAnsi="Times New Roman" w:eastAsia="楷体" w:cs="Times New Roman"/>
            <w:b w:val="0"/>
            <w:bCs/>
            <w:lang w:val="en-US" w:eastAsia="zh-CN"/>
          </w:rPr>
          <w:delText>公司2023-2024年营收分别为1.11亿元、1.06亿元，呈小幅下滑态势，2025年上半年营收4,796.63万元，距离全年1.5亿元目标存在较大差距，且调整后2025-2027年营收预测较企业原预测分别下降11.95%、32.77%、45.37%，公司增长可能不及预期；公司当前客户集中度高，2025年上半年前两大客户（今天国际、无锡中鼎）营收占比达83.4%，2024年京东乾石、瑞浦兰钧等大客户2025年上半年无大额订单，退出前十大客户，</w:delText>
        </w:r>
      </w:del>
      <w:del w:id="6" w:author="Yexin" w:date="2025-09-01T18:48:44Z">
        <w:r>
          <w:rPr>
            <w:rFonts w:hint="default" w:ascii="Times New Roman" w:hAnsi="Times New Roman" w:eastAsia="楷体" w:cs="Times New Roman"/>
            <w:b w:val="0"/>
            <w:bCs/>
            <w:highlight w:val="yellow"/>
            <w:lang w:val="en-US" w:eastAsia="zh-CN"/>
          </w:rPr>
          <w:delText>反映订单稳定性方面存在不足</w:delText>
        </w:r>
      </w:del>
      <w:del w:id="7" w:author="Yexin" w:date="2025-09-01T18:48:44Z">
        <w:r>
          <w:rPr>
            <w:rFonts w:hint="default" w:ascii="Times New Roman" w:hAnsi="Times New Roman" w:eastAsia="楷体" w:cs="Times New Roman"/>
            <w:b w:val="0"/>
            <w:bCs/>
            <w:lang w:val="en-US" w:eastAsia="zh-CN"/>
          </w:rPr>
          <w:delText>；同时受行业周期影响大，新能源业务占比超50%，2024年新能源收入同比下降23.1%</w:delText>
        </w:r>
      </w:del>
      <w:del w:id="8" w:author="Yexin" w:date="2025-09-01T18:48:44Z">
        <w:r>
          <w:rPr>
            <w:rFonts w:hint="eastAsia" w:ascii="Times New Roman" w:hAnsi="Times New Roman" w:eastAsia="楷体" w:cs="Times New Roman"/>
            <w:b w:val="0"/>
            <w:bCs/>
            <w:lang w:val="en-US" w:eastAsia="zh-CN"/>
          </w:rPr>
          <w:delText>；其主要客户今天国际（上市公司）及无锡中鼎（拟上市公司）近年业绩或保持稳定、或出现下滑，且在访谈中未明确表达未来采购增长的意向。此外，物流业务增速放缓，2025年上半年收入1,104.52万元，占总营收的24%；而医药、泛工业等新兴领域拓展进程缓慢，2025年上半年收入仅为949万元。</w:delText>
        </w:r>
      </w:del>
    </w:p>
    <w:p w14:paraId="268DFBD9">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9"/>
        <w:rPr>
          <w:del w:id="9" w:author="Yexin" w:date="2025-09-01T18:48:44Z"/>
          <w:rFonts w:hint="default" w:ascii="Times New Roman" w:hAnsi="Times New Roman" w:eastAsia="楷体" w:cs="Times New Roman"/>
          <w:b w:val="0"/>
          <w:bCs/>
          <w:lang w:val="en-US" w:eastAsia="zh-CN"/>
        </w:rPr>
      </w:pPr>
      <w:del w:id="10" w:author="Yexin" w:date="2025-09-01T18:48:44Z">
        <w:r>
          <w:rPr>
            <w:rFonts w:hint="default" w:ascii="Times New Roman" w:hAnsi="Times New Roman" w:eastAsia="楷体" w:cs="Times New Roman"/>
            <w:b/>
            <w:bCs w:val="0"/>
            <w:lang w:val="en-US" w:eastAsia="zh-CN"/>
          </w:rPr>
          <w:delText>应对措施：</w:delText>
        </w:r>
      </w:del>
      <w:del w:id="11" w:author="Yexin" w:date="2025-09-01T18:48:44Z">
        <w:r>
          <w:rPr>
            <w:rFonts w:hint="default" w:ascii="Times New Roman" w:hAnsi="Times New Roman" w:eastAsia="楷体" w:cs="Times New Roman"/>
            <w:b w:val="0"/>
            <w:bCs/>
            <w:lang w:val="en-US" w:eastAsia="zh-CN"/>
          </w:rPr>
          <w:delText>建议公司在核心业务领域，持续深耕新能源、仓储物流等优势行业，强化与头部客户的长期合作，保障稳定订单来源，同时挖掘老客户潜在需求，提升客户复购与合作深度。海外市场方面，借助现有客户海外布局或渠道合作，逐步拓展海外业务，打开新的增长空间，减少单一市场波动影响。客户结构与业务拓展上，积极拓展多元行业客户，降低客户集中风险，同时稳步培育新兴业务领域，依托自身技术优势探索更多应用场景，丰富营收来源，增强整体营收增长韧性。</w:delText>
        </w:r>
      </w:del>
    </w:p>
    <w:p w14:paraId="36A0BFC3">
      <w:pPr>
        <w:pStyle w:val="50"/>
        <w:spacing w:before="156" w:beforeLines="50" w:after="156" w:afterLines="50"/>
        <w:ind w:firstLine="482"/>
        <w:outlineLvl w:val="2"/>
        <w:rPr>
          <w:rFonts w:hint="default" w:ascii="Times New Roman" w:hAnsi="Times New Roman" w:eastAsia="楷体" w:cs="Times New Roman"/>
          <w:b/>
          <w:lang w:val="en-US" w:eastAsia="zh-CN"/>
        </w:rPr>
      </w:pPr>
      <w:bookmarkStart w:id="11" w:name="_Toc4167"/>
      <w:r>
        <w:rPr>
          <w:rFonts w:hint="default" w:ascii="Times New Roman" w:hAnsi="Times New Roman" w:eastAsia="楷体" w:cs="Times New Roman"/>
          <w:b/>
          <w:lang w:val="en-US" w:eastAsia="zh-CN"/>
        </w:rPr>
        <w:t>二、财务风险</w:t>
      </w:r>
      <w:bookmarkEnd w:id="11"/>
    </w:p>
    <w:p w14:paraId="5AB6AEA2">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2"/>
        <w:rPr>
          <w:rFonts w:hint="default" w:ascii="Times New Roman" w:hAnsi="Times New Roman" w:eastAsia="楷体" w:cs="Times New Roman"/>
          <w:b w:val="0"/>
          <w:bCs w:val="0"/>
          <w:spacing w:val="3"/>
          <w:sz w:val="24"/>
          <w:szCs w:val="24"/>
          <w:lang w:val="en-US" w:eastAsia="zh-CN"/>
        </w:rPr>
      </w:pPr>
      <w:bookmarkStart w:id="12" w:name="_Toc11983"/>
      <w:r>
        <w:rPr>
          <w:rFonts w:hint="default" w:ascii="Times New Roman" w:hAnsi="Times New Roman" w:eastAsia="楷体" w:cs="Times New Roman"/>
          <w:b/>
          <w:lang w:val="en-US" w:eastAsia="zh-CN"/>
        </w:rPr>
        <w:t>（一）盈利能力不足与持续亏损</w:t>
      </w:r>
      <w:bookmarkEnd w:id="12"/>
    </w:p>
    <w:p w14:paraId="7C99FC79">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9"/>
        <w:rPr>
          <w:rFonts w:hint="default" w:ascii="Times New Roman" w:hAnsi="Times New Roman" w:eastAsia="楷体" w:cs="Times New Roman"/>
          <w:b w:val="0"/>
          <w:bCs w:val="0"/>
          <w:spacing w:val="3"/>
          <w:sz w:val="24"/>
          <w:szCs w:val="24"/>
          <w:lang w:val="en-US" w:eastAsia="zh-CN"/>
        </w:rPr>
      </w:pPr>
      <w:r>
        <w:rPr>
          <w:rFonts w:hint="default" w:ascii="Times New Roman" w:hAnsi="Times New Roman" w:eastAsia="楷体" w:cs="Times New Roman"/>
          <w:b w:val="0"/>
          <w:bCs w:val="0"/>
          <w:spacing w:val="3"/>
          <w:sz w:val="24"/>
          <w:szCs w:val="24"/>
          <w:lang w:val="en-US" w:eastAsia="zh-CN"/>
        </w:rPr>
        <w:t>根据合并财务数据，公司自2023年以来持续亏损：2023年度净利润为-1,447.52万元，2024年度亏损进一步扩大至-1,668.86万元，</w:t>
      </w:r>
      <w:r>
        <w:rPr>
          <w:rFonts w:hint="default" w:ascii="Times New Roman" w:hAnsi="Times New Roman" w:eastAsia="楷体" w:cs="Times New Roman"/>
          <w:b w:val="0"/>
          <w:bCs w:val="0"/>
          <w:spacing w:val="3"/>
          <w:sz w:val="24"/>
          <w:szCs w:val="24"/>
          <w:highlight w:val="none"/>
          <w:lang w:val="en-US" w:eastAsia="zh-CN"/>
        </w:rPr>
        <w:t>2025年上半年仍为-88.70万元。虽然主营业务毛利率从2023年的35%提升至2025年上半年的37%，但费用率依然居高不下，其中研发费用率前两年长期维持在2</w:t>
      </w:r>
      <w:r>
        <w:rPr>
          <w:rFonts w:hint="default" w:ascii="Times New Roman" w:hAnsi="Times New Roman" w:eastAsia="楷体" w:cs="Times New Roman"/>
          <w:b w:val="0"/>
          <w:bCs w:val="0"/>
          <w:spacing w:val="3"/>
          <w:sz w:val="24"/>
          <w:szCs w:val="24"/>
          <w:lang w:val="en-US" w:eastAsia="zh-CN"/>
        </w:rPr>
        <w:t>8%～30%，销售和管理费用占比也较大。整体来看，公司尚未形成“收入增长覆盖费用”的良性循环，盈利模式存在结构性矛盾，收入规模不足以支撑持续性投入，导致亏损延续。</w:t>
      </w:r>
    </w:p>
    <w:p w14:paraId="234FF80F">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9"/>
        <w:rPr>
          <w:rFonts w:hint="default" w:ascii="Times New Roman" w:hAnsi="Times New Roman" w:eastAsia="楷体" w:cs="Times New Roman"/>
          <w:b w:val="0"/>
          <w:bCs w:val="0"/>
          <w:spacing w:val="3"/>
          <w:sz w:val="24"/>
          <w:szCs w:val="24"/>
          <w:lang w:val="en-US" w:eastAsia="zh-CN"/>
        </w:rPr>
      </w:pPr>
      <w:r>
        <w:rPr>
          <w:rFonts w:hint="default" w:ascii="Times New Roman" w:hAnsi="Times New Roman" w:eastAsia="楷体" w:cs="Times New Roman"/>
          <w:b/>
          <w:bCs/>
          <w:spacing w:val="3"/>
          <w:sz w:val="24"/>
          <w:szCs w:val="24"/>
          <w:lang w:val="en-US" w:eastAsia="zh-CN"/>
        </w:rPr>
        <w:t>应对措施：</w:t>
      </w:r>
      <w:r>
        <w:rPr>
          <w:rFonts w:hint="default" w:ascii="Times New Roman" w:hAnsi="Times New Roman" w:eastAsia="楷体" w:cs="Times New Roman"/>
          <w:b w:val="0"/>
          <w:bCs w:val="0"/>
          <w:spacing w:val="3"/>
          <w:sz w:val="24"/>
          <w:szCs w:val="24"/>
          <w:lang w:val="en-US" w:eastAsia="zh-CN"/>
        </w:rPr>
        <w:t>公司应明确“先盈利、再扩张”的战略导向。短期内，应收缩低效市场和低毛利产品线，将资源集中在毛利率更高的新能源检测与标准化拆码垛系统，加快标准化方案的复制与落地，提升盈利贡献。与此同时，建立费用预算与收入挂钩的动态管控机制，确保研发与销售投入与实际回报相匹配。中长期则可通过差异化定价、与客户深度绑定的行业解决方案，以及提升服务收入占比，来增强盈利的稳定性和可持续性，从而逐步实现净利润的转正。</w:t>
      </w:r>
    </w:p>
    <w:p w14:paraId="141EB9C5">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2"/>
        <w:rPr>
          <w:rFonts w:hint="default" w:ascii="Times New Roman" w:hAnsi="Times New Roman" w:eastAsia="楷体" w:cs="Times New Roman"/>
          <w:b/>
          <w:lang w:val="en-US" w:eastAsia="zh-CN"/>
        </w:rPr>
      </w:pPr>
      <w:bookmarkStart w:id="13" w:name="_Toc8179"/>
      <w:r>
        <w:rPr>
          <w:rFonts w:hint="default" w:ascii="Times New Roman" w:hAnsi="Times New Roman" w:eastAsia="楷体" w:cs="Times New Roman"/>
          <w:b/>
          <w:lang w:val="en-US" w:eastAsia="zh-CN"/>
        </w:rPr>
        <w:t>（二）经营现金流持续为负</w:t>
      </w:r>
      <w:bookmarkEnd w:id="13"/>
    </w:p>
    <w:p w14:paraId="714E4DB0">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9"/>
        <w:rPr>
          <w:rFonts w:hint="default" w:ascii="Times New Roman" w:hAnsi="Times New Roman" w:eastAsia="楷体" w:cs="Times New Roman"/>
          <w:b w:val="0"/>
          <w:bCs w:val="0"/>
          <w:spacing w:val="3"/>
          <w:sz w:val="24"/>
          <w:szCs w:val="24"/>
          <w:lang w:val="en-US" w:eastAsia="zh-CN"/>
        </w:rPr>
      </w:pPr>
      <w:r>
        <w:rPr>
          <w:rFonts w:hint="default" w:ascii="Times New Roman" w:hAnsi="Times New Roman" w:eastAsia="楷体" w:cs="Times New Roman"/>
          <w:b w:val="0"/>
          <w:bCs w:val="0"/>
          <w:spacing w:val="3"/>
          <w:sz w:val="24"/>
          <w:szCs w:val="24"/>
          <w:lang w:val="en-US" w:eastAsia="zh-CN"/>
        </w:rPr>
        <w:t>报告期内，公司经营活动现金流量净额连续三年为负：2023年为-4,301.25万元，2024年为-5,528.72万元，2025年上半年仍为-83.72万元。与同期的净利润相比，经营现金流表现更差，说明收入的现金含量偏低。这种长期依赖融资维持日常运营的模式使公司对外部资金高度敏感，一旦融资渠道收紧或银行授信规模下降，极易触发流动性风险。此外，研发投入和在建工程资金消耗较大，加剧了现金流紧张。</w:t>
      </w:r>
    </w:p>
    <w:p w14:paraId="29A67D9A">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9"/>
        <w:rPr>
          <w:rFonts w:hint="default" w:ascii="Times New Roman" w:hAnsi="Times New Roman" w:eastAsia="楷体" w:cs="Times New Roman"/>
          <w:b w:val="0"/>
          <w:bCs w:val="0"/>
          <w:spacing w:val="3"/>
          <w:sz w:val="24"/>
          <w:szCs w:val="24"/>
          <w:lang w:val="en-US" w:eastAsia="zh-CN"/>
        </w:rPr>
      </w:pPr>
      <w:r>
        <w:rPr>
          <w:rFonts w:hint="default" w:ascii="Times New Roman" w:hAnsi="Times New Roman" w:eastAsia="楷体" w:cs="Times New Roman"/>
          <w:b/>
          <w:bCs/>
          <w:spacing w:val="3"/>
          <w:sz w:val="24"/>
          <w:szCs w:val="24"/>
          <w:lang w:val="en-US" w:eastAsia="zh-CN"/>
        </w:rPr>
        <w:t>应对措施：</w:t>
      </w:r>
      <w:r>
        <w:rPr>
          <w:rFonts w:hint="default" w:ascii="Times New Roman" w:hAnsi="Times New Roman" w:eastAsia="楷体" w:cs="Times New Roman"/>
          <w:b w:val="0"/>
          <w:bCs w:val="0"/>
          <w:spacing w:val="3"/>
          <w:sz w:val="24"/>
          <w:szCs w:val="24"/>
          <w:lang w:val="en-US" w:eastAsia="zh-CN"/>
        </w:rPr>
        <w:t>公司应优先将“经营现金流转正”作为财务治理目标。业务层面，优化合同结构，提高预付款和分阶段结算比例，加快资金回笼；通过精益供应链和产销联动机制减少存货沉淀，提升周转效率。财务层面，可灵活使用票据贴现、保理融资等方式盘活应收账款，并建立滚动现金流预测机制，提前识别资金缺口。董事会层面应加强现金流管理的考核，将自由现金流作为经营业绩的重要指标，推动公司摆脱对短期融资的过度依赖。</w:t>
      </w:r>
    </w:p>
    <w:p w14:paraId="4410D6CD">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2"/>
        <w:rPr>
          <w:rFonts w:hint="default" w:ascii="Times New Roman" w:hAnsi="Times New Roman" w:eastAsia="楷体" w:cs="Times New Roman"/>
          <w:b/>
          <w:lang w:val="en-US" w:eastAsia="zh-CN"/>
        </w:rPr>
      </w:pPr>
      <w:bookmarkStart w:id="14" w:name="_Toc8064"/>
      <w:r>
        <w:rPr>
          <w:rFonts w:hint="default" w:ascii="Times New Roman" w:hAnsi="Times New Roman" w:eastAsia="楷体" w:cs="Times New Roman"/>
          <w:b/>
          <w:lang w:val="en-US" w:eastAsia="zh-CN"/>
        </w:rPr>
        <w:t>（三）应收账款集中度高且坏账未计提</w:t>
      </w:r>
      <w:bookmarkEnd w:id="14"/>
    </w:p>
    <w:p w14:paraId="27C0522A">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9"/>
        <w:rPr>
          <w:rFonts w:hint="default" w:ascii="Times New Roman" w:hAnsi="Times New Roman" w:eastAsia="楷体" w:cs="Times New Roman"/>
          <w:b w:val="0"/>
          <w:bCs w:val="0"/>
          <w:spacing w:val="3"/>
          <w:sz w:val="24"/>
          <w:szCs w:val="24"/>
          <w:lang w:val="en-US" w:eastAsia="zh-CN"/>
        </w:rPr>
      </w:pPr>
      <w:r>
        <w:rPr>
          <w:rFonts w:hint="default" w:ascii="Times New Roman" w:hAnsi="Times New Roman" w:eastAsia="楷体" w:cs="Times New Roman"/>
          <w:b w:val="0"/>
          <w:bCs w:val="0"/>
          <w:spacing w:val="3"/>
          <w:sz w:val="24"/>
          <w:szCs w:val="24"/>
          <w:lang w:val="en-US" w:eastAsia="zh-CN"/>
        </w:rPr>
        <w:t>截至2025年6月底，公司应收账款净值达12,069.15万元，占总资产比例20.92%，其中120天以上账龄占比65.46%，显示出明显的长期滞留风险。更为严重的是，公司尚未按会计准则充分计提坏账准备，财报中对应的减值拨备几乎缺失，这意味着报表存在利润虚高和资产质量被高估的问题。结合客户结构来看，前三大客户销售额占比高达71.02%，高度依赖少数客户，一旦其中某个大客户出现信用问题，可能导致公司账面资产迅速转化为损失，并引发现金流断裂。</w:t>
      </w:r>
    </w:p>
    <w:p w14:paraId="094E4319">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9"/>
        <w:rPr>
          <w:rFonts w:hint="default" w:ascii="Times New Roman" w:hAnsi="Times New Roman" w:eastAsia="楷体" w:cs="Times New Roman"/>
          <w:b w:val="0"/>
          <w:bCs w:val="0"/>
          <w:spacing w:val="3"/>
          <w:sz w:val="24"/>
          <w:szCs w:val="24"/>
          <w:lang w:val="en-US" w:eastAsia="zh-CN"/>
        </w:rPr>
      </w:pPr>
      <w:r>
        <w:rPr>
          <w:rFonts w:hint="default" w:ascii="Times New Roman" w:hAnsi="Times New Roman" w:eastAsia="楷体" w:cs="Times New Roman"/>
          <w:b/>
          <w:bCs/>
          <w:spacing w:val="3"/>
          <w:sz w:val="24"/>
          <w:szCs w:val="24"/>
          <w:lang w:val="en-US" w:eastAsia="zh-CN"/>
        </w:rPr>
        <w:t>应对措施：</w:t>
      </w:r>
      <w:r>
        <w:rPr>
          <w:rFonts w:hint="default" w:ascii="Times New Roman" w:hAnsi="Times New Roman" w:eastAsia="楷体" w:cs="Times New Roman"/>
          <w:b w:val="0"/>
          <w:bCs w:val="0"/>
          <w:spacing w:val="3"/>
          <w:sz w:val="24"/>
          <w:szCs w:val="24"/>
          <w:lang w:val="en-US" w:eastAsia="zh-CN"/>
        </w:rPr>
        <w:t>公司必须立即建立符合《企业会计准则》的坏账计提政策，按账龄分析法或预期信用损失模型计提减值准备，真实反映资产风险，避免利润虚增。管理层应推动应收账款精细化管理：一是加强客户信用审核与动态监控，防止新的大额逾期形成；二是对存量账款采取法律催收、债务重组或引入第三方保理等手段，加快回款；三是通过拓展客户结构，逐步降低对单一大客户的依赖。通过真实计提和严格催收，公司既能提高报表透明度，也能增强投资者和金融机构的信任度。</w:t>
      </w:r>
    </w:p>
    <w:p w14:paraId="7F3D7949">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2"/>
        <w:rPr>
          <w:rFonts w:hint="default" w:ascii="Times New Roman" w:hAnsi="Times New Roman" w:eastAsia="楷体" w:cs="Times New Roman"/>
          <w:b/>
          <w:lang w:val="en-US" w:eastAsia="zh-CN"/>
        </w:rPr>
      </w:pPr>
      <w:bookmarkStart w:id="15" w:name="_Toc15450"/>
      <w:r>
        <w:rPr>
          <w:rFonts w:hint="default" w:ascii="Times New Roman" w:hAnsi="Times New Roman" w:eastAsia="楷体" w:cs="Times New Roman"/>
          <w:b/>
          <w:lang w:val="en-US" w:eastAsia="zh-CN"/>
        </w:rPr>
        <w:t>（四）短期债务集中与偿债压力</w:t>
      </w:r>
      <w:bookmarkEnd w:id="15"/>
    </w:p>
    <w:p w14:paraId="67BBF80D">
      <w:pPr>
        <w:pStyle w:val="50"/>
        <w:keepNext w:val="0"/>
        <w:keepLines w:val="0"/>
        <w:pageBreakBefore w:val="0"/>
        <w:widowControl w:val="0"/>
        <w:kinsoku/>
        <w:wordWrap/>
        <w:overflowPunct/>
        <w:topLinePunct w:val="0"/>
        <w:autoSpaceDE w:val="0"/>
        <w:autoSpaceDN w:val="0"/>
        <w:bidi w:val="0"/>
        <w:adjustRightInd w:val="0"/>
        <w:snapToGrid w:val="0"/>
        <w:spacing w:before="156" w:beforeLines="50"/>
        <w:textAlignment w:val="auto"/>
        <w:outlineLvl w:val="9"/>
        <w:rPr>
          <w:rFonts w:hint="default" w:ascii="Times New Roman" w:hAnsi="Times New Roman" w:eastAsia="楷体" w:cs="Times New Roman"/>
          <w:b w:val="0"/>
          <w:bCs w:val="0"/>
          <w:spacing w:val="3"/>
          <w:sz w:val="24"/>
          <w:szCs w:val="24"/>
          <w:lang w:val="en-US" w:eastAsia="zh-CN"/>
        </w:rPr>
      </w:pPr>
      <w:r>
        <w:rPr>
          <w:rFonts w:hint="default" w:ascii="Times New Roman" w:hAnsi="Times New Roman" w:eastAsia="楷体" w:cs="Times New Roman"/>
          <w:b w:val="0"/>
          <w:bCs w:val="0"/>
          <w:spacing w:val="3"/>
          <w:sz w:val="24"/>
          <w:szCs w:val="24"/>
          <w:lang w:val="en-US" w:eastAsia="zh-CN"/>
        </w:rPr>
        <w:t>2025年6月末短期借款4,900.00万元、长期借款2,022.29万元，负债合计9,982.80万元，短期借款占总负债约49.1%；同期货币资金11,124.97万元，其中“其他货币资金”占比约84.8%，资金结构以“其他货币资金”为主，短期可动用性与限制条件需重点关注。财务费用2024年272.65万元、2025年上半年144.31万元，若授信收紧或利率上行，展期成本与费用压力将上升。</w:t>
      </w:r>
    </w:p>
    <w:p w14:paraId="4020853A">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9"/>
        <w:rPr>
          <w:rFonts w:hint="default" w:ascii="Times New Roman" w:hAnsi="Times New Roman" w:eastAsia="楷体" w:cs="Times New Roman"/>
          <w:b w:val="0"/>
          <w:bCs w:val="0"/>
          <w:spacing w:val="3"/>
          <w:sz w:val="24"/>
          <w:szCs w:val="24"/>
          <w:lang w:val="en-US" w:eastAsia="zh-CN"/>
        </w:rPr>
      </w:pPr>
      <w:r>
        <w:rPr>
          <w:rFonts w:hint="default" w:ascii="Times New Roman" w:hAnsi="Times New Roman" w:eastAsia="楷体" w:cs="Times New Roman"/>
          <w:b/>
          <w:bCs/>
          <w:spacing w:val="3"/>
          <w:sz w:val="24"/>
          <w:szCs w:val="24"/>
          <w:lang w:val="en-US" w:eastAsia="zh-CN"/>
        </w:rPr>
        <w:t>应对措施：</w:t>
      </w:r>
      <w:r>
        <w:rPr>
          <w:rFonts w:hint="default" w:ascii="Times New Roman" w:hAnsi="Times New Roman" w:eastAsia="楷体" w:cs="Times New Roman"/>
          <w:b w:val="0"/>
          <w:bCs w:val="0"/>
          <w:spacing w:val="3"/>
          <w:sz w:val="24"/>
          <w:szCs w:val="24"/>
          <w:lang w:val="en-US" w:eastAsia="zh-CN"/>
        </w:rPr>
        <w:t>优化负债期限结构与资金形态：将部分短贷置换为中长期低息贷款，形成“经营现金流—债务到期”匹配；对“其他货币资金”逐笔梳理用途与限制条款，提升可动用现金占比；以核心订单与应收票据作为授信增信材料，稳定多家银行联合授信。</w:t>
      </w:r>
    </w:p>
    <w:p w14:paraId="73439270">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2"/>
        <w:rPr>
          <w:rFonts w:hint="default" w:ascii="Times New Roman" w:hAnsi="Times New Roman" w:eastAsia="楷体" w:cs="Times New Roman"/>
          <w:b/>
          <w:lang w:val="en-US" w:eastAsia="zh-CN"/>
        </w:rPr>
      </w:pPr>
      <w:bookmarkStart w:id="16" w:name="_Toc5627"/>
      <w:r>
        <w:rPr>
          <w:rFonts w:hint="default" w:ascii="Times New Roman" w:hAnsi="Times New Roman" w:eastAsia="楷体" w:cs="Times New Roman"/>
          <w:b/>
          <w:lang w:val="en-US" w:eastAsia="zh-CN"/>
        </w:rPr>
        <w:t>（五）其他应付款波动大</w:t>
      </w:r>
      <w:bookmarkEnd w:id="16"/>
    </w:p>
    <w:p w14:paraId="2D091958">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9"/>
        <w:rPr>
          <w:rFonts w:hint="default" w:ascii="Times New Roman" w:hAnsi="Times New Roman" w:eastAsia="楷体" w:cs="Times New Roman"/>
          <w:b w:val="0"/>
          <w:bCs w:val="0"/>
          <w:spacing w:val="3"/>
          <w:sz w:val="24"/>
          <w:szCs w:val="24"/>
          <w:highlight w:val="none"/>
          <w:lang w:val="en-US" w:eastAsia="zh-CN"/>
        </w:rPr>
      </w:pPr>
      <w:r>
        <w:rPr>
          <w:rFonts w:hint="default" w:ascii="Times New Roman" w:hAnsi="Times New Roman" w:eastAsia="楷体" w:cs="Times New Roman"/>
          <w:b w:val="0"/>
          <w:bCs w:val="0"/>
          <w:spacing w:val="3"/>
          <w:sz w:val="24"/>
          <w:szCs w:val="24"/>
          <w:highlight w:val="none"/>
          <w:lang w:val="en-US" w:eastAsia="zh-CN"/>
        </w:rPr>
        <w:t>截至2025年6月30日，公司其他应付款科目净额为835.66万元，但若合并关联及非关联方往来后，余额累计高达6,525.63万元，其中与浙江灵西智能机器人有限公司和浙江灵西智能视觉科技有限公司的往来分别为2,750.22万元和2,939.75万元，占比较高且波动频繁。如此规模的内部资金往来不仅削弱了报表透明度，也在缺乏严格管控的情况下，可能导致资金占用或挪用，并增加信息披露不充分的合规风险。大额且频繁的内部往来降低了财务透明度，若管控不严，易引发资金占用、挪用及信息披露不足等风险。</w:t>
      </w:r>
    </w:p>
    <w:p w14:paraId="2B7B8C77">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9"/>
        <w:rPr>
          <w:rFonts w:hint="default" w:ascii="Times New Roman" w:hAnsi="Times New Roman" w:eastAsia="楷体" w:cs="Times New Roman"/>
          <w:b w:val="0"/>
          <w:bCs w:val="0"/>
          <w:spacing w:val="3"/>
          <w:sz w:val="24"/>
          <w:szCs w:val="24"/>
          <w:lang w:val="en-US" w:eastAsia="zh-CN"/>
        </w:rPr>
      </w:pPr>
      <w:r>
        <w:rPr>
          <w:rFonts w:hint="default" w:ascii="Times New Roman" w:hAnsi="Times New Roman" w:eastAsia="楷体" w:cs="Times New Roman"/>
          <w:b w:val="0"/>
          <w:bCs w:val="0"/>
          <w:spacing w:val="3"/>
          <w:sz w:val="24"/>
          <w:szCs w:val="24"/>
          <w:lang w:val="en-US" w:eastAsia="zh-CN"/>
        </w:rPr>
        <w:t>应对措施：公司应建立严格的其他应付款管理制度，明确内部资金往来额度、计息与清偿周期，推行资金集中管控；实行月度对账、季度披露机制，并将逾期90天往来纳入专项清理。通过制度约束和透明披露，降低大额关联方往来带来的合规与流动性风险。</w:t>
      </w:r>
    </w:p>
    <w:p w14:paraId="075C2003">
      <w:pPr>
        <w:pStyle w:val="50"/>
        <w:spacing w:before="156" w:beforeLines="50" w:after="156" w:afterLines="50"/>
        <w:ind w:firstLine="482"/>
        <w:outlineLvl w:val="2"/>
        <w:rPr>
          <w:rFonts w:hint="default" w:ascii="Times New Roman" w:hAnsi="Times New Roman" w:eastAsia="楷体" w:cs="Times New Roman"/>
          <w:b/>
          <w:lang w:val="en-US" w:eastAsia="zh-CN"/>
        </w:rPr>
      </w:pPr>
      <w:bookmarkStart w:id="17" w:name="_Toc12415"/>
      <w:r>
        <w:rPr>
          <w:rFonts w:hint="default" w:ascii="Times New Roman" w:hAnsi="Times New Roman" w:eastAsia="楷体" w:cs="Times New Roman"/>
          <w:b/>
          <w:lang w:val="en-US" w:eastAsia="zh-CN"/>
        </w:rPr>
        <w:t>三、法律风险</w:t>
      </w:r>
      <w:bookmarkEnd w:id="17"/>
    </w:p>
    <w:p w14:paraId="6BA29ECE">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2"/>
        <w:rPr>
          <w:rFonts w:hint="default" w:ascii="Times New Roman" w:hAnsi="Times New Roman" w:eastAsia="楷体" w:cs="Times New Roman"/>
          <w:b/>
          <w:lang w:val="en-US" w:eastAsia="zh-CN"/>
        </w:rPr>
      </w:pPr>
      <w:bookmarkStart w:id="18" w:name="_Toc745"/>
      <w:r>
        <w:rPr>
          <w:rFonts w:hint="default" w:ascii="Times New Roman" w:hAnsi="Times New Roman" w:eastAsia="楷体" w:cs="Times New Roman"/>
          <w:b/>
          <w:lang w:val="en-US" w:eastAsia="zh-CN"/>
        </w:rPr>
        <w:t>（一）项目前轮融资回购条款即将触发</w:t>
      </w:r>
      <w:bookmarkEnd w:id="18"/>
    </w:p>
    <w:p w14:paraId="2C56E166">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9"/>
        <w:rPr>
          <w:rFonts w:hint="default" w:ascii="Times New Roman" w:hAnsi="Times New Roman" w:eastAsia="楷体" w:cs="Times New Roman"/>
          <w:b w:val="0"/>
          <w:bCs/>
          <w:lang w:val="en-US" w:eastAsia="zh-CN"/>
        </w:rPr>
      </w:pPr>
      <w:r>
        <w:rPr>
          <w:rFonts w:hint="default" w:ascii="Times New Roman" w:hAnsi="Times New Roman" w:eastAsia="楷体" w:cs="Times New Roman"/>
          <w:b w:val="0"/>
          <w:bCs/>
          <w:lang w:val="en-US" w:eastAsia="zh-CN"/>
        </w:rPr>
        <w:t>根据公司提供的B++轮股东协议，协议各方明确约定：公司需在2026年12月31日前完成上市；若未能在此期限内实现上市，投资人有权要求公司及实际控制人，按照年化10%的利率回购其所持公司股份（回购优先级顺序为：B++轮投资人＞B+轮投资人＞B轮投资人……）。</w:t>
      </w:r>
    </w:p>
    <w:p w14:paraId="5C3B7F9E">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9"/>
        <w:rPr>
          <w:rFonts w:hint="default" w:ascii="Times New Roman" w:hAnsi="Times New Roman" w:eastAsia="楷体" w:cs="Times New Roman"/>
          <w:b w:val="0"/>
          <w:bCs/>
          <w:lang w:val="en-US" w:eastAsia="zh-CN"/>
        </w:rPr>
      </w:pPr>
      <w:r>
        <w:rPr>
          <w:rFonts w:hint="default" w:ascii="Times New Roman" w:hAnsi="Times New Roman" w:eastAsia="楷体" w:cs="Times New Roman"/>
          <w:b w:val="0"/>
          <w:bCs/>
          <w:lang w:val="en-US" w:eastAsia="zh-CN"/>
        </w:rPr>
        <w:t>据公司反馈，目前已有部分投资机构因所管理基金即将到期，已表明回购诉求。针对该情况，公司已启动与相关投资人的沟通工作，初步计划由创始团队向这些投资机构补偿其投资本金对应的利息，以此争取对赌协议中上市期限的延期；同时，公司认为当前10%的回购利率偏高，后续也将就利率调整事宜与投资人进一步协商。</w:t>
      </w:r>
    </w:p>
    <w:p w14:paraId="3A42F184">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9"/>
        <w:rPr>
          <w:rFonts w:hint="default" w:ascii="Times New Roman" w:hAnsi="Times New Roman" w:eastAsia="楷体" w:cs="Times New Roman"/>
          <w:b w:val="0"/>
          <w:bCs/>
          <w:lang w:val="en-US" w:eastAsia="zh-CN"/>
        </w:rPr>
      </w:pPr>
      <w:r>
        <w:rPr>
          <w:rFonts w:hint="default" w:ascii="Times New Roman" w:hAnsi="Times New Roman" w:eastAsia="楷体" w:cs="Times New Roman"/>
          <w:b/>
          <w:bCs w:val="0"/>
          <w:lang w:val="en-US" w:eastAsia="zh-CN"/>
        </w:rPr>
        <w:t>应对措施：</w:t>
      </w:r>
      <w:r>
        <w:rPr>
          <w:rFonts w:hint="default" w:ascii="Times New Roman" w:hAnsi="Times New Roman" w:eastAsia="楷体" w:cs="Times New Roman"/>
          <w:b w:val="0"/>
          <w:bCs/>
          <w:lang w:val="en-US" w:eastAsia="zh-CN"/>
        </w:rPr>
        <w:t>将“公司取得前轮投资人对本次融资的同意，且各方就对赌回购条款达成一致意见”，作为本次投资的前置条件。</w:t>
      </w:r>
    </w:p>
    <w:p w14:paraId="06F92F43">
      <w:pPr>
        <w:pStyle w:val="50"/>
        <w:keepNext w:val="0"/>
        <w:keepLines w:val="0"/>
        <w:pageBreakBefore w:val="0"/>
        <w:widowControl w:val="0"/>
        <w:kinsoku/>
        <w:wordWrap/>
        <w:overflowPunct/>
        <w:topLinePunct w:val="0"/>
        <w:autoSpaceDE w:val="0"/>
        <w:autoSpaceDN w:val="0"/>
        <w:bidi w:val="0"/>
        <w:adjustRightInd w:val="0"/>
        <w:snapToGrid w:val="0"/>
        <w:spacing w:before="156" w:beforeLines="50"/>
        <w:ind w:firstLine="482"/>
        <w:textAlignment w:val="auto"/>
        <w:outlineLvl w:val="2"/>
        <w:rPr>
          <w:rFonts w:hint="default" w:ascii="Times New Roman" w:hAnsi="Times New Roman" w:eastAsia="楷体" w:cs="Times New Roman"/>
          <w:b/>
          <w:lang w:val="en-US" w:eastAsia="zh-CN"/>
        </w:rPr>
      </w:pPr>
      <w:bookmarkStart w:id="19" w:name="_Toc7479"/>
      <w:r>
        <w:rPr>
          <w:rFonts w:hint="default" w:ascii="Times New Roman" w:hAnsi="Times New Roman" w:eastAsia="楷体" w:cs="Times New Roman"/>
          <w:b/>
          <w:lang w:val="en-US" w:eastAsia="zh-CN"/>
        </w:rPr>
        <w:t>（二）项目未能成功上市风险或上市后估值不及预期的投资风险</w:t>
      </w:r>
      <w:bookmarkEnd w:id="19"/>
    </w:p>
    <w:p w14:paraId="1D52D9A0">
      <w:pPr>
        <w:pStyle w:val="50"/>
        <w:rPr>
          <w:rFonts w:hint="default" w:ascii="Times New Roman" w:hAnsi="Times New Roman" w:eastAsia="楷体" w:cs="Times New Roman"/>
          <w:highlight w:val="none"/>
          <w:lang w:val="en-US" w:eastAsia="zh-CN"/>
        </w:rPr>
      </w:pPr>
      <w:r>
        <w:rPr>
          <w:rFonts w:hint="default" w:ascii="Times New Roman" w:hAnsi="Times New Roman" w:eastAsia="楷体" w:cs="Times New Roman"/>
          <w:highlight w:val="none"/>
          <w:lang w:val="en-US" w:eastAsia="zh-CN"/>
        </w:rPr>
        <w:t>若出现行业政策调整或IPO审核标准收紧等情况，公司的上市进程可能因此受阻。同时，上市会受到企业自身经营情况、资本市场情况等多种因素影响，可能存在不能按照进度进入资本市场或上市后市值不及预期的风险。</w:t>
      </w:r>
    </w:p>
    <w:p w14:paraId="683F708D">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highlight w:val="none"/>
          <w:lang w:val="en-US" w:eastAsia="zh-CN"/>
        </w:rPr>
        <w:t>应对措施：</w:t>
      </w:r>
      <w:r>
        <w:rPr>
          <w:rFonts w:hint="default" w:ascii="Times New Roman" w:hAnsi="Times New Roman" w:eastAsia="楷体" w:cs="Times New Roman"/>
          <w:highlight w:val="none"/>
          <w:lang w:val="en-US" w:eastAsia="zh-CN"/>
        </w:rPr>
        <w:t>将上市对赌回购作为进行本次投资的前提条件，同时关注项目的最新进展。</w:t>
      </w:r>
    </w:p>
    <w:p w14:paraId="7B5324D9">
      <w:pPr>
        <w:tabs>
          <w:tab w:val="left" w:pos="567"/>
        </w:tabs>
        <w:spacing w:before="156" w:beforeLines="50" w:after="156" w:afterLines="50" w:line="360" w:lineRule="auto"/>
        <w:outlineLvl w:val="1"/>
        <w:rPr>
          <w:rFonts w:hint="default" w:ascii="Times New Roman" w:hAnsi="Times New Roman" w:eastAsia="楷体" w:cs="Times New Roman"/>
          <w:b/>
          <w:sz w:val="28"/>
          <w:szCs w:val="28"/>
          <w:highlight w:val="none"/>
          <w:lang w:val="en-US" w:eastAsia="zh-CN"/>
        </w:rPr>
      </w:pPr>
      <w:bookmarkStart w:id="20" w:name="_Toc29534"/>
      <w:r>
        <w:rPr>
          <w:rFonts w:hint="default" w:ascii="Times New Roman" w:hAnsi="Times New Roman" w:eastAsia="楷体" w:cs="Times New Roman"/>
          <w:b/>
          <w:sz w:val="28"/>
          <w:szCs w:val="28"/>
          <w:highlight w:val="none"/>
          <w:lang w:val="en-US" w:eastAsia="zh-CN"/>
        </w:rPr>
        <w:t>第四节 项目研判</w:t>
      </w:r>
      <w:bookmarkEnd w:id="20"/>
    </w:p>
    <w:p w14:paraId="7EB3B21C">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u w:val="single"/>
          <w:lang w:eastAsia="zh-CN"/>
        </w:rPr>
      </w:pPr>
      <w:r>
        <w:rPr>
          <w:rFonts w:hint="default" w:ascii="Times New Roman" w:hAnsi="Times New Roman" w:eastAsia="楷体" w:cs="Times New Roman"/>
          <w:b w:val="0"/>
          <w:bCs w:val="0"/>
          <w:sz w:val="24"/>
          <w:szCs w:val="24"/>
          <w:u w:val="single"/>
        </w:rPr>
        <w:t>公司专注3D视觉及机器人智能解决方案，在技术、产品、市场等</w:t>
      </w:r>
      <w:r>
        <w:rPr>
          <w:rFonts w:hint="default" w:ascii="Times New Roman" w:hAnsi="Times New Roman" w:eastAsia="楷体" w:cs="Times New Roman"/>
          <w:b w:val="0"/>
          <w:bCs w:val="0"/>
          <w:sz w:val="24"/>
          <w:szCs w:val="24"/>
          <w:u w:val="single"/>
          <w:lang w:val="en-US" w:eastAsia="zh-CN"/>
        </w:rPr>
        <w:t>方面具有一定</w:t>
      </w:r>
      <w:r>
        <w:rPr>
          <w:rFonts w:hint="default" w:ascii="Times New Roman" w:hAnsi="Times New Roman" w:eastAsia="楷体" w:cs="Times New Roman"/>
          <w:b w:val="0"/>
          <w:bCs w:val="0"/>
          <w:sz w:val="24"/>
          <w:szCs w:val="24"/>
          <w:u w:val="single"/>
        </w:rPr>
        <w:t>优势，</w:t>
      </w:r>
      <w:r>
        <w:rPr>
          <w:rFonts w:hint="default" w:ascii="Times New Roman" w:hAnsi="Times New Roman" w:eastAsia="楷体" w:cs="Times New Roman"/>
          <w:b w:val="0"/>
          <w:bCs w:val="0"/>
          <w:sz w:val="24"/>
          <w:szCs w:val="24"/>
          <w:u w:val="single"/>
          <w:lang w:val="en-US" w:eastAsia="zh-CN"/>
        </w:rPr>
        <w:t>公司</w:t>
      </w:r>
      <w:r>
        <w:rPr>
          <w:rFonts w:hint="default" w:ascii="Times New Roman" w:hAnsi="Times New Roman" w:eastAsia="楷体" w:cs="Times New Roman"/>
          <w:b w:val="0"/>
          <w:bCs w:val="0"/>
          <w:sz w:val="24"/>
          <w:szCs w:val="24"/>
          <w:u w:val="single"/>
        </w:rPr>
        <w:t>所处行业前景广。</w:t>
      </w:r>
      <w:r>
        <w:rPr>
          <w:rFonts w:hint="default" w:ascii="Times New Roman" w:hAnsi="Times New Roman" w:eastAsia="楷体" w:cs="Times New Roman"/>
          <w:b w:val="0"/>
          <w:bCs w:val="0"/>
          <w:sz w:val="24"/>
          <w:szCs w:val="24"/>
          <w:u w:val="single"/>
          <w:lang w:val="en-US" w:eastAsia="zh-CN"/>
        </w:rPr>
        <w:t>同时公司</w:t>
      </w:r>
      <w:r>
        <w:rPr>
          <w:rFonts w:hint="default" w:ascii="Times New Roman" w:hAnsi="Times New Roman" w:eastAsia="楷体" w:cs="Times New Roman"/>
          <w:b w:val="0"/>
          <w:bCs w:val="0"/>
          <w:sz w:val="24"/>
          <w:szCs w:val="24"/>
          <w:u w:val="single"/>
        </w:rPr>
        <w:t>发展</w:t>
      </w:r>
      <w:r>
        <w:rPr>
          <w:rFonts w:hint="default" w:ascii="Times New Roman" w:hAnsi="Times New Roman" w:eastAsia="楷体" w:cs="Times New Roman"/>
          <w:b w:val="0"/>
          <w:bCs w:val="0"/>
          <w:sz w:val="24"/>
          <w:szCs w:val="24"/>
          <w:u w:val="single"/>
          <w:lang w:val="en-US" w:eastAsia="zh-CN"/>
        </w:rPr>
        <w:t>也面临着一定</w:t>
      </w:r>
      <w:r>
        <w:rPr>
          <w:rFonts w:hint="default" w:ascii="Times New Roman" w:hAnsi="Times New Roman" w:eastAsia="楷体" w:cs="Times New Roman"/>
          <w:b w:val="0"/>
          <w:bCs w:val="0"/>
          <w:sz w:val="24"/>
          <w:szCs w:val="24"/>
          <w:u w:val="single"/>
        </w:rPr>
        <w:t>风险挑战</w:t>
      </w:r>
      <w:del w:id="12" w:author="Yexin" w:date="2025-09-01T18:50:06Z">
        <w:r>
          <w:rPr>
            <w:rFonts w:hint="default" w:ascii="Times New Roman" w:hAnsi="Times New Roman" w:eastAsia="楷体" w:cs="Times New Roman"/>
            <w:b w:val="0"/>
            <w:bCs w:val="0"/>
            <w:sz w:val="24"/>
            <w:szCs w:val="24"/>
            <w:u w:val="single"/>
          </w:rPr>
          <w:delText>，</w:delText>
        </w:r>
      </w:del>
      <w:del w:id="13" w:author="Yexin" w:date="2025-09-01T18:50:06Z">
        <w:r>
          <w:rPr>
            <w:rFonts w:hint="default" w:ascii="Times New Roman" w:hAnsi="Times New Roman" w:eastAsia="楷体" w:cs="Times New Roman"/>
            <w:b w:val="0"/>
            <w:bCs w:val="0"/>
            <w:sz w:val="24"/>
            <w:szCs w:val="24"/>
            <w:u w:val="single"/>
            <w:lang w:val="en-US" w:eastAsia="zh-CN"/>
          </w:rPr>
          <w:delText>如公司</w:delText>
        </w:r>
      </w:del>
      <w:del w:id="14" w:author="Yexin" w:date="2025-09-01T18:49:56Z">
        <w:r>
          <w:rPr>
            <w:rFonts w:hint="default" w:ascii="Times New Roman" w:hAnsi="Times New Roman" w:eastAsia="楷体" w:cs="Times New Roman"/>
            <w:b w:val="0"/>
            <w:bCs w:val="0"/>
            <w:sz w:val="24"/>
            <w:szCs w:val="24"/>
            <w:u w:val="single"/>
            <w:lang w:val="en-US" w:eastAsia="zh-CN"/>
          </w:rPr>
          <w:delText>业绩增长稳定性</w:delText>
        </w:r>
      </w:del>
      <w:del w:id="15" w:author="Yexin" w:date="2025-09-01T18:49:59Z">
        <w:r>
          <w:rPr>
            <w:rFonts w:hint="default" w:ascii="Times New Roman" w:hAnsi="Times New Roman" w:eastAsia="楷体" w:cs="Times New Roman"/>
            <w:b w:val="0"/>
            <w:bCs w:val="0"/>
            <w:sz w:val="24"/>
            <w:szCs w:val="24"/>
            <w:u w:val="single"/>
            <w:lang w:val="en-US" w:eastAsia="zh-CN"/>
          </w:rPr>
          <w:delText>等</w:delText>
        </w:r>
      </w:del>
      <w:r>
        <w:rPr>
          <w:rFonts w:hint="default" w:ascii="Times New Roman" w:hAnsi="Times New Roman" w:eastAsia="楷体" w:cs="Times New Roman"/>
          <w:b w:val="0"/>
          <w:bCs w:val="0"/>
          <w:sz w:val="24"/>
          <w:szCs w:val="24"/>
          <w:u w:val="single"/>
          <w:lang w:val="en-US" w:eastAsia="zh-CN"/>
        </w:rPr>
        <w:t>，</w:t>
      </w:r>
      <w:r>
        <w:rPr>
          <w:rFonts w:hint="default" w:ascii="Times New Roman" w:hAnsi="Times New Roman" w:eastAsia="楷体" w:cs="Times New Roman"/>
          <w:b w:val="0"/>
          <w:bCs w:val="0"/>
          <w:sz w:val="24"/>
          <w:szCs w:val="24"/>
          <w:u w:val="single"/>
        </w:rPr>
        <w:t>建议在落实风险应对措施及核心条款（</w:t>
      </w:r>
      <w:ins w:id="16" w:author="Yexin" w:date="2025-09-01T18:49:21Z">
        <w:r>
          <w:rPr>
            <w:rFonts w:hint="eastAsia" w:ascii="Times New Roman" w:hAnsi="Times New Roman" w:eastAsia="楷体" w:cs="Times New Roman"/>
            <w:b w:val="0"/>
            <w:bCs w:val="0"/>
            <w:sz w:val="24"/>
            <w:szCs w:val="24"/>
            <w:u w:val="single"/>
            <w:lang w:val="en-US" w:eastAsia="zh-CN"/>
          </w:rPr>
          <w:t>投前</w:t>
        </w:r>
      </w:ins>
      <w:ins w:id="17" w:author="Yexin" w:date="2025-09-01T18:49:23Z">
        <w:r>
          <w:rPr>
            <w:rFonts w:hint="eastAsia" w:ascii="Times New Roman" w:hAnsi="Times New Roman" w:eastAsia="楷体" w:cs="Times New Roman"/>
            <w:b w:val="0"/>
            <w:bCs w:val="0"/>
            <w:sz w:val="24"/>
            <w:szCs w:val="24"/>
            <w:u w:val="single"/>
            <w:lang w:val="en-US" w:eastAsia="zh-CN"/>
          </w:rPr>
          <w:t>估值、</w:t>
        </w:r>
      </w:ins>
      <w:r>
        <w:rPr>
          <w:rFonts w:hint="default" w:ascii="Times New Roman" w:hAnsi="Times New Roman" w:eastAsia="楷体" w:cs="Times New Roman"/>
          <w:b w:val="0"/>
          <w:bCs w:val="0"/>
          <w:sz w:val="24"/>
          <w:szCs w:val="24"/>
          <w:u w:val="single"/>
        </w:rPr>
        <w:t>退出权等）前提下，推进项目投资</w:t>
      </w:r>
      <w:r>
        <w:rPr>
          <w:rFonts w:hint="default" w:ascii="Times New Roman" w:hAnsi="Times New Roman" w:eastAsia="楷体" w:cs="Times New Roman"/>
          <w:b w:val="0"/>
          <w:bCs w:val="0"/>
          <w:sz w:val="24"/>
          <w:szCs w:val="24"/>
          <w:u w:val="single"/>
          <w:lang w:val="en-US" w:eastAsia="zh-CN"/>
        </w:rPr>
        <w:t>相关</w:t>
      </w:r>
      <w:r>
        <w:rPr>
          <w:rFonts w:hint="default" w:ascii="Times New Roman" w:hAnsi="Times New Roman" w:eastAsia="楷体" w:cs="Times New Roman"/>
          <w:b w:val="0"/>
          <w:bCs w:val="0"/>
          <w:sz w:val="24"/>
          <w:szCs w:val="24"/>
          <w:u w:val="single"/>
        </w:rPr>
        <w:t>事宜。</w:t>
      </w:r>
    </w:p>
    <w:p w14:paraId="0DBF86C4">
      <w:pPr>
        <w:keepNext w:val="0"/>
        <w:keepLines w:val="0"/>
        <w:pageBreakBefore w:val="0"/>
        <w:kinsoku/>
        <w:wordWrap/>
        <w:overflowPunct/>
        <w:topLinePunct w:val="0"/>
        <w:autoSpaceDE/>
        <w:autoSpaceDN/>
        <w:bidi w:val="0"/>
        <w:adjustRightInd/>
        <w:snapToGrid/>
        <w:spacing w:line="360" w:lineRule="auto"/>
        <w:ind w:firstLine="641" w:firstLineChars="200"/>
        <w:textAlignment w:val="auto"/>
        <w:rPr>
          <w:rFonts w:hint="default" w:ascii="Times New Roman" w:hAnsi="Times New Roman" w:eastAsia="楷体" w:cs="Times New Roman"/>
          <w:b/>
          <w:bCs/>
          <w:sz w:val="32"/>
          <w:szCs w:val="32"/>
          <w:lang w:val="zh-CN"/>
        </w:rPr>
      </w:pPr>
      <w:r>
        <w:rPr>
          <w:rFonts w:hint="default" w:ascii="Times New Roman" w:hAnsi="Times New Roman" w:eastAsia="楷体" w:cs="Times New Roman"/>
          <w:b/>
          <w:bCs/>
          <w:sz w:val="32"/>
          <w:szCs w:val="32"/>
          <w:lang w:val="zh-CN"/>
        </w:rPr>
        <w:br w:type="page"/>
      </w:r>
    </w:p>
    <w:p w14:paraId="69CA6889">
      <w:pPr>
        <w:spacing w:before="156" w:beforeLines="50" w:after="156" w:afterLines="50" w:line="360" w:lineRule="auto"/>
        <w:jc w:val="center"/>
        <w:outlineLvl w:val="0"/>
        <w:rPr>
          <w:rFonts w:hint="default" w:ascii="Times New Roman" w:hAnsi="Times New Roman" w:eastAsia="楷体" w:cs="Times New Roman"/>
          <w:b/>
          <w:bCs/>
          <w:sz w:val="32"/>
          <w:szCs w:val="32"/>
          <w:lang w:val="zh-CN"/>
        </w:rPr>
      </w:pPr>
      <w:bookmarkStart w:id="21" w:name="_Toc13481"/>
      <w:r>
        <w:rPr>
          <w:rFonts w:hint="default" w:ascii="Times New Roman" w:hAnsi="Times New Roman" w:eastAsia="楷体" w:cs="Times New Roman"/>
          <w:b/>
          <w:bCs/>
          <w:sz w:val="32"/>
          <w:szCs w:val="32"/>
          <w:lang w:val="zh-CN"/>
        </w:rPr>
        <w:t>第二章</w:t>
      </w:r>
      <w:r>
        <w:rPr>
          <w:rFonts w:hint="default" w:ascii="Times New Roman" w:hAnsi="Times New Roman" w:eastAsia="楷体" w:cs="Times New Roman"/>
          <w:b/>
          <w:bCs/>
          <w:sz w:val="32"/>
          <w:szCs w:val="32"/>
          <w:lang w:val="en-US" w:eastAsia="zh-CN"/>
        </w:rPr>
        <w:t xml:space="preserve"> </w:t>
      </w:r>
      <w:r>
        <w:rPr>
          <w:rFonts w:hint="default" w:ascii="Times New Roman" w:hAnsi="Times New Roman" w:eastAsia="楷体" w:cs="Times New Roman"/>
          <w:b/>
          <w:bCs/>
          <w:sz w:val="32"/>
          <w:szCs w:val="32"/>
          <w:lang w:val="zh-CN"/>
        </w:rPr>
        <w:t>公司基本情况</w:t>
      </w:r>
      <w:bookmarkEnd w:id="21"/>
    </w:p>
    <w:p w14:paraId="44F9D608">
      <w:pPr>
        <w:keepNext w:val="0"/>
        <w:keepLines w:val="0"/>
        <w:pageBreakBefore w:val="0"/>
        <w:widowControl/>
        <w:tabs>
          <w:tab w:val="left" w:pos="567"/>
        </w:tabs>
        <w:kinsoku/>
        <w:wordWrap/>
        <w:overflowPunct/>
        <w:topLinePunct w:val="0"/>
        <w:autoSpaceDE/>
        <w:autoSpaceDN/>
        <w:bidi w:val="0"/>
        <w:adjustRightInd/>
        <w:snapToGrid/>
        <w:spacing w:before="156" w:beforeLines="50" w:after="156" w:afterLines="50" w:line="360" w:lineRule="auto"/>
        <w:ind w:firstLine="561" w:firstLineChars="200"/>
        <w:textAlignment w:val="auto"/>
        <w:outlineLvl w:val="1"/>
        <w:rPr>
          <w:rFonts w:hint="default" w:ascii="Times New Roman" w:hAnsi="Times New Roman" w:eastAsia="楷体" w:cs="Times New Roman"/>
          <w:b/>
          <w:sz w:val="28"/>
          <w:szCs w:val="28"/>
        </w:rPr>
      </w:pPr>
      <w:bookmarkStart w:id="22" w:name="_Toc19639"/>
      <w:r>
        <w:rPr>
          <w:rFonts w:hint="default" w:ascii="Times New Roman" w:hAnsi="Times New Roman" w:eastAsia="楷体" w:cs="Times New Roman"/>
          <w:b/>
          <w:sz w:val="28"/>
          <w:szCs w:val="28"/>
        </w:rPr>
        <w:t>第一节</w:t>
      </w:r>
      <w:r>
        <w:rPr>
          <w:rFonts w:hint="default" w:ascii="Times New Roman" w:hAnsi="Times New Roman" w:eastAsia="楷体" w:cs="Times New Roman"/>
          <w:b/>
          <w:sz w:val="28"/>
          <w:szCs w:val="28"/>
          <w:lang w:val="en-US" w:eastAsia="zh-CN"/>
        </w:rPr>
        <w:t xml:space="preserve"> </w:t>
      </w:r>
      <w:r>
        <w:rPr>
          <w:rFonts w:hint="default" w:ascii="Times New Roman" w:hAnsi="Times New Roman" w:eastAsia="楷体" w:cs="Times New Roman"/>
          <w:b/>
          <w:sz w:val="28"/>
          <w:szCs w:val="28"/>
        </w:rPr>
        <w:t>公司基本信息</w:t>
      </w:r>
      <w:bookmarkEnd w:id="22"/>
    </w:p>
    <w:tbl>
      <w:tblPr>
        <w:tblStyle w:val="79"/>
        <w:tblW w:w="4999" w:type="pct"/>
        <w:tblInd w:w="0" w:type="dxa"/>
        <w:tblBorders>
          <w:top w:val="single" w:color="auto" w:sz="18" w:space="0"/>
          <w:left w:val="single" w:color="auto" w:sz="18" w:space="0"/>
          <w:bottom w:val="single" w:color="auto" w:sz="18" w:space="0"/>
          <w:right w:val="single" w:color="auto" w:sz="18" w:space="0"/>
          <w:insideH w:val="single" w:color="000000" w:sz="4" w:space="0"/>
          <w:insideV w:val="single" w:color="000000" w:sz="4" w:space="0"/>
        </w:tblBorders>
        <w:tblLayout w:type="autofit"/>
        <w:tblCellMar>
          <w:top w:w="0" w:type="dxa"/>
          <w:left w:w="0" w:type="dxa"/>
          <w:bottom w:w="0" w:type="dxa"/>
          <w:right w:w="0" w:type="dxa"/>
        </w:tblCellMar>
      </w:tblPr>
      <w:tblGrid>
        <w:gridCol w:w="2417"/>
        <w:gridCol w:w="5933"/>
      </w:tblGrid>
      <w:tr w14:paraId="192EC240">
        <w:tblPrEx>
          <w:tblBorders>
            <w:top w:val="single" w:color="auto" w:sz="18" w:space="0"/>
            <w:left w:val="single" w:color="auto" w:sz="18" w:space="0"/>
            <w:bottom w:val="single" w:color="auto" w:sz="18" w:space="0"/>
            <w:right w:val="single" w:color="auto" w:sz="18" w:space="0"/>
            <w:insideH w:val="single" w:color="000000" w:sz="4" w:space="0"/>
            <w:insideV w:val="single" w:color="000000" w:sz="4" w:space="0"/>
          </w:tblBorders>
        </w:tblPrEx>
        <w:trPr>
          <w:trHeight w:val="395" w:hRule="atLeast"/>
        </w:trPr>
        <w:tc>
          <w:tcPr>
            <w:tcW w:w="1447" w:type="pct"/>
            <w:vAlign w:val="center"/>
          </w:tcPr>
          <w:p w14:paraId="1FE59416">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t>公司名称</w:t>
            </w:r>
          </w:p>
        </w:tc>
        <w:tc>
          <w:tcPr>
            <w:tcW w:w="3552" w:type="pct"/>
            <w:vAlign w:val="top"/>
          </w:tcPr>
          <w:p w14:paraId="6224CA55">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eastAsia="楷体" w:cs="Times New Roman"/>
                <w:b w:val="0"/>
                <w:bCs w:val="0"/>
                <w:sz w:val="21"/>
                <w:szCs w:val="21"/>
              </w:rPr>
            </w:pPr>
            <w:r>
              <w:rPr>
                <w:rFonts w:hint="default" w:ascii="Times New Roman" w:hAnsi="Times New Roman" w:eastAsia="楷体" w:cs="Times New Roman"/>
                <w:b w:val="0"/>
                <w:bCs w:val="0"/>
                <w:sz w:val="21"/>
                <w:szCs w:val="21"/>
              </w:rPr>
              <w:t>杭州灵西机器人智能科技有限公司</w:t>
            </w:r>
          </w:p>
        </w:tc>
      </w:tr>
      <w:tr w14:paraId="2F7D67AD">
        <w:tblPrEx>
          <w:tblBorders>
            <w:top w:val="single" w:color="auto" w:sz="18" w:space="0"/>
            <w:left w:val="single" w:color="auto" w:sz="18" w:space="0"/>
            <w:bottom w:val="single" w:color="auto" w:sz="18" w:space="0"/>
            <w:right w:val="single" w:color="auto" w:sz="18" w:space="0"/>
            <w:insideH w:val="single" w:color="000000" w:sz="4" w:space="0"/>
            <w:insideV w:val="single" w:color="000000" w:sz="4" w:space="0"/>
          </w:tblBorders>
        </w:tblPrEx>
        <w:trPr>
          <w:trHeight w:val="395" w:hRule="atLeast"/>
        </w:trPr>
        <w:tc>
          <w:tcPr>
            <w:tcW w:w="1447" w:type="pct"/>
            <w:vAlign w:val="center"/>
          </w:tcPr>
          <w:p w14:paraId="0F6F98B8">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rPr>
              <w:t>统一社会信用代码</w:t>
            </w:r>
          </w:p>
        </w:tc>
        <w:tc>
          <w:tcPr>
            <w:tcW w:w="3552" w:type="pct"/>
            <w:vAlign w:val="top"/>
          </w:tcPr>
          <w:p w14:paraId="38555CB9">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eastAsia="楷体" w:cs="Times New Roman"/>
                <w:b w:val="0"/>
                <w:bCs w:val="0"/>
                <w:sz w:val="21"/>
                <w:szCs w:val="21"/>
              </w:rPr>
            </w:pPr>
            <w:r>
              <w:rPr>
                <w:rFonts w:hint="default" w:ascii="Times New Roman" w:hAnsi="Times New Roman" w:eastAsia="楷体" w:cs="Times New Roman"/>
                <w:b w:val="0"/>
                <w:bCs w:val="0"/>
                <w:sz w:val="21"/>
                <w:szCs w:val="21"/>
              </w:rPr>
              <w:t>91330110MA2CC0XC5L</w:t>
            </w:r>
          </w:p>
        </w:tc>
      </w:tr>
      <w:tr w14:paraId="4F162F8F">
        <w:tblPrEx>
          <w:tblBorders>
            <w:top w:val="single" w:color="auto" w:sz="18" w:space="0"/>
            <w:left w:val="single" w:color="auto" w:sz="18" w:space="0"/>
            <w:bottom w:val="single" w:color="auto" w:sz="18" w:space="0"/>
            <w:right w:val="single" w:color="auto" w:sz="18" w:space="0"/>
            <w:insideH w:val="single" w:color="000000" w:sz="4" w:space="0"/>
            <w:insideV w:val="single" w:color="000000" w:sz="4" w:space="0"/>
          </w:tblBorders>
        </w:tblPrEx>
        <w:trPr>
          <w:trHeight w:val="369" w:hRule="atLeast"/>
        </w:trPr>
        <w:tc>
          <w:tcPr>
            <w:tcW w:w="1447" w:type="pct"/>
            <w:vAlign w:val="center"/>
          </w:tcPr>
          <w:p w14:paraId="01DD25B2">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rPr>
              <w:t>公司类型</w:t>
            </w:r>
          </w:p>
        </w:tc>
        <w:tc>
          <w:tcPr>
            <w:tcW w:w="3552" w:type="pct"/>
            <w:vAlign w:val="top"/>
          </w:tcPr>
          <w:p w14:paraId="4796F324">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eastAsia="楷体" w:cs="Times New Roman"/>
                <w:b w:val="0"/>
                <w:bCs w:val="0"/>
                <w:sz w:val="21"/>
                <w:szCs w:val="21"/>
                <w:lang w:val="en-US" w:eastAsia="zh-CN"/>
              </w:rPr>
            </w:pPr>
            <w:r>
              <w:rPr>
                <w:rFonts w:hint="default" w:ascii="Times New Roman" w:hAnsi="Times New Roman" w:eastAsia="楷体" w:cs="Times New Roman"/>
                <w:b w:val="0"/>
                <w:bCs w:val="0"/>
                <w:sz w:val="21"/>
                <w:szCs w:val="21"/>
                <w:lang w:val="en-US" w:eastAsia="zh-CN"/>
              </w:rPr>
              <w:t>其他有限责任公司</w:t>
            </w:r>
          </w:p>
        </w:tc>
      </w:tr>
      <w:tr w14:paraId="73D8712E">
        <w:tblPrEx>
          <w:tblBorders>
            <w:top w:val="single" w:color="auto" w:sz="18" w:space="0"/>
            <w:left w:val="single" w:color="auto" w:sz="18" w:space="0"/>
            <w:bottom w:val="single" w:color="auto" w:sz="18" w:space="0"/>
            <w:right w:val="single" w:color="auto" w:sz="18" w:space="0"/>
            <w:insideH w:val="single" w:color="000000" w:sz="4" w:space="0"/>
            <w:insideV w:val="single" w:color="000000" w:sz="4" w:space="0"/>
          </w:tblBorders>
        </w:tblPrEx>
        <w:trPr>
          <w:trHeight w:val="390" w:hRule="atLeast"/>
        </w:trPr>
        <w:tc>
          <w:tcPr>
            <w:tcW w:w="1447" w:type="pct"/>
            <w:vAlign w:val="center"/>
          </w:tcPr>
          <w:p w14:paraId="11FAD70B">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rPr>
              <w:t>住所</w:t>
            </w:r>
          </w:p>
        </w:tc>
        <w:tc>
          <w:tcPr>
            <w:tcW w:w="3552" w:type="pct"/>
            <w:vAlign w:val="top"/>
          </w:tcPr>
          <w:p w14:paraId="01A7E210">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eastAsia="楷体" w:cs="Times New Roman"/>
                <w:b w:val="0"/>
                <w:bCs w:val="0"/>
                <w:sz w:val="21"/>
                <w:szCs w:val="21"/>
                <w:lang w:val="en-US" w:eastAsia="zh-CN"/>
              </w:rPr>
            </w:pPr>
            <w:r>
              <w:rPr>
                <w:rFonts w:hint="default" w:ascii="Times New Roman" w:hAnsi="Times New Roman" w:eastAsia="楷体" w:cs="Times New Roman"/>
                <w:b w:val="0"/>
                <w:bCs w:val="0"/>
                <w:sz w:val="21"/>
                <w:szCs w:val="21"/>
                <w:lang w:val="en-US" w:eastAsia="zh-CN"/>
              </w:rPr>
              <w:t>浙江省杭州市余杭区五常街道爱橙街1号阿里巴巴数字生态创新园10幢W区6单元1层W105室</w:t>
            </w:r>
          </w:p>
        </w:tc>
      </w:tr>
      <w:tr w14:paraId="76A5FEFB">
        <w:tblPrEx>
          <w:tblBorders>
            <w:top w:val="single" w:color="auto" w:sz="18" w:space="0"/>
            <w:left w:val="single" w:color="auto" w:sz="18" w:space="0"/>
            <w:bottom w:val="single" w:color="auto" w:sz="18" w:space="0"/>
            <w:right w:val="single" w:color="auto" w:sz="18" w:space="0"/>
            <w:insideH w:val="single" w:color="000000" w:sz="4" w:space="0"/>
            <w:insideV w:val="single" w:color="000000" w:sz="4" w:space="0"/>
          </w:tblBorders>
        </w:tblPrEx>
        <w:trPr>
          <w:trHeight w:val="369" w:hRule="atLeast"/>
        </w:trPr>
        <w:tc>
          <w:tcPr>
            <w:tcW w:w="1447" w:type="pct"/>
            <w:vAlign w:val="center"/>
          </w:tcPr>
          <w:p w14:paraId="06BC3F20">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rPr>
              <w:t>法定代表人</w:t>
            </w:r>
          </w:p>
        </w:tc>
        <w:tc>
          <w:tcPr>
            <w:tcW w:w="3552" w:type="pct"/>
            <w:vAlign w:val="top"/>
          </w:tcPr>
          <w:p w14:paraId="52836BAB">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eastAsia="楷体" w:cs="Times New Roman"/>
                <w:b w:val="0"/>
                <w:bCs w:val="0"/>
                <w:sz w:val="21"/>
                <w:szCs w:val="21"/>
                <w:lang w:val="en-US" w:eastAsia="zh-CN"/>
              </w:rPr>
            </w:pPr>
            <w:r>
              <w:rPr>
                <w:rFonts w:hint="default" w:ascii="Times New Roman" w:hAnsi="Times New Roman" w:eastAsia="楷体" w:cs="Times New Roman"/>
                <w:b w:val="0"/>
                <w:bCs w:val="0"/>
                <w:sz w:val="21"/>
                <w:szCs w:val="21"/>
                <w:lang w:val="en-US" w:eastAsia="zh-CN"/>
              </w:rPr>
              <w:t>丁丁</w:t>
            </w:r>
          </w:p>
        </w:tc>
      </w:tr>
      <w:tr w14:paraId="4A54C083">
        <w:tblPrEx>
          <w:tblBorders>
            <w:top w:val="single" w:color="auto" w:sz="18" w:space="0"/>
            <w:left w:val="single" w:color="auto" w:sz="18" w:space="0"/>
            <w:bottom w:val="single" w:color="auto" w:sz="18" w:space="0"/>
            <w:right w:val="single" w:color="auto" w:sz="18" w:space="0"/>
            <w:insideH w:val="single" w:color="000000" w:sz="4" w:space="0"/>
            <w:insideV w:val="single" w:color="000000" w:sz="4" w:space="0"/>
          </w:tblBorders>
        </w:tblPrEx>
        <w:trPr>
          <w:trHeight w:val="379" w:hRule="atLeast"/>
        </w:trPr>
        <w:tc>
          <w:tcPr>
            <w:tcW w:w="1447" w:type="pct"/>
            <w:vAlign w:val="center"/>
          </w:tcPr>
          <w:p w14:paraId="25B4E493">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rPr>
              <w:t>注册资本</w:t>
            </w:r>
          </w:p>
        </w:tc>
        <w:tc>
          <w:tcPr>
            <w:tcW w:w="3552" w:type="pct"/>
            <w:vAlign w:val="top"/>
          </w:tcPr>
          <w:p w14:paraId="691C4EB7">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eastAsia="楷体" w:cs="Times New Roman"/>
                <w:b w:val="0"/>
                <w:bCs w:val="0"/>
                <w:sz w:val="21"/>
                <w:szCs w:val="21"/>
                <w:lang w:val="en-US" w:eastAsia="zh-CN"/>
              </w:rPr>
            </w:pPr>
            <w:r>
              <w:rPr>
                <w:rFonts w:hint="default" w:ascii="Times New Roman" w:hAnsi="Times New Roman" w:eastAsia="楷体" w:cs="Times New Roman"/>
                <w:b w:val="0"/>
                <w:bCs w:val="0"/>
                <w:sz w:val="21"/>
                <w:szCs w:val="21"/>
                <w:lang w:val="en-US" w:eastAsia="zh-CN"/>
              </w:rPr>
              <w:t>170.839133万元</w:t>
            </w:r>
          </w:p>
        </w:tc>
      </w:tr>
      <w:tr w14:paraId="5371AAD2">
        <w:tblPrEx>
          <w:tblBorders>
            <w:top w:val="single" w:color="auto" w:sz="18" w:space="0"/>
            <w:left w:val="single" w:color="auto" w:sz="18" w:space="0"/>
            <w:bottom w:val="single" w:color="auto" w:sz="18" w:space="0"/>
            <w:right w:val="single" w:color="auto" w:sz="18" w:space="0"/>
            <w:insideH w:val="single" w:color="000000" w:sz="4" w:space="0"/>
            <w:insideV w:val="single" w:color="000000" w:sz="4" w:space="0"/>
          </w:tblBorders>
        </w:tblPrEx>
        <w:trPr>
          <w:trHeight w:val="380" w:hRule="atLeast"/>
        </w:trPr>
        <w:tc>
          <w:tcPr>
            <w:tcW w:w="1447" w:type="pct"/>
            <w:vAlign w:val="center"/>
          </w:tcPr>
          <w:p w14:paraId="327126F0">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rPr>
              <w:t>成立日期</w:t>
            </w:r>
          </w:p>
        </w:tc>
        <w:tc>
          <w:tcPr>
            <w:tcW w:w="3552" w:type="pct"/>
            <w:vAlign w:val="top"/>
          </w:tcPr>
          <w:p w14:paraId="12B63290">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eastAsia="楷体" w:cs="Times New Roman"/>
                <w:b w:val="0"/>
                <w:bCs w:val="0"/>
                <w:sz w:val="21"/>
                <w:szCs w:val="21"/>
                <w:lang w:eastAsia="zh-CN"/>
              </w:rPr>
            </w:pPr>
            <w:r>
              <w:rPr>
                <w:rFonts w:hint="default" w:ascii="Times New Roman" w:hAnsi="Times New Roman" w:eastAsia="楷体" w:cs="Times New Roman"/>
                <w:b w:val="0"/>
                <w:bCs w:val="0"/>
                <w:sz w:val="21"/>
                <w:szCs w:val="21"/>
              </w:rPr>
              <w:t>2018</w:t>
            </w:r>
            <w:r>
              <w:rPr>
                <w:rFonts w:hint="default" w:ascii="Times New Roman" w:hAnsi="Times New Roman" w:eastAsia="楷体" w:cs="Times New Roman"/>
                <w:b w:val="0"/>
                <w:bCs w:val="0"/>
                <w:sz w:val="21"/>
                <w:szCs w:val="21"/>
                <w:lang w:val="en-US" w:eastAsia="zh-CN"/>
              </w:rPr>
              <w:t>年</w:t>
            </w:r>
            <w:r>
              <w:rPr>
                <w:rFonts w:hint="default" w:ascii="Times New Roman" w:hAnsi="Times New Roman" w:eastAsia="楷体" w:cs="Times New Roman"/>
                <w:b w:val="0"/>
                <w:bCs w:val="0"/>
                <w:sz w:val="21"/>
                <w:szCs w:val="21"/>
              </w:rPr>
              <w:t>5</w:t>
            </w:r>
            <w:r>
              <w:rPr>
                <w:rFonts w:hint="default" w:ascii="Times New Roman" w:hAnsi="Times New Roman" w:eastAsia="楷体" w:cs="Times New Roman"/>
                <w:b w:val="0"/>
                <w:bCs w:val="0"/>
                <w:sz w:val="21"/>
                <w:szCs w:val="21"/>
                <w:lang w:val="en-US" w:eastAsia="zh-CN"/>
              </w:rPr>
              <w:t>月</w:t>
            </w:r>
            <w:r>
              <w:rPr>
                <w:rFonts w:hint="default" w:ascii="Times New Roman" w:hAnsi="Times New Roman" w:eastAsia="楷体" w:cs="Times New Roman"/>
                <w:b w:val="0"/>
                <w:bCs w:val="0"/>
                <w:sz w:val="21"/>
                <w:szCs w:val="21"/>
              </w:rPr>
              <w:t>23</w:t>
            </w:r>
            <w:r>
              <w:rPr>
                <w:rFonts w:hint="default" w:ascii="Times New Roman" w:hAnsi="Times New Roman" w:eastAsia="楷体" w:cs="Times New Roman"/>
                <w:b w:val="0"/>
                <w:bCs w:val="0"/>
                <w:sz w:val="21"/>
                <w:szCs w:val="21"/>
                <w:lang w:eastAsia="zh-CN"/>
              </w:rPr>
              <w:t>日</w:t>
            </w:r>
          </w:p>
        </w:tc>
      </w:tr>
      <w:tr w14:paraId="13433D69">
        <w:tblPrEx>
          <w:tblBorders>
            <w:top w:val="single" w:color="auto" w:sz="18" w:space="0"/>
            <w:left w:val="single" w:color="auto" w:sz="18" w:space="0"/>
            <w:bottom w:val="single" w:color="auto" w:sz="18" w:space="0"/>
            <w:right w:val="single" w:color="auto" w:sz="18" w:space="0"/>
            <w:insideH w:val="single" w:color="000000" w:sz="4" w:space="0"/>
            <w:insideV w:val="single" w:color="000000" w:sz="4" w:space="0"/>
          </w:tblBorders>
        </w:tblPrEx>
        <w:trPr>
          <w:trHeight w:val="369" w:hRule="atLeast"/>
        </w:trPr>
        <w:tc>
          <w:tcPr>
            <w:tcW w:w="1447" w:type="pct"/>
            <w:vAlign w:val="center"/>
          </w:tcPr>
          <w:p w14:paraId="6E186A42">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rPr>
              <w:t>营业期限</w:t>
            </w:r>
          </w:p>
        </w:tc>
        <w:tc>
          <w:tcPr>
            <w:tcW w:w="3552" w:type="pct"/>
            <w:vAlign w:val="top"/>
          </w:tcPr>
          <w:p w14:paraId="71CF2728">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eastAsia="楷体" w:cs="Times New Roman"/>
                <w:b w:val="0"/>
                <w:bCs w:val="0"/>
                <w:sz w:val="21"/>
                <w:szCs w:val="21"/>
              </w:rPr>
            </w:pPr>
            <w:r>
              <w:rPr>
                <w:rFonts w:hint="default" w:ascii="Times New Roman" w:hAnsi="Times New Roman" w:eastAsia="楷体" w:cs="Times New Roman"/>
                <w:b w:val="0"/>
                <w:bCs w:val="0"/>
                <w:sz w:val="21"/>
                <w:szCs w:val="21"/>
              </w:rPr>
              <w:t>2018</w:t>
            </w:r>
            <w:r>
              <w:rPr>
                <w:rFonts w:hint="default" w:ascii="Times New Roman" w:hAnsi="Times New Roman" w:eastAsia="楷体" w:cs="Times New Roman"/>
                <w:b w:val="0"/>
                <w:bCs w:val="0"/>
                <w:sz w:val="21"/>
                <w:szCs w:val="21"/>
                <w:lang w:val="en-US" w:eastAsia="zh-CN"/>
              </w:rPr>
              <w:t>年</w:t>
            </w:r>
            <w:r>
              <w:rPr>
                <w:rFonts w:hint="default" w:ascii="Times New Roman" w:hAnsi="Times New Roman" w:eastAsia="楷体" w:cs="Times New Roman"/>
                <w:b w:val="0"/>
                <w:bCs w:val="0"/>
                <w:sz w:val="21"/>
                <w:szCs w:val="21"/>
              </w:rPr>
              <w:t>5</w:t>
            </w:r>
            <w:r>
              <w:rPr>
                <w:rFonts w:hint="default" w:ascii="Times New Roman" w:hAnsi="Times New Roman" w:eastAsia="楷体" w:cs="Times New Roman"/>
                <w:b w:val="0"/>
                <w:bCs w:val="0"/>
                <w:sz w:val="21"/>
                <w:szCs w:val="21"/>
                <w:lang w:val="en-US" w:eastAsia="zh-CN"/>
              </w:rPr>
              <w:t>月</w:t>
            </w:r>
            <w:r>
              <w:rPr>
                <w:rFonts w:hint="default" w:ascii="Times New Roman" w:hAnsi="Times New Roman" w:eastAsia="楷体" w:cs="Times New Roman"/>
                <w:b w:val="0"/>
                <w:bCs w:val="0"/>
                <w:sz w:val="21"/>
                <w:szCs w:val="21"/>
              </w:rPr>
              <w:t>23</w:t>
            </w:r>
            <w:r>
              <w:rPr>
                <w:rFonts w:hint="default" w:ascii="Times New Roman" w:hAnsi="Times New Roman" w:eastAsia="楷体" w:cs="Times New Roman"/>
                <w:b w:val="0"/>
                <w:bCs w:val="0"/>
                <w:sz w:val="21"/>
                <w:szCs w:val="21"/>
                <w:lang w:eastAsia="zh-CN"/>
              </w:rPr>
              <w:t>日</w:t>
            </w:r>
            <w:r>
              <w:rPr>
                <w:rFonts w:hint="default" w:ascii="Times New Roman" w:hAnsi="Times New Roman" w:eastAsia="楷体" w:cs="Times New Roman"/>
                <w:b w:val="0"/>
                <w:bCs w:val="0"/>
                <w:sz w:val="21"/>
                <w:szCs w:val="21"/>
              </w:rPr>
              <w:t>至无固定期限</w:t>
            </w:r>
          </w:p>
        </w:tc>
      </w:tr>
      <w:tr w14:paraId="405FC80B">
        <w:tblPrEx>
          <w:tblBorders>
            <w:top w:val="single" w:color="auto" w:sz="18" w:space="0"/>
            <w:left w:val="single" w:color="auto" w:sz="18" w:space="0"/>
            <w:bottom w:val="single" w:color="auto" w:sz="18" w:space="0"/>
            <w:right w:val="single" w:color="auto" w:sz="18" w:space="0"/>
            <w:insideH w:val="single" w:color="000000" w:sz="4" w:space="0"/>
            <w:insideV w:val="single" w:color="000000" w:sz="4" w:space="0"/>
          </w:tblBorders>
        </w:tblPrEx>
        <w:trPr>
          <w:trHeight w:val="2508" w:hRule="atLeast"/>
        </w:trPr>
        <w:tc>
          <w:tcPr>
            <w:tcW w:w="1447" w:type="pct"/>
            <w:vAlign w:val="center"/>
          </w:tcPr>
          <w:p w14:paraId="6166514B">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rPr>
              <w:t>经营范围</w:t>
            </w:r>
          </w:p>
        </w:tc>
        <w:tc>
          <w:tcPr>
            <w:tcW w:w="3552" w:type="pct"/>
            <w:vAlign w:val="top"/>
          </w:tcPr>
          <w:p w14:paraId="1840F50A">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eastAsia="楷体" w:cs="Times New Roman"/>
                <w:b w:val="0"/>
                <w:bCs w:val="0"/>
                <w:sz w:val="21"/>
                <w:szCs w:val="21"/>
              </w:rPr>
            </w:pPr>
            <w:r>
              <w:rPr>
                <w:rFonts w:hint="default" w:ascii="Times New Roman" w:hAnsi="Times New Roman" w:eastAsia="楷体" w:cs="Times New Roman"/>
                <w:b w:val="0"/>
                <w:bCs w:val="0"/>
                <w:sz w:val="21"/>
                <w:szCs w:val="21"/>
              </w:rPr>
              <w:t>一般项目：智能机器人的研发；人工智能基础软件开发；人工智能应用软件开发；软件开发；机械设备研发；工程和技术研究和试验发展；人工智能行业应用系统集成服务；照相机及器材制造；智能基础制造装备制造；通用设备制造（不含特种设备制造）；机械零件、零部件加工；人工智能硬件销售；工业机器人销售；计算机软硬件及辅助设备零售；智能基础制造装备销售；涂装设备销售（除依法须经批准的项目外，凭营业执照依法自主开展经营活动）。</w:t>
            </w:r>
          </w:p>
        </w:tc>
      </w:tr>
      <w:tr w14:paraId="1BAE5354">
        <w:tblPrEx>
          <w:tblBorders>
            <w:top w:val="single" w:color="auto" w:sz="18" w:space="0"/>
            <w:left w:val="single" w:color="auto" w:sz="18" w:space="0"/>
            <w:bottom w:val="single" w:color="auto" w:sz="18" w:space="0"/>
            <w:right w:val="single" w:color="auto" w:sz="18" w:space="0"/>
            <w:insideH w:val="single" w:color="000000" w:sz="4" w:space="0"/>
            <w:insideV w:val="single" w:color="000000" w:sz="4" w:space="0"/>
          </w:tblBorders>
        </w:tblPrEx>
        <w:trPr>
          <w:trHeight w:val="395" w:hRule="atLeast"/>
        </w:trPr>
        <w:tc>
          <w:tcPr>
            <w:tcW w:w="1447" w:type="pct"/>
            <w:vAlign w:val="top"/>
          </w:tcPr>
          <w:p w14:paraId="18FAE264">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rPr>
              <w:t>登记状态</w:t>
            </w:r>
          </w:p>
        </w:tc>
        <w:tc>
          <w:tcPr>
            <w:tcW w:w="3552" w:type="pct"/>
            <w:vAlign w:val="top"/>
          </w:tcPr>
          <w:p w14:paraId="7721F71E">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eastAsia="楷体" w:cs="Times New Roman"/>
                <w:b w:val="0"/>
                <w:bCs w:val="0"/>
                <w:sz w:val="21"/>
                <w:szCs w:val="21"/>
              </w:rPr>
            </w:pPr>
            <w:r>
              <w:rPr>
                <w:rFonts w:hint="default" w:ascii="Times New Roman" w:hAnsi="Times New Roman" w:eastAsia="楷体" w:cs="Times New Roman"/>
                <w:b w:val="0"/>
                <w:bCs w:val="0"/>
                <w:sz w:val="21"/>
                <w:szCs w:val="21"/>
              </w:rPr>
              <w:t>存续</w:t>
            </w:r>
          </w:p>
        </w:tc>
      </w:tr>
    </w:tbl>
    <w:p w14:paraId="0C39BF34">
      <w:pPr>
        <w:keepNext w:val="0"/>
        <w:keepLines w:val="0"/>
        <w:pageBreakBefore w:val="0"/>
        <w:widowControl/>
        <w:tabs>
          <w:tab w:val="left" w:pos="567"/>
        </w:tabs>
        <w:kinsoku/>
        <w:wordWrap/>
        <w:overflowPunct/>
        <w:topLinePunct w:val="0"/>
        <w:autoSpaceDE/>
        <w:autoSpaceDN/>
        <w:bidi w:val="0"/>
        <w:adjustRightInd/>
        <w:snapToGrid/>
        <w:spacing w:before="156" w:beforeLines="50" w:after="156" w:afterLines="50" w:line="360" w:lineRule="auto"/>
        <w:ind w:firstLine="561" w:firstLineChars="200"/>
        <w:textAlignment w:val="auto"/>
        <w:outlineLvl w:val="1"/>
        <w:rPr>
          <w:rFonts w:hint="default" w:ascii="Times New Roman" w:hAnsi="Times New Roman" w:eastAsia="楷体" w:cs="Times New Roman"/>
          <w:b/>
          <w:sz w:val="28"/>
          <w:szCs w:val="28"/>
          <w:lang w:val="en-US" w:eastAsia="zh-CN"/>
        </w:rPr>
      </w:pPr>
      <w:bookmarkStart w:id="23" w:name="_Toc15148"/>
      <w:r>
        <w:rPr>
          <w:rFonts w:hint="default" w:ascii="Times New Roman" w:hAnsi="Times New Roman" w:eastAsia="楷体" w:cs="Times New Roman"/>
          <w:b/>
          <w:sz w:val="28"/>
          <w:szCs w:val="28"/>
        </w:rPr>
        <w:t>第二节</w:t>
      </w:r>
      <w:r>
        <w:rPr>
          <w:rFonts w:hint="default" w:ascii="Times New Roman" w:hAnsi="Times New Roman" w:eastAsia="楷体" w:cs="Times New Roman"/>
          <w:b/>
          <w:sz w:val="28"/>
          <w:szCs w:val="28"/>
          <w:lang w:val="en-US" w:eastAsia="zh-CN"/>
        </w:rPr>
        <w:t xml:space="preserve"> </w:t>
      </w:r>
      <w:r>
        <w:rPr>
          <w:rFonts w:hint="default" w:ascii="Times New Roman" w:hAnsi="Times New Roman" w:eastAsia="楷体" w:cs="Times New Roman"/>
          <w:b/>
          <w:sz w:val="28"/>
          <w:szCs w:val="28"/>
        </w:rPr>
        <w:t>公司历史</w:t>
      </w:r>
      <w:r>
        <w:rPr>
          <w:rFonts w:hint="default" w:ascii="Times New Roman" w:hAnsi="Times New Roman" w:eastAsia="楷体" w:cs="Times New Roman"/>
          <w:b/>
          <w:sz w:val="28"/>
          <w:szCs w:val="28"/>
          <w:lang w:val="en-US" w:eastAsia="zh-CN"/>
        </w:rPr>
        <w:t>融资情况</w:t>
      </w:r>
      <w:bookmarkEnd w:id="23"/>
    </w:p>
    <w:p w14:paraId="58BA424C">
      <w:pPr>
        <w:keepNext w:val="0"/>
        <w:keepLines w:val="0"/>
        <w:pageBreakBefore w:val="0"/>
        <w:widowControl/>
        <w:tabs>
          <w:tab w:val="left" w:pos="567"/>
        </w:tabs>
        <w:kinsoku/>
        <w:wordWrap/>
        <w:overflowPunct/>
        <w:topLinePunct w:val="0"/>
        <w:autoSpaceDE/>
        <w:autoSpaceDN/>
        <w:bidi w:val="0"/>
        <w:adjustRightInd/>
        <w:snapToGrid/>
        <w:spacing w:before="156" w:beforeLines="50" w:after="156" w:afterLines="50" w:line="360" w:lineRule="auto"/>
        <w:ind w:firstLine="480" w:firstLineChars="200"/>
        <w:textAlignment w:val="auto"/>
        <w:outlineLvl w:val="9"/>
        <w:rPr>
          <w:rFonts w:hint="default" w:ascii="Times New Roman" w:hAnsi="Times New Roman" w:eastAsia="楷体" w:cs="Times New Roman"/>
          <w:b w:val="0"/>
          <w:bCs/>
          <w:sz w:val="24"/>
          <w:szCs w:val="24"/>
          <w:lang w:val="en-US" w:eastAsia="zh-CN"/>
        </w:rPr>
      </w:pPr>
      <w:r>
        <w:rPr>
          <w:rFonts w:hint="default" w:ascii="Times New Roman" w:hAnsi="Times New Roman" w:eastAsia="楷体" w:cs="Times New Roman"/>
          <w:b w:val="0"/>
          <w:bCs/>
          <w:sz w:val="24"/>
          <w:szCs w:val="24"/>
          <w:lang w:val="en-US" w:eastAsia="zh-CN"/>
        </w:rPr>
        <w:t>根据公司提供的资料及反馈，公司历史融资情况如下：</w:t>
      </w:r>
    </w:p>
    <w:tbl>
      <w:tblPr>
        <w:tblStyle w:val="27"/>
        <w:tblW w:w="4998" w:type="pct"/>
        <w:tblInd w:w="0"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73"/>
        <w:gridCol w:w="1384"/>
        <w:gridCol w:w="1474"/>
        <w:gridCol w:w="1474"/>
        <w:gridCol w:w="1474"/>
        <w:gridCol w:w="1240"/>
      </w:tblGrid>
      <w:tr w14:paraId="5CA32031">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shd w:val="clear" w:color="auto" w:fill="auto"/>
        </w:tblPrEx>
        <w:trPr>
          <w:trHeight w:val="340" w:hRule="atLeast"/>
        </w:trPr>
        <w:tc>
          <w:tcPr>
            <w:tcW w:w="864" w:type="pct"/>
            <w:tcBorders>
              <w:bottom w:val="single" w:color="000000" w:sz="4" w:space="0"/>
              <w:right w:val="single" w:color="000000" w:sz="4" w:space="0"/>
            </w:tcBorders>
            <w:shd w:val="clear" w:color="auto" w:fill="A4A4A4" w:themeFill="background1" w:themeFillShade="A5"/>
            <w:tcMar>
              <w:left w:w="108" w:type="dxa"/>
              <w:right w:w="108" w:type="dxa"/>
            </w:tcMar>
            <w:vAlign w:val="center"/>
          </w:tcPr>
          <w:p w14:paraId="7E0BB757">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bCs/>
                <w:spacing w:val="-3"/>
                <w:sz w:val="21"/>
                <w:szCs w:val="21"/>
              </w:rPr>
            </w:pPr>
            <w:r>
              <w:rPr>
                <w:rFonts w:hint="default" w:ascii="Times New Roman" w:hAnsi="Times New Roman" w:eastAsia="楷体" w:cs="Times New Roman"/>
                <w:b/>
                <w:bCs/>
                <w:spacing w:val="-3"/>
                <w:sz w:val="21"/>
                <w:szCs w:val="21"/>
              </w:rPr>
              <w:t>时间</w:t>
            </w:r>
          </w:p>
        </w:tc>
        <w:tc>
          <w:tcPr>
            <w:tcW w:w="812" w:type="pct"/>
            <w:tcBorders>
              <w:bottom w:val="single" w:color="000000" w:sz="4" w:space="0"/>
              <w:right w:val="single" w:color="000000" w:sz="4" w:space="0"/>
            </w:tcBorders>
            <w:shd w:val="clear" w:color="auto" w:fill="A4A4A4" w:themeFill="background1" w:themeFillShade="A5"/>
            <w:tcMar>
              <w:left w:w="108" w:type="dxa"/>
              <w:right w:w="108" w:type="dxa"/>
            </w:tcMar>
            <w:vAlign w:val="center"/>
          </w:tcPr>
          <w:p w14:paraId="6F566199">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bCs/>
                <w:spacing w:val="-3"/>
                <w:sz w:val="21"/>
                <w:szCs w:val="21"/>
              </w:rPr>
            </w:pPr>
            <w:r>
              <w:rPr>
                <w:rFonts w:hint="default" w:ascii="Times New Roman" w:hAnsi="Times New Roman" w:eastAsia="楷体" w:cs="Times New Roman"/>
                <w:b/>
                <w:bCs/>
                <w:spacing w:val="-3"/>
                <w:sz w:val="21"/>
                <w:szCs w:val="21"/>
              </w:rPr>
              <w:t>轮次</w:t>
            </w:r>
          </w:p>
        </w:tc>
        <w:tc>
          <w:tcPr>
            <w:tcW w:w="865" w:type="pct"/>
            <w:tcBorders>
              <w:bottom w:val="single" w:color="000000" w:sz="4" w:space="0"/>
              <w:right w:val="single" w:color="000000" w:sz="4" w:space="0"/>
            </w:tcBorders>
            <w:shd w:val="clear" w:color="auto" w:fill="A4A4A4" w:themeFill="background1" w:themeFillShade="A5"/>
            <w:tcMar>
              <w:left w:w="108" w:type="dxa"/>
              <w:right w:w="108" w:type="dxa"/>
            </w:tcMar>
            <w:vAlign w:val="center"/>
          </w:tcPr>
          <w:p w14:paraId="0ACD6C8F">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bCs/>
                <w:spacing w:val="-3"/>
                <w:sz w:val="21"/>
                <w:szCs w:val="21"/>
              </w:rPr>
            </w:pPr>
            <w:r>
              <w:rPr>
                <w:rFonts w:hint="default" w:ascii="Times New Roman" w:hAnsi="Times New Roman" w:eastAsia="楷体" w:cs="Times New Roman"/>
                <w:b/>
                <w:bCs/>
                <w:spacing w:val="-3"/>
                <w:sz w:val="21"/>
                <w:szCs w:val="21"/>
              </w:rPr>
              <w:t>投资方</w:t>
            </w:r>
          </w:p>
        </w:tc>
        <w:tc>
          <w:tcPr>
            <w:tcW w:w="865" w:type="pct"/>
            <w:tcBorders>
              <w:bottom w:val="single" w:color="000000" w:sz="4" w:space="0"/>
              <w:right w:val="single" w:color="000000" w:sz="4" w:space="0"/>
            </w:tcBorders>
            <w:shd w:val="clear" w:color="auto" w:fill="A4A4A4" w:themeFill="background1" w:themeFillShade="A5"/>
            <w:tcMar>
              <w:left w:w="108" w:type="dxa"/>
              <w:right w:w="108" w:type="dxa"/>
            </w:tcMar>
            <w:vAlign w:val="center"/>
          </w:tcPr>
          <w:p w14:paraId="73720AE5">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bCs/>
                <w:spacing w:val="-3"/>
                <w:sz w:val="21"/>
                <w:szCs w:val="21"/>
                <w:lang w:val="en-US" w:eastAsia="zh-CN"/>
              </w:rPr>
            </w:pPr>
            <w:r>
              <w:rPr>
                <w:rFonts w:hint="default" w:ascii="Times New Roman" w:hAnsi="Times New Roman" w:eastAsia="楷体" w:cs="Times New Roman"/>
                <w:b/>
                <w:bCs/>
                <w:spacing w:val="-3"/>
                <w:sz w:val="21"/>
                <w:szCs w:val="21"/>
                <w:lang w:val="en-US" w:eastAsia="zh-CN"/>
              </w:rPr>
              <w:t>投资机构</w:t>
            </w:r>
          </w:p>
        </w:tc>
        <w:tc>
          <w:tcPr>
            <w:tcW w:w="865" w:type="pct"/>
            <w:tcBorders>
              <w:bottom w:val="single" w:color="000000" w:sz="4" w:space="0"/>
              <w:right w:val="single" w:color="000000" w:sz="4" w:space="0"/>
            </w:tcBorders>
            <w:shd w:val="clear" w:color="auto" w:fill="A4A4A4" w:themeFill="background1" w:themeFillShade="A5"/>
            <w:tcMar>
              <w:left w:w="108" w:type="dxa"/>
              <w:right w:w="108" w:type="dxa"/>
            </w:tcMar>
            <w:vAlign w:val="center"/>
          </w:tcPr>
          <w:p w14:paraId="47ED8977">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bCs/>
                <w:spacing w:val="-3"/>
                <w:sz w:val="21"/>
                <w:szCs w:val="21"/>
              </w:rPr>
            </w:pPr>
            <w:r>
              <w:rPr>
                <w:rFonts w:hint="default" w:ascii="Times New Roman" w:hAnsi="Times New Roman" w:eastAsia="楷体" w:cs="Times New Roman"/>
                <w:b/>
                <w:bCs/>
                <w:spacing w:val="-3"/>
                <w:sz w:val="21"/>
                <w:szCs w:val="21"/>
              </w:rPr>
              <w:t>金额</w:t>
            </w:r>
          </w:p>
        </w:tc>
        <w:tc>
          <w:tcPr>
            <w:tcW w:w="727" w:type="pct"/>
            <w:tcBorders>
              <w:bottom w:val="single" w:color="000000" w:sz="4" w:space="0"/>
            </w:tcBorders>
            <w:shd w:val="clear" w:color="auto" w:fill="A4A4A4" w:themeFill="background1" w:themeFillShade="A5"/>
            <w:tcMar>
              <w:left w:w="108" w:type="dxa"/>
              <w:right w:w="108" w:type="dxa"/>
            </w:tcMar>
            <w:vAlign w:val="center"/>
          </w:tcPr>
          <w:p w14:paraId="3B6C54F8">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bCs/>
                <w:spacing w:val="-3"/>
                <w:sz w:val="21"/>
                <w:szCs w:val="21"/>
              </w:rPr>
            </w:pPr>
            <w:r>
              <w:rPr>
                <w:rFonts w:hint="default" w:ascii="Times New Roman" w:hAnsi="Times New Roman" w:eastAsia="楷体" w:cs="Times New Roman"/>
                <w:b/>
                <w:bCs/>
                <w:spacing w:val="-3"/>
                <w:sz w:val="21"/>
                <w:szCs w:val="21"/>
              </w:rPr>
              <w:t>投后估值</w:t>
            </w:r>
          </w:p>
        </w:tc>
      </w:tr>
      <w:tr w14:paraId="5C3FAF4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shd w:val="clear" w:color="auto" w:fill="auto"/>
        </w:tblPrEx>
        <w:trPr>
          <w:trHeight w:val="340" w:hRule="atLeast"/>
        </w:trPr>
        <w:tc>
          <w:tcPr>
            <w:tcW w:w="864"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426253D8">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bCs/>
                <w:spacing w:val="-3"/>
                <w:sz w:val="21"/>
                <w:szCs w:val="21"/>
              </w:rPr>
            </w:pPr>
            <w:r>
              <w:rPr>
                <w:rFonts w:hint="default" w:ascii="Times New Roman" w:hAnsi="Times New Roman" w:eastAsia="楷体" w:cs="Times New Roman"/>
                <w:b/>
                <w:bCs/>
                <w:spacing w:val="-3"/>
                <w:sz w:val="21"/>
                <w:szCs w:val="21"/>
              </w:rPr>
              <w:t>2019年3月</w:t>
            </w:r>
          </w:p>
        </w:tc>
        <w:tc>
          <w:tcPr>
            <w:tcW w:w="812"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418A23C1">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rPr>
              <w:t>PreA轮</w:t>
            </w:r>
          </w:p>
        </w:tc>
        <w:tc>
          <w:tcPr>
            <w:tcW w:w="865"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32E74CB2">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rPr>
              <w:t>峰夷淳渊</w:t>
            </w:r>
          </w:p>
        </w:tc>
        <w:tc>
          <w:tcPr>
            <w:tcW w:w="865"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38A055C8">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rPr>
              <w:t>希夷资本</w:t>
            </w:r>
          </w:p>
        </w:tc>
        <w:tc>
          <w:tcPr>
            <w:tcW w:w="865"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51D79F75">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rPr>
              <w:t>1,500万</w:t>
            </w:r>
          </w:p>
        </w:tc>
        <w:tc>
          <w:tcPr>
            <w:tcW w:w="727" w:type="pct"/>
            <w:tcBorders>
              <w:top w:val="single" w:color="000000" w:sz="4" w:space="0"/>
              <w:bottom w:val="single" w:color="000000" w:sz="4" w:space="0"/>
            </w:tcBorders>
            <w:shd w:val="clear" w:color="auto" w:fill="auto"/>
            <w:tcMar>
              <w:left w:w="108" w:type="dxa"/>
              <w:right w:w="108" w:type="dxa"/>
            </w:tcMar>
            <w:vAlign w:val="center"/>
          </w:tcPr>
          <w:p w14:paraId="16251AEB">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rPr>
              <w:t>1.5亿</w:t>
            </w:r>
          </w:p>
        </w:tc>
      </w:tr>
      <w:tr w14:paraId="4B4162FD">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shd w:val="clear" w:color="auto" w:fill="auto"/>
        </w:tblPrEx>
        <w:trPr>
          <w:trHeight w:val="340" w:hRule="atLeast"/>
        </w:trPr>
        <w:tc>
          <w:tcPr>
            <w:tcW w:w="864" w:type="pct"/>
            <w:vMerge w:val="restar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24C12318">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bCs/>
                <w:spacing w:val="-3"/>
                <w:sz w:val="21"/>
                <w:szCs w:val="21"/>
              </w:rPr>
            </w:pPr>
            <w:r>
              <w:rPr>
                <w:rFonts w:hint="default" w:ascii="Times New Roman" w:hAnsi="Times New Roman" w:eastAsia="楷体" w:cs="Times New Roman"/>
                <w:b/>
                <w:bCs/>
                <w:spacing w:val="-3"/>
                <w:sz w:val="21"/>
                <w:szCs w:val="21"/>
              </w:rPr>
              <w:t>2020年12月</w:t>
            </w:r>
          </w:p>
        </w:tc>
        <w:tc>
          <w:tcPr>
            <w:tcW w:w="812" w:type="pct"/>
            <w:vMerge w:val="restar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647DB574">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rPr>
              <w:t>A轮</w:t>
            </w:r>
          </w:p>
        </w:tc>
        <w:tc>
          <w:tcPr>
            <w:tcW w:w="865"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60449DB5">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rPr>
              <w:t>信银理财</w:t>
            </w:r>
          </w:p>
        </w:tc>
        <w:tc>
          <w:tcPr>
            <w:tcW w:w="865"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6CC250B2">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rPr>
              <w:t>中信银行</w:t>
            </w:r>
          </w:p>
        </w:tc>
        <w:tc>
          <w:tcPr>
            <w:tcW w:w="865"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4284B875">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rPr>
              <w:t>1,500万</w:t>
            </w:r>
          </w:p>
        </w:tc>
        <w:tc>
          <w:tcPr>
            <w:tcW w:w="727" w:type="pct"/>
            <w:vMerge w:val="restart"/>
            <w:tcBorders>
              <w:top w:val="single" w:color="000000" w:sz="4" w:space="0"/>
              <w:bottom w:val="single" w:color="000000" w:sz="4" w:space="0"/>
            </w:tcBorders>
            <w:shd w:val="clear" w:color="auto" w:fill="auto"/>
            <w:tcMar>
              <w:left w:w="108" w:type="dxa"/>
              <w:right w:w="108" w:type="dxa"/>
            </w:tcMar>
            <w:vAlign w:val="center"/>
          </w:tcPr>
          <w:p w14:paraId="2BBC0DBE">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rPr>
              <w:t>2.2亿</w:t>
            </w:r>
          </w:p>
        </w:tc>
      </w:tr>
      <w:tr w14:paraId="13790A0D">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shd w:val="clear" w:color="auto" w:fill="auto"/>
        </w:tblPrEx>
        <w:trPr>
          <w:trHeight w:val="340" w:hRule="atLeast"/>
        </w:trPr>
        <w:tc>
          <w:tcPr>
            <w:tcW w:w="864" w:type="pct"/>
            <w:vMerge w:val="continue"/>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5AC35D3A">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bCs/>
                <w:spacing w:val="-3"/>
                <w:sz w:val="21"/>
                <w:szCs w:val="21"/>
              </w:rPr>
            </w:pPr>
          </w:p>
        </w:tc>
        <w:tc>
          <w:tcPr>
            <w:tcW w:w="812" w:type="pct"/>
            <w:vMerge w:val="continue"/>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223E7A86">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p>
        </w:tc>
        <w:tc>
          <w:tcPr>
            <w:tcW w:w="865"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29E05A05">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rPr>
              <w:t>峰夷淳渊</w:t>
            </w:r>
          </w:p>
        </w:tc>
        <w:tc>
          <w:tcPr>
            <w:tcW w:w="865"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7707B761">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rPr>
              <w:t>希夷资本</w:t>
            </w:r>
          </w:p>
        </w:tc>
        <w:tc>
          <w:tcPr>
            <w:tcW w:w="865"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0EFDEC5E">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rPr>
              <w:t>500万</w:t>
            </w:r>
          </w:p>
        </w:tc>
        <w:tc>
          <w:tcPr>
            <w:tcW w:w="727" w:type="pct"/>
            <w:vMerge w:val="continue"/>
            <w:tcBorders>
              <w:top w:val="single" w:color="000000" w:sz="4" w:space="0"/>
              <w:bottom w:val="single" w:color="000000" w:sz="4" w:space="0"/>
            </w:tcBorders>
            <w:shd w:val="clear" w:color="auto" w:fill="auto"/>
            <w:tcMar>
              <w:left w:w="108" w:type="dxa"/>
              <w:right w:w="108" w:type="dxa"/>
            </w:tcMar>
            <w:vAlign w:val="center"/>
          </w:tcPr>
          <w:p w14:paraId="5D33EFAA">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p>
        </w:tc>
      </w:tr>
      <w:tr w14:paraId="060CA1D7">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shd w:val="clear" w:color="auto" w:fill="auto"/>
        </w:tblPrEx>
        <w:trPr>
          <w:trHeight w:val="340" w:hRule="atLeast"/>
        </w:trPr>
        <w:tc>
          <w:tcPr>
            <w:tcW w:w="864"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29AB16BE">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bCs/>
                <w:spacing w:val="-3"/>
                <w:sz w:val="21"/>
                <w:szCs w:val="21"/>
              </w:rPr>
            </w:pPr>
            <w:r>
              <w:rPr>
                <w:rFonts w:hint="default" w:ascii="Times New Roman" w:hAnsi="Times New Roman" w:eastAsia="楷体" w:cs="Times New Roman"/>
                <w:b/>
                <w:bCs/>
                <w:spacing w:val="-3"/>
                <w:sz w:val="21"/>
                <w:szCs w:val="21"/>
              </w:rPr>
              <w:t>2021年4月</w:t>
            </w:r>
          </w:p>
        </w:tc>
        <w:tc>
          <w:tcPr>
            <w:tcW w:w="812"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7CDB08E0">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rPr>
              <w:t>A+轮</w:t>
            </w:r>
          </w:p>
        </w:tc>
        <w:tc>
          <w:tcPr>
            <w:tcW w:w="865"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41D76264">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lang w:val="en-US" w:eastAsia="zh-CN"/>
              </w:rPr>
              <w:t>天津</w:t>
            </w:r>
            <w:r>
              <w:rPr>
                <w:rFonts w:hint="default" w:ascii="Times New Roman" w:hAnsi="Times New Roman" w:eastAsia="楷体" w:cs="Times New Roman"/>
                <w:b w:val="0"/>
                <w:bCs w:val="0"/>
                <w:spacing w:val="-3"/>
                <w:sz w:val="21"/>
                <w:szCs w:val="21"/>
              </w:rPr>
              <w:t>源渡</w:t>
            </w:r>
          </w:p>
        </w:tc>
        <w:tc>
          <w:tcPr>
            <w:tcW w:w="865"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61F2E35D">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rPr>
              <w:t>源渡创投</w:t>
            </w:r>
          </w:p>
        </w:tc>
        <w:tc>
          <w:tcPr>
            <w:tcW w:w="865"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0C2295A4">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rPr>
              <w:t>2,400万</w:t>
            </w:r>
          </w:p>
        </w:tc>
        <w:tc>
          <w:tcPr>
            <w:tcW w:w="727" w:type="pct"/>
            <w:tcBorders>
              <w:top w:val="single" w:color="000000" w:sz="4" w:space="0"/>
              <w:bottom w:val="single" w:color="000000" w:sz="4" w:space="0"/>
            </w:tcBorders>
            <w:shd w:val="clear" w:color="auto" w:fill="auto"/>
            <w:tcMar>
              <w:left w:w="108" w:type="dxa"/>
              <w:right w:w="108" w:type="dxa"/>
            </w:tcMar>
            <w:vAlign w:val="center"/>
          </w:tcPr>
          <w:p w14:paraId="336D813B">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rPr>
              <w:t>3亿</w:t>
            </w:r>
          </w:p>
        </w:tc>
      </w:tr>
      <w:tr w14:paraId="4B611E43">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shd w:val="clear" w:color="auto" w:fill="auto"/>
        </w:tblPrEx>
        <w:trPr>
          <w:trHeight w:val="340" w:hRule="atLeast"/>
        </w:trPr>
        <w:tc>
          <w:tcPr>
            <w:tcW w:w="864" w:type="pct"/>
            <w:vMerge w:val="restart"/>
            <w:tcBorders>
              <w:top w:val="single" w:color="000000" w:sz="4" w:space="0"/>
              <w:right w:val="single" w:color="000000" w:sz="4" w:space="0"/>
            </w:tcBorders>
            <w:shd w:val="clear" w:color="auto" w:fill="auto"/>
            <w:tcMar>
              <w:left w:w="108" w:type="dxa"/>
              <w:right w:w="108" w:type="dxa"/>
            </w:tcMar>
            <w:vAlign w:val="center"/>
          </w:tcPr>
          <w:p w14:paraId="23D670A9">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bCs/>
                <w:spacing w:val="-3"/>
                <w:sz w:val="21"/>
                <w:szCs w:val="21"/>
              </w:rPr>
            </w:pPr>
            <w:r>
              <w:rPr>
                <w:rFonts w:hint="default" w:ascii="Times New Roman" w:hAnsi="Times New Roman" w:eastAsia="楷体" w:cs="Times New Roman"/>
                <w:b/>
                <w:bCs/>
                <w:spacing w:val="-3"/>
                <w:sz w:val="21"/>
                <w:szCs w:val="21"/>
              </w:rPr>
              <w:t>2021年12月</w:t>
            </w:r>
          </w:p>
        </w:tc>
        <w:tc>
          <w:tcPr>
            <w:tcW w:w="812" w:type="pct"/>
            <w:vMerge w:val="restart"/>
            <w:tcBorders>
              <w:top w:val="single" w:color="000000" w:sz="4" w:space="0"/>
              <w:right w:val="single" w:color="000000" w:sz="4" w:space="0"/>
            </w:tcBorders>
            <w:shd w:val="clear" w:color="auto" w:fill="auto"/>
            <w:tcMar>
              <w:left w:w="108" w:type="dxa"/>
              <w:right w:w="108" w:type="dxa"/>
            </w:tcMar>
            <w:vAlign w:val="center"/>
          </w:tcPr>
          <w:p w14:paraId="1AFB41C3">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rPr>
              <w:t>B轮</w:t>
            </w:r>
          </w:p>
        </w:tc>
        <w:tc>
          <w:tcPr>
            <w:tcW w:w="865"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0ED97BEF">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lang w:val="en-US" w:eastAsia="zh-CN"/>
              </w:rPr>
            </w:pPr>
            <w:r>
              <w:rPr>
                <w:rFonts w:hint="default" w:ascii="Times New Roman" w:hAnsi="Times New Roman" w:eastAsia="楷体" w:cs="Times New Roman"/>
                <w:b w:val="0"/>
                <w:bCs w:val="0"/>
                <w:spacing w:val="-3"/>
                <w:sz w:val="21"/>
                <w:szCs w:val="21"/>
                <w:lang w:val="en-US" w:eastAsia="zh-CN"/>
              </w:rPr>
              <w:t>杭州鸿富</w:t>
            </w:r>
          </w:p>
        </w:tc>
        <w:tc>
          <w:tcPr>
            <w:tcW w:w="865" w:type="pct"/>
            <w:vMerge w:val="restart"/>
            <w:tcBorders>
              <w:top w:val="single" w:color="000000" w:sz="4" w:space="0"/>
              <w:right w:val="single" w:color="000000" w:sz="4" w:space="0"/>
            </w:tcBorders>
            <w:shd w:val="clear" w:color="auto" w:fill="auto"/>
            <w:tcMar>
              <w:left w:w="108" w:type="dxa"/>
              <w:right w:w="108" w:type="dxa"/>
            </w:tcMar>
            <w:vAlign w:val="center"/>
          </w:tcPr>
          <w:p w14:paraId="0ED9C54D">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rPr>
              <w:t>东方嘉富</w:t>
            </w:r>
          </w:p>
        </w:tc>
        <w:tc>
          <w:tcPr>
            <w:tcW w:w="865"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098594E7">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lang w:val="en-US" w:eastAsia="zh-CN"/>
              </w:rPr>
              <w:t>2</w:t>
            </w:r>
            <w:r>
              <w:rPr>
                <w:rFonts w:hint="default" w:ascii="Times New Roman" w:hAnsi="Times New Roman" w:eastAsia="楷体" w:cs="Times New Roman"/>
                <w:b w:val="0"/>
                <w:bCs w:val="0"/>
                <w:spacing w:val="-3"/>
                <w:sz w:val="21"/>
                <w:szCs w:val="21"/>
              </w:rPr>
              <w:t>,</w:t>
            </w:r>
            <w:r>
              <w:rPr>
                <w:rFonts w:hint="default" w:ascii="Times New Roman" w:hAnsi="Times New Roman" w:eastAsia="楷体" w:cs="Times New Roman"/>
                <w:b w:val="0"/>
                <w:bCs w:val="0"/>
                <w:spacing w:val="-3"/>
                <w:sz w:val="21"/>
                <w:szCs w:val="21"/>
                <w:lang w:val="en-US" w:eastAsia="zh-CN"/>
              </w:rPr>
              <w:t>5</w:t>
            </w:r>
            <w:r>
              <w:rPr>
                <w:rFonts w:hint="default" w:ascii="Times New Roman" w:hAnsi="Times New Roman" w:eastAsia="楷体" w:cs="Times New Roman"/>
                <w:b w:val="0"/>
                <w:bCs w:val="0"/>
                <w:spacing w:val="-3"/>
                <w:sz w:val="21"/>
                <w:szCs w:val="21"/>
              </w:rPr>
              <w:t>00万</w:t>
            </w:r>
          </w:p>
        </w:tc>
        <w:tc>
          <w:tcPr>
            <w:tcW w:w="727" w:type="pct"/>
            <w:vMerge w:val="restart"/>
            <w:tcBorders>
              <w:top w:val="single" w:color="000000" w:sz="4" w:space="0"/>
            </w:tcBorders>
            <w:shd w:val="clear" w:color="auto" w:fill="auto"/>
            <w:tcMar>
              <w:left w:w="108" w:type="dxa"/>
              <w:right w:w="108" w:type="dxa"/>
            </w:tcMar>
            <w:vAlign w:val="center"/>
          </w:tcPr>
          <w:p w14:paraId="57DB6E0E">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rPr>
              <w:t>6.5亿</w:t>
            </w:r>
          </w:p>
        </w:tc>
      </w:tr>
      <w:tr w14:paraId="621F8E76">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shd w:val="clear" w:color="auto" w:fill="auto"/>
        </w:tblPrEx>
        <w:trPr>
          <w:trHeight w:val="340" w:hRule="atLeast"/>
        </w:trPr>
        <w:tc>
          <w:tcPr>
            <w:tcW w:w="864" w:type="pct"/>
            <w:vMerge w:val="continue"/>
            <w:tcBorders>
              <w:bottom w:val="single" w:color="000000" w:sz="4" w:space="0"/>
              <w:right w:val="single" w:color="000000" w:sz="4" w:space="0"/>
            </w:tcBorders>
            <w:shd w:val="clear" w:color="auto" w:fill="auto"/>
            <w:tcMar>
              <w:left w:w="108" w:type="dxa"/>
              <w:right w:w="108" w:type="dxa"/>
            </w:tcMar>
            <w:vAlign w:val="center"/>
          </w:tcPr>
          <w:p w14:paraId="50A44629">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bCs/>
                <w:spacing w:val="-3"/>
                <w:sz w:val="21"/>
                <w:szCs w:val="21"/>
              </w:rPr>
            </w:pPr>
          </w:p>
        </w:tc>
        <w:tc>
          <w:tcPr>
            <w:tcW w:w="812" w:type="pct"/>
            <w:vMerge w:val="continue"/>
            <w:tcBorders>
              <w:bottom w:val="single" w:color="000000" w:sz="4" w:space="0"/>
              <w:right w:val="single" w:color="000000" w:sz="4" w:space="0"/>
            </w:tcBorders>
            <w:shd w:val="clear" w:color="auto" w:fill="auto"/>
            <w:tcMar>
              <w:left w:w="108" w:type="dxa"/>
              <w:right w:w="108" w:type="dxa"/>
            </w:tcMar>
            <w:vAlign w:val="center"/>
          </w:tcPr>
          <w:p w14:paraId="705FBD2B">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p>
        </w:tc>
        <w:tc>
          <w:tcPr>
            <w:tcW w:w="865"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215CE8F0">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lang w:val="en-US" w:eastAsia="zh-CN"/>
              </w:rPr>
            </w:pPr>
            <w:r>
              <w:rPr>
                <w:rFonts w:hint="default" w:ascii="Times New Roman" w:hAnsi="Times New Roman" w:eastAsia="楷体" w:cs="Times New Roman"/>
                <w:b w:val="0"/>
                <w:bCs w:val="0"/>
                <w:spacing w:val="-3"/>
                <w:sz w:val="21"/>
                <w:szCs w:val="21"/>
                <w:lang w:val="en-US" w:eastAsia="zh-CN"/>
              </w:rPr>
              <w:t>杭州君富</w:t>
            </w:r>
          </w:p>
        </w:tc>
        <w:tc>
          <w:tcPr>
            <w:tcW w:w="865" w:type="pct"/>
            <w:vMerge w:val="continue"/>
            <w:tcBorders>
              <w:bottom w:val="single" w:color="000000" w:sz="4" w:space="0"/>
              <w:right w:val="single" w:color="000000" w:sz="4" w:space="0"/>
            </w:tcBorders>
            <w:shd w:val="clear" w:color="auto" w:fill="auto"/>
            <w:tcMar>
              <w:left w:w="108" w:type="dxa"/>
              <w:right w:w="108" w:type="dxa"/>
            </w:tcMar>
            <w:vAlign w:val="center"/>
          </w:tcPr>
          <w:p w14:paraId="7D3509F1">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p>
        </w:tc>
        <w:tc>
          <w:tcPr>
            <w:tcW w:w="865"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7A47B652">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lang w:val="en-US" w:eastAsia="zh-CN"/>
              </w:rPr>
              <w:t>2</w:t>
            </w:r>
            <w:r>
              <w:rPr>
                <w:rFonts w:hint="default" w:ascii="Times New Roman" w:hAnsi="Times New Roman" w:eastAsia="楷体" w:cs="Times New Roman"/>
                <w:b w:val="0"/>
                <w:bCs w:val="0"/>
                <w:spacing w:val="-3"/>
                <w:sz w:val="21"/>
                <w:szCs w:val="21"/>
              </w:rPr>
              <w:t>,</w:t>
            </w:r>
            <w:r>
              <w:rPr>
                <w:rFonts w:hint="default" w:ascii="Times New Roman" w:hAnsi="Times New Roman" w:eastAsia="楷体" w:cs="Times New Roman"/>
                <w:b w:val="0"/>
                <w:bCs w:val="0"/>
                <w:spacing w:val="-3"/>
                <w:sz w:val="21"/>
                <w:szCs w:val="21"/>
                <w:lang w:val="en-US" w:eastAsia="zh-CN"/>
              </w:rPr>
              <w:t>5</w:t>
            </w:r>
            <w:r>
              <w:rPr>
                <w:rFonts w:hint="default" w:ascii="Times New Roman" w:hAnsi="Times New Roman" w:eastAsia="楷体" w:cs="Times New Roman"/>
                <w:b w:val="0"/>
                <w:bCs w:val="0"/>
                <w:spacing w:val="-3"/>
                <w:sz w:val="21"/>
                <w:szCs w:val="21"/>
              </w:rPr>
              <w:t>00万</w:t>
            </w:r>
          </w:p>
        </w:tc>
        <w:tc>
          <w:tcPr>
            <w:tcW w:w="727" w:type="pct"/>
            <w:vMerge w:val="continue"/>
            <w:tcBorders>
              <w:bottom w:val="single" w:color="000000" w:sz="4" w:space="0"/>
            </w:tcBorders>
            <w:shd w:val="clear" w:color="auto" w:fill="auto"/>
            <w:tcMar>
              <w:left w:w="108" w:type="dxa"/>
              <w:right w:w="108" w:type="dxa"/>
            </w:tcMar>
            <w:vAlign w:val="center"/>
          </w:tcPr>
          <w:p w14:paraId="67EA8D74">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p>
        </w:tc>
      </w:tr>
      <w:tr w14:paraId="798D6961">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shd w:val="clear" w:color="auto" w:fill="auto"/>
        </w:tblPrEx>
        <w:trPr>
          <w:trHeight w:val="340" w:hRule="atLeast"/>
        </w:trPr>
        <w:tc>
          <w:tcPr>
            <w:tcW w:w="864"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793B32FF">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bCs/>
                <w:spacing w:val="-3"/>
                <w:sz w:val="21"/>
                <w:szCs w:val="21"/>
              </w:rPr>
            </w:pPr>
            <w:r>
              <w:rPr>
                <w:rFonts w:hint="default" w:ascii="Times New Roman" w:hAnsi="Times New Roman" w:eastAsia="楷体" w:cs="Times New Roman"/>
                <w:b/>
                <w:bCs/>
                <w:spacing w:val="-3"/>
                <w:sz w:val="21"/>
                <w:szCs w:val="21"/>
              </w:rPr>
              <w:t>2022年3月</w:t>
            </w:r>
          </w:p>
        </w:tc>
        <w:tc>
          <w:tcPr>
            <w:tcW w:w="812"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18BCC756">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rPr>
              <w:t>B+轮</w:t>
            </w:r>
          </w:p>
        </w:tc>
        <w:tc>
          <w:tcPr>
            <w:tcW w:w="865"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5C0DEB78">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lang w:val="en-US" w:eastAsia="zh-CN"/>
              </w:rPr>
            </w:pPr>
            <w:r>
              <w:rPr>
                <w:rFonts w:hint="default" w:ascii="Times New Roman" w:hAnsi="Times New Roman" w:eastAsia="楷体" w:cs="Times New Roman"/>
                <w:b w:val="0"/>
                <w:bCs w:val="0"/>
                <w:spacing w:val="-3"/>
                <w:sz w:val="21"/>
                <w:szCs w:val="21"/>
                <w:lang w:val="en-US" w:eastAsia="zh-CN"/>
              </w:rPr>
              <w:t>新动力基金</w:t>
            </w:r>
          </w:p>
        </w:tc>
        <w:tc>
          <w:tcPr>
            <w:tcW w:w="865"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768015BA">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rPr>
              <w:t>熙诚金睿</w:t>
            </w:r>
          </w:p>
        </w:tc>
        <w:tc>
          <w:tcPr>
            <w:tcW w:w="865"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53E8C88F">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rPr>
              <w:t>9,500万</w:t>
            </w:r>
          </w:p>
        </w:tc>
        <w:tc>
          <w:tcPr>
            <w:tcW w:w="727" w:type="pct"/>
            <w:tcBorders>
              <w:top w:val="single" w:color="000000" w:sz="4" w:space="0"/>
              <w:bottom w:val="single" w:color="000000" w:sz="4" w:space="0"/>
            </w:tcBorders>
            <w:shd w:val="clear" w:color="auto" w:fill="auto"/>
            <w:tcMar>
              <w:left w:w="108" w:type="dxa"/>
              <w:right w:w="108" w:type="dxa"/>
            </w:tcMar>
            <w:vAlign w:val="center"/>
          </w:tcPr>
          <w:p w14:paraId="7F9F34D3">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rPr>
              <w:t>8.95亿</w:t>
            </w:r>
          </w:p>
        </w:tc>
      </w:tr>
      <w:tr w14:paraId="0373EDEB">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shd w:val="clear" w:color="auto" w:fill="auto"/>
        </w:tblPrEx>
        <w:trPr>
          <w:trHeight w:val="340" w:hRule="atLeast"/>
        </w:trPr>
        <w:tc>
          <w:tcPr>
            <w:tcW w:w="864" w:type="pct"/>
            <w:vMerge w:val="restart"/>
            <w:tcBorders>
              <w:top w:val="single" w:color="000000" w:sz="4" w:space="0"/>
              <w:right w:val="single" w:color="000000" w:sz="4" w:space="0"/>
            </w:tcBorders>
            <w:shd w:val="clear" w:color="auto" w:fill="auto"/>
            <w:tcMar>
              <w:left w:w="108" w:type="dxa"/>
              <w:right w:w="108" w:type="dxa"/>
            </w:tcMar>
            <w:vAlign w:val="center"/>
          </w:tcPr>
          <w:p w14:paraId="053120AA">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bCs/>
                <w:spacing w:val="-3"/>
                <w:sz w:val="21"/>
                <w:szCs w:val="21"/>
                <w:lang w:val="en-US" w:eastAsia="zh-CN"/>
              </w:rPr>
            </w:pPr>
            <w:r>
              <w:rPr>
                <w:rFonts w:hint="default" w:ascii="Times New Roman" w:hAnsi="Times New Roman" w:eastAsia="楷体" w:cs="Times New Roman"/>
                <w:b/>
                <w:bCs/>
                <w:spacing w:val="-3"/>
                <w:sz w:val="21"/>
                <w:szCs w:val="21"/>
                <w:lang w:val="en-US" w:eastAsia="zh-CN"/>
              </w:rPr>
              <w:t>2023年11月</w:t>
            </w:r>
          </w:p>
        </w:tc>
        <w:tc>
          <w:tcPr>
            <w:tcW w:w="812" w:type="pct"/>
            <w:vMerge w:val="restart"/>
            <w:tcBorders>
              <w:top w:val="single" w:color="000000" w:sz="4" w:space="0"/>
              <w:right w:val="single" w:color="000000" w:sz="4" w:space="0"/>
            </w:tcBorders>
            <w:shd w:val="clear" w:color="auto" w:fill="auto"/>
            <w:tcMar>
              <w:left w:w="108" w:type="dxa"/>
              <w:right w:w="108" w:type="dxa"/>
            </w:tcMar>
            <w:vAlign w:val="center"/>
          </w:tcPr>
          <w:p w14:paraId="014FD167">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rPr>
            </w:pPr>
            <w:r>
              <w:rPr>
                <w:rFonts w:hint="default" w:ascii="Times New Roman" w:hAnsi="Times New Roman" w:eastAsia="楷体" w:cs="Times New Roman"/>
                <w:b w:val="0"/>
                <w:bCs w:val="0"/>
                <w:spacing w:val="-3"/>
                <w:sz w:val="21"/>
                <w:szCs w:val="21"/>
              </w:rPr>
              <w:t>B+</w:t>
            </w:r>
            <w:r>
              <w:rPr>
                <w:rFonts w:hint="default" w:ascii="Times New Roman" w:hAnsi="Times New Roman" w:eastAsia="楷体" w:cs="Times New Roman"/>
                <w:b w:val="0"/>
                <w:bCs w:val="0"/>
                <w:spacing w:val="-3"/>
                <w:sz w:val="21"/>
                <w:szCs w:val="21"/>
                <w:lang w:val="en-US" w:eastAsia="zh-CN"/>
              </w:rPr>
              <w:t>+</w:t>
            </w:r>
            <w:r>
              <w:rPr>
                <w:rFonts w:hint="default" w:ascii="Times New Roman" w:hAnsi="Times New Roman" w:eastAsia="楷体" w:cs="Times New Roman"/>
                <w:b w:val="0"/>
                <w:bCs w:val="0"/>
                <w:spacing w:val="-3"/>
                <w:sz w:val="21"/>
                <w:szCs w:val="21"/>
              </w:rPr>
              <w:t>轮</w:t>
            </w:r>
          </w:p>
        </w:tc>
        <w:tc>
          <w:tcPr>
            <w:tcW w:w="865"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5994376B">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lang w:val="en-US" w:eastAsia="zh-CN"/>
              </w:rPr>
            </w:pPr>
            <w:r>
              <w:rPr>
                <w:rFonts w:hint="default" w:ascii="Times New Roman" w:hAnsi="Times New Roman" w:eastAsia="楷体" w:cs="Times New Roman"/>
                <w:b w:val="0"/>
                <w:bCs w:val="0"/>
                <w:spacing w:val="-3"/>
                <w:sz w:val="21"/>
                <w:szCs w:val="21"/>
                <w:lang w:val="en-US" w:eastAsia="zh-CN"/>
              </w:rPr>
              <w:t>金华民富</w:t>
            </w:r>
          </w:p>
        </w:tc>
        <w:tc>
          <w:tcPr>
            <w:tcW w:w="865"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50696D97">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lang w:val="en-US" w:eastAsia="zh-CN"/>
              </w:rPr>
            </w:pPr>
            <w:r>
              <w:rPr>
                <w:rFonts w:hint="default" w:ascii="Times New Roman" w:hAnsi="Times New Roman" w:eastAsia="楷体" w:cs="Times New Roman"/>
                <w:b w:val="0"/>
                <w:bCs w:val="0"/>
                <w:spacing w:val="-3"/>
                <w:sz w:val="21"/>
                <w:szCs w:val="21"/>
              </w:rPr>
              <w:t>东方嘉富</w:t>
            </w:r>
          </w:p>
        </w:tc>
        <w:tc>
          <w:tcPr>
            <w:tcW w:w="865"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0D1660F1">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lang w:val="en-US" w:eastAsia="zh-CN"/>
              </w:rPr>
            </w:pPr>
            <w:r>
              <w:rPr>
                <w:rFonts w:hint="default" w:ascii="Times New Roman" w:hAnsi="Times New Roman" w:eastAsia="楷体" w:cs="Times New Roman"/>
                <w:b w:val="0"/>
                <w:bCs w:val="0"/>
                <w:spacing w:val="-3"/>
                <w:sz w:val="21"/>
                <w:szCs w:val="21"/>
                <w:lang w:val="en-US" w:eastAsia="zh-CN"/>
              </w:rPr>
              <w:t>3</w:t>
            </w:r>
            <w:r>
              <w:rPr>
                <w:rFonts w:hint="eastAsia" w:ascii="Times New Roman" w:hAnsi="Times New Roman" w:eastAsia="楷体" w:cs="Times New Roman"/>
                <w:b w:val="0"/>
                <w:bCs w:val="0"/>
                <w:spacing w:val="-3"/>
                <w:sz w:val="21"/>
                <w:szCs w:val="21"/>
                <w:lang w:val="en-US" w:eastAsia="zh-CN"/>
              </w:rPr>
              <w:t>,</w:t>
            </w:r>
            <w:r>
              <w:rPr>
                <w:rFonts w:hint="default" w:ascii="Times New Roman" w:hAnsi="Times New Roman" w:eastAsia="楷体" w:cs="Times New Roman"/>
                <w:b w:val="0"/>
                <w:bCs w:val="0"/>
                <w:spacing w:val="-3"/>
                <w:sz w:val="21"/>
                <w:szCs w:val="21"/>
                <w:lang w:val="en-US" w:eastAsia="zh-CN"/>
              </w:rPr>
              <w:t>000万</w:t>
            </w:r>
          </w:p>
        </w:tc>
        <w:tc>
          <w:tcPr>
            <w:tcW w:w="727" w:type="pct"/>
            <w:vMerge w:val="restart"/>
            <w:tcBorders>
              <w:top w:val="single" w:color="000000" w:sz="4" w:space="0"/>
            </w:tcBorders>
            <w:shd w:val="clear" w:color="auto" w:fill="auto"/>
            <w:tcMar>
              <w:left w:w="108" w:type="dxa"/>
              <w:right w:w="108" w:type="dxa"/>
            </w:tcMar>
            <w:vAlign w:val="center"/>
          </w:tcPr>
          <w:p w14:paraId="4F3ABF87">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lang w:val="en-US" w:eastAsia="zh-CN"/>
              </w:rPr>
            </w:pPr>
            <w:r>
              <w:rPr>
                <w:rFonts w:hint="default" w:ascii="Times New Roman" w:hAnsi="Times New Roman" w:eastAsia="楷体" w:cs="Times New Roman"/>
                <w:b w:val="0"/>
                <w:bCs w:val="0"/>
                <w:spacing w:val="-3"/>
                <w:sz w:val="21"/>
                <w:szCs w:val="21"/>
                <w:lang w:val="en-US" w:eastAsia="zh-CN"/>
              </w:rPr>
              <w:t>11.6亿</w:t>
            </w:r>
          </w:p>
        </w:tc>
      </w:tr>
      <w:tr w14:paraId="69174080">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shd w:val="clear" w:color="auto" w:fill="auto"/>
        </w:tblPrEx>
        <w:trPr>
          <w:trHeight w:val="90" w:hRule="atLeast"/>
        </w:trPr>
        <w:tc>
          <w:tcPr>
            <w:tcW w:w="864" w:type="pct"/>
            <w:vMerge w:val="continue"/>
            <w:tcBorders>
              <w:right w:val="single" w:color="000000" w:sz="4" w:space="0"/>
            </w:tcBorders>
            <w:shd w:val="clear" w:color="auto" w:fill="auto"/>
            <w:tcMar>
              <w:left w:w="108" w:type="dxa"/>
              <w:right w:w="108" w:type="dxa"/>
            </w:tcMar>
            <w:vAlign w:val="center"/>
          </w:tcPr>
          <w:p w14:paraId="5102E60C">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bCs/>
                <w:spacing w:val="-3"/>
                <w:sz w:val="21"/>
                <w:szCs w:val="21"/>
              </w:rPr>
            </w:pPr>
          </w:p>
        </w:tc>
        <w:tc>
          <w:tcPr>
            <w:tcW w:w="812" w:type="pct"/>
            <w:vMerge w:val="continue"/>
            <w:tcBorders>
              <w:right w:val="single" w:color="000000" w:sz="4" w:space="0"/>
            </w:tcBorders>
            <w:shd w:val="clear" w:color="auto" w:fill="auto"/>
            <w:tcMar>
              <w:left w:w="108" w:type="dxa"/>
              <w:right w:w="108" w:type="dxa"/>
            </w:tcMar>
            <w:vAlign w:val="center"/>
          </w:tcPr>
          <w:p w14:paraId="56DF725D">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bCs/>
                <w:spacing w:val="-3"/>
                <w:sz w:val="21"/>
                <w:szCs w:val="21"/>
              </w:rPr>
            </w:pPr>
          </w:p>
        </w:tc>
        <w:tc>
          <w:tcPr>
            <w:tcW w:w="865"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05A970F8">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lang w:val="en-US" w:eastAsia="zh-CN"/>
              </w:rPr>
            </w:pPr>
            <w:r>
              <w:rPr>
                <w:rFonts w:hint="default" w:ascii="Times New Roman" w:hAnsi="Times New Roman" w:eastAsia="楷体" w:cs="Times New Roman"/>
                <w:b w:val="0"/>
                <w:bCs w:val="0"/>
                <w:spacing w:val="-3"/>
                <w:sz w:val="21"/>
                <w:szCs w:val="21"/>
                <w:lang w:val="en-US" w:eastAsia="zh-CN"/>
              </w:rPr>
              <w:t>杭金投</w:t>
            </w:r>
          </w:p>
        </w:tc>
        <w:tc>
          <w:tcPr>
            <w:tcW w:w="865"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3E7A460E">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lang w:val="en-US" w:eastAsia="zh-CN"/>
              </w:rPr>
            </w:pPr>
            <w:r>
              <w:rPr>
                <w:rFonts w:hint="default" w:ascii="Times New Roman" w:hAnsi="Times New Roman" w:eastAsia="楷体" w:cs="Times New Roman"/>
                <w:b w:val="0"/>
                <w:bCs w:val="0"/>
                <w:spacing w:val="-3"/>
                <w:sz w:val="21"/>
                <w:szCs w:val="21"/>
                <w:lang w:val="en-US" w:eastAsia="zh-CN"/>
              </w:rPr>
              <w:t>杭金投</w:t>
            </w:r>
          </w:p>
        </w:tc>
        <w:tc>
          <w:tcPr>
            <w:tcW w:w="865" w:type="pct"/>
            <w:tcBorders>
              <w:top w:val="single" w:color="000000" w:sz="4" w:space="0"/>
              <w:bottom w:val="single" w:color="000000" w:sz="4" w:space="0"/>
              <w:right w:val="single" w:color="000000" w:sz="4" w:space="0"/>
            </w:tcBorders>
            <w:shd w:val="clear" w:color="auto" w:fill="auto"/>
            <w:tcMar>
              <w:left w:w="108" w:type="dxa"/>
              <w:right w:w="108" w:type="dxa"/>
            </w:tcMar>
            <w:vAlign w:val="center"/>
          </w:tcPr>
          <w:p w14:paraId="01E89A7C">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lang w:val="en-US" w:eastAsia="zh-CN"/>
              </w:rPr>
            </w:pPr>
            <w:r>
              <w:rPr>
                <w:rFonts w:hint="default" w:ascii="Times New Roman" w:hAnsi="Times New Roman" w:eastAsia="楷体" w:cs="Times New Roman"/>
                <w:b w:val="0"/>
                <w:bCs w:val="0"/>
                <w:spacing w:val="-3"/>
                <w:sz w:val="21"/>
                <w:szCs w:val="21"/>
                <w:lang w:val="en-US" w:eastAsia="zh-CN"/>
              </w:rPr>
              <w:t>1,000万</w:t>
            </w:r>
          </w:p>
        </w:tc>
        <w:tc>
          <w:tcPr>
            <w:tcW w:w="727" w:type="pct"/>
            <w:vMerge w:val="continue"/>
            <w:shd w:val="clear" w:color="auto" w:fill="auto"/>
            <w:tcMar>
              <w:left w:w="108" w:type="dxa"/>
              <w:right w:w="108" w:type="dxa"/>
            </w:tcMar>
            <w:vAlign w:val="center"/>
          </w:tcPr>
          <w:p w14:paraId="3721DEAD">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bCs/>
                <w:spacing w:val="-3"/>
                <w:sz w:val="21"/>
                <w:szCs w:val="21"/>
              </w:rPr>
            </w:pPr>
          </w:p>
        </w:tc>
      </w:tr>
      <w:tr w14:paraId="50796427">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shd w:val="clear" w:color="auto" w:fill="auto"/>
        </w:tblPrEx>
        <w:trPr>
          <w:trHeight w:val="340" w:hRule="atLeast"/>
        </w:trPr>
        <w:tc>
          <w:tcPr>
            <w:tcW w:w="864" w:type="pct"/>
            <w:vMerge w:val="continue"/>
            <w:tcBorders>
              <w:right w:val="single" w:color="000000" w:sz="4" w:space="0"/>
            </w:tcBorders>
            <w:shd w:val="clear" w:color="auto" w:fill="auto"/>
            <w:tcMar>
              <w:left w:w="108" w:type="dxa"/>
              <w:right w:w="108" w:type="dxa"/>
            </w:tcMar>
            <w:vAlign w:val="center"/>
          </w:tcPr>
          <w:p w14:paraId="0FA5E400">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bCs/>
                <w:spacing w:val="-3"/>
                <w:sz w:val="21"/>
                <w:szCs w:val="21"/>
              </w:rPr>
            </w:pPr>
          </w:p>
        </w:tc>
        <w:tc>
          <w:tcPr>
            <w:tcW w:w="812" w:type="pct"/>
            <w:vMerge w:val="continue"/>
            <w:tcBorders>
              <w:right w:val="single" w:color="000000" w:sz="4" w:space="0"/>
            </w:tcBorders>
            <w:shd w:val="clear" w:color="auto" w:fill="auto"/>
            <w:tcMar>
              <w:left w:w="108" w:type="dxa"/>
              <w:right w:w="108" w:type="dxa"/>
            </w:tcMar>
            <w:vAlign w:val="center"/>
          </w:tcPr>
          <w:p w14:paraId="573296D1">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bCs/>
                <w:spacing w:val="-3"/>
                <w:sz w:val="21"/>
                <w:szCs w:val="21"/>
              </w:rPr>
            </w:pPr>
          </w:p>
        </w:tc>
        <w:tc>
          <w:tcPr>
            <w:tcW w:w="865" w:type="pct"/>
            <w:tcBorders>
              <w:top w:val="single" w:color="000000" w:sz="4" w:space="0"/>
              <w:right w:val="single" w:color="000000" w:sz="4" w:space="0"/>
            </w:tcBorders>
            <w:shd w:val="clear" w:color="auto" w:fill="auto"/>
            <w:tcMar>
              <w:left w:w="108" w:type="dxa"/>
              <w:right w:w="108" w:type="dxa"/>
            </w:tcMar>
            <w:vAlign w:val="center"/>
          </w:tcPr>
          <w:p w14:paraId="331ADD14">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lang w:val="en-US" w:eastAsia="zh-CN"/>
              </w:rPr>
            </w:pPr>
            <w:r>
              <w:rPr>
                <w:rFonts w:hint="default" w:ascii="Times New Roman" w:hAnsi="Times New Roman" w:eastAsia="楷体" w:cs="Times New Roman"/>
                <w:b w:val="0"/>
                <w:bCs w:val="0"/>
                <w:spacing w:val="-3"/>
                <w:sz w:val="21"/>
                <w:szCs w:val="21"/>
                <w:lang w:val="en-US" w:eastAsia="zh-CN"/>
              </w:rPr>
              <w:t>经开创融</w:t>
            </w:r>
          </w:p>
        </w:tc>
        <w:tc>
          <w:tcPr>
            <w:tcW w:w="865" w:type="pct"/>
            <w:tcBorders>
              <w:top w:val="single" w:color="000000" w:sz="4" w:space="0"/>
              <w:right w:val="single" w:color="000000" w:sz="4" w:space="0"/>
            </w:tcBorders>
            <w:shd w:val="clear" w:color="auto" w:fill="auto"/>
            <w:tcMar>
              <w:left w:w="108" w:type="dxa"/>
              <w:right w:w="108" w:type="dxa"/>
            </w:tcMar>
            <w:vAlign w:val="center"/>
          </w:tcPr>
          <w:p w14:paraId="548A4ABD">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lang w:val="en-US" w:eastAsia="zh-CN"/>
              </w:rPr>
            </w:pPr>
            <w:r>
              <w:rPr>
                <w:rFonts w:hint="default" w:ascii="Times New Roman" w:hAnsi="Times New Roman" w:eastAsia="楷体" w:cs="Times New Roman"/>
                <w:b w:val="0"/>
                <w:bCs w:val="0"/>
                <w:spacing w:val="-3"/>
                <w:sz w:val="21"/>
                <w:szCs w:val="21"/>
                <w:lang w:val="en-US" w:eastAsia="zh-CN"/>
              </w:rPr>
              <w:t>诸暨创投</w:t>
            </w:r>
          </w:p>
        </w:tc>
        <w:tc>
          <w:tcPr>
            <w:tcW w:w="865" w:type="pct"/>
            <w:tcBorders>
              <w:top w:val="single" w:color="000000" w:sz="4" w:space="0"/>
              <w:right w:val="single" w:color="000000" w:sz="4" w:space="0"/>
            </w:tcBorders>
            <w:shd w:val="clear" w:color="auto" w:fill="auto"/>
            <w:tcMar>
              <w:left w:w="108" w:type="dxa"/>
              <w:right w:w="108" w:type="dxa"/>
            </w:tcMar>
            <w:vAlign w:val="center"/>
          </w:tcPr>
          <w:p w14:paraId="76EB28C8">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val="0"/>
                <w:bCs w:val="0"/>
                <w:spacing w:val="-3"/>
                <w:sz w:val="21"/>
                <w:szCs w:val="21"/>
                <w:lang w:val="en-US" w:eastAsia="zh-CN"/>
              </w:rPr>
            </w:pPr>
            <w:r>
              <w:rPr>
                <w:rFonts w:hint="default" w:ascii="Times New Roman" w:hAnsi="Times New Roman" w:eastAsia="楷体" w:cs="Times New Roman"/>
                <w:b w:val="0"/>
                <w:bCs w:val="0"/>
                <w:spacing w:val="-3"/>
                <w:sz w:val="21"/>
                <w:szCs w:val="21"/>
                <w:lang w:val="en-US" w:eastAsia="zh-CN"/>
              </w:rPr>
              <w:t>5,000万</w:t>
            </w:r>
          </w:p>
        </w:tc>
        <w:tc>
          <w:tcPr>
            <w:tcW w:w="727" w:type="pct"/>
            <w:vMerge w:val="continue"/>
            <w:shd w:val="clear" w:color="auto" w:fill="auto"/>
            <w:tcMar>
              <w:left w:w="108" w:type="dxa"/>
              <w:right w:w="108" w:type="dxa"/>
            </w:tcMar>
            <w:vAlign w:val="center"/>
          </w:tcPr>
          <w:p w14:paraId="188EA4F0">
            <w:pPr>
              <w:pStyle w:val="78"/>
              <w:keepNext w:val="0"/>
              <w:keepLines w:val="0"/>
              <w:pageBreakBefore w:val="0"/>
              <w:widowControl/>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楷体" w:cs="Times New Roman"/>
                <w:b/>
                <w:bCs/>
                <w:spacing w:val="-3"/>
                <w:sz w:val="21"/>
                <w:szCs w:val="21"/>
              </w:rPr>
            </w:pPr>
          </w:p>
        </w:tc>
      </w:tr>
    </w:tbl>
    <w:p w14:paraId="50CA3EC8">
      <w:pPr>
        <w:keepNext w:val="0"/>
        <w:keepLines w:val="0"/>
        <w:pageBreakBefore w:val="0"/>
        <w:widowControl/>
        <w:tabs>
          <w:tab w:val="left" w:pos="567"/>
        </w:tabs>
        <w:kinsoku/>
        <w:wordWrap/>
        <w:overflowPunct/>
        <w:topLinePunct w:val="0"/>
        <w:autoSpaceDE/>
        <w:autoSpaceDN/>
        <w:bidi w:val="0"/>
        <w:adjustRightInd/>
        <w:snapToGrid/>
        <w:spacing w:before="156" w:beforeLines="50" w:after="156" w:afterLines="50" w:line="360" w:lineRule="auto"/>
        <w:ind w:firstLine="480" w:firstLineChars="200"/>
        <w:textAlignment w:val="auto"/>
        <w:outlineLvl w:val="9"/>
        <w:rPr>
          <w:rFonts w:hint="default" w:ascii="Times New Roman" w:hAnsi="Times New Roman" w:eastAsia="楷体" w:cs="Times New Roman"/>
          <w:b w:val="0"/>
          <w:bCs/>
          <w:sz w:val="24"/>
          <w:szCs w:val="24"/>
          <w:lang w:val="en-US" w:eastAsia="zh-CN"/>
        </w:rPr>
      </w:pPr>
      <w:r>
        <w:rPr>
          <w:rFonts w:hint="default" w:ascii="Times New Roman" w:hAnsi="Times New Roman" w:eastAsia="楷体" w:cs="Times New Roman"/>
          <w:b w:val="0"/>
          <w:bCs/>
          <w:sz w:val="24"/>
          <w:szCs w:val="24"/>
          <w:lang w:val="en-US" w:eastAsia="zh-CN"/>
        </w:rPr>
        <w:t>机构股东特殊权利包括优先购买权、共同出售权、拖售权、优先认购权、反稀释保护、优先清算权、回购权、优先投资权、优先分红权等，其中优先清算权、回购权、优先分红权按照机构股东轮次顺序进行分配，如B++轮投资者优先于B+轮投资者。</w:t>
      </w:r>
    </w:p>
    <w:p w14:paraId="36FC00C2">
      <w:pPr>
        <w:tabs>
          <w:tab w:val="left" w:pos="567"/>
        </w:tabs>
        <w:spacing w:before="156" w:beforeLines="50" w:after="156" w:afterLines="50" w:line="360" w:lineRule="auto"/>
        <w:outlineLvl w:val="1"/>
        <w:rPr>
          <w:rFonts w:hint="default" w:ascii="Times New Roman" w:hAnsi="Times New Roman" w:eastAsia="楷体" w:cs="Times New Roman"/>
          <w:b/>
          <w:sz w:val="28"/>
          <w:szCs w:val="28"/>
        </w:rPr>
      </w:pPr>
      <w:bookmarkStart w:id="24" w:name="_Toc11420"/>
      <w:r>
        <w:rPr>
          <w:rFonts w:hint="default" w:ascii="Times New Roman" w:hAnsi="Times New Roman" w:eastAsia="楷体" w:cs="Times New Roman"/>
          <w:b/>
          <w:sz w:val="28"/>
          <w:szCs w:val="28"/>
        </w:rPr>
        <w:t>第三节</w:t>
      </w:r>
      <w:r>
        <w:rPr>
          <w:rFonts w:hint="default" w:ascii="Times New Roman" w:hAnsi="Times New Roman" w:eastAsia="楷体" w:cs="Times New Roman"/>
          <w:b/>
          <w:sz w:val="28"/>
          <w:szCs w:val="28"/>
          <w:lang w:val="en-US" w:eastAsia="zh-CN"/>
        </w:rPr>
        <w:t xml:space="preserve"> </w:t>
      </w:r>
      <w:r>
        <w:rPr>
          <w:rFonts w:hint="default" w:ascii="Times New Roman" w:hAnsi="Times New Roman" w:eastAsia="楷体" w:cs="Times New Roman"/>
          <w:b/>
          <w:sz w:val="28"/>
          <w:szCs w:val="28"/>
        </w:rPr>
        <w:t>股权结构、主要股东及实际控制人</w:t>
      </w:r>
      <w:bookmarkEnd w:id="24"/>
    </w:p>
    <w:p w14:paraId="47A0F8B6">
      <w:pPr>
        <w:pStyle w:val="50"/>
        <w:spacing w:before="156" w:beforeLines="50" w:after="156" w:afterLines="50"/>
        <w:ind w:firstLine="482"/>
        <w:outlineLvl w:val="2"/>
        <w:rPr>
          <w:rFonts w:hint="default" w:ascii="Times New Roman" w:hAnsi="Times New Roman" w:eastAsia="楷体" w:cs="Times New Roman"/>
          <w:b/>
        </w:rPr>
      </w:pPr>
      <w:bookmarkStart w:id="25" w:name="_Toc16337"/>
      <w:r>
        <w:rPr>
          <w:rFonts w:hint="default" w:ascii="Times New Roman" w:hAnsi="Times New Roman" w:eastAsia="楷体" w:cs="Times New Roman"/>
          <w:b/>
        </w:rPr>
        <w:t>一、公司股权结构</w:t>
      </w:r>
      <w:bookmarkEnd w:id="25"/>
    </w:p>
    <w:p w14:paraId="7611F5DD">
      <w:pPr>
        <w:pStyle w:val="50"/>
        <w:spacing w:before="50" w:after="50"/>
        <w:rPr>
          <w:rFonts w:hint="default" w:ascii="Times New Roman" w:hAnsi="Times New Roman" w:eastAsia="楷体" w:cs="Times New Roman"/>
        </w:rPr>
      </w:pPr>
      <w:r>
        <w:rPr>
          <w:rFonts w:hint="default" w:ascii="Times New Roman" w:hAnsi="Times New Roman" w:eastAsia="楷体" w:cs="Times New Roman"/>
          <w:lang w:eastAsia="zh-CN"/>
        </w:rPr>
        <w:t>截至2025</w:t>
      </w:r>
      <w:r>
        <w:rPr>
          <w:rFonts w:hint="default" w:ascii="Times New Roman" w:hAnsi="Times New Roman" w:eastAsia="楷体" w:cs="Times New Roman"/>
          <w:lang w:val="en-US" w:eastAsia="zh-CN"/>
        </w:rPr>
        <w:t>年6月30日</w:t>
      </w:r>
      <w:r>
        <w:rPr>
          <w:rFonts w:hint="default" w:ascii="Times New Roman" w:hAnsi="Times New Roman" w:eastAsia="楷体" w:cs="Times New Roman"/>
        </w:rPr>
        <w:t>，公司</w:t>
      </w:r>
      <w:r>
        <w:rPr>
          <w:rFonts w:hint="default" w:ascii="Times New Roman" w:hAnsi="Times New Roman" w:eastAsia="楷体" w:cs="Times New Roman"/>
          <w:lang w:val="en-US" w:eastAsia="zh-CN"/>
        </w:rPr>
        <w:t>工商登记的</w:t>
      </w:r>
      <w:r>
        <w:rPr>
          <w:rFonts w:hint="default" w:ascii="Times New Roman" w:hAnsi="Times New Roman" w:eastAsia="楷体" w:cs="Times New Roman"/>
        </w:rPr>
        <w:t>股权结构如下表所示：</w:t>
      </w:r>
    </w:p>
    <w:tbl>
      <w:tblPr>
        <w:tblStyle w:val="27"/>
        <w:tblW w:w="4998"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588"/>
        <w:gridCol w:w="2860"/>
        <w:gridCol w:w="1625"/>
        <w:gridCol w:w="1500"/>
        <w:gridCol w:w="1946"/>
      </w:tblGrid>
      <w:tr w14:paraId="3EF228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40" w:hRule="atLeast"/>
          <w:jc w:val="center"/>
        </w:trPr>
        <w:tc>
          <w:tcPr>
            <w:tcW w:w="345" w:type="pct"/>
            <w:noWrap w:val="0"/>
            <w:vAlign w:val="center"/>
          </w:tcPr>
          <w:p w14:paraId="57A74D59">
            <w:pPr>
              <w:keepNext w:val="0"/>
              <w:keepLines w:val="0"/>
              <w:pageBreakBefore w:val="0"/>
              <w:widowControl/>
              <w:kinsoku/>
              <w:wordWrap/>
              <w:overflowPunct/>
              <w:topLinePunct/>
              <w:autoSpaceDE/>
              <w:autoSpaceDN/>
              <w:bidi w:val="0"/>
              <w:adjustRightInd w:val="0"/>
              <w:snapToGrid w:val="0"/>
              <w:spacing w:line="240" w:lineRule="auto"/>
              <w:ind w:left="0" w:right="0" w:firstLine="0"/>
              <w:jc w:val="center"/>
              <w:textAlignment w:val="auto"/>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rPr>
              <w:t>序号</w:t>
            </w:r>
          </w:p>
        </w:tc>
        <w:tc>
          <w:tcPr>
            <w:tcW w:w="1678" w:type="pct"/>
            <w:noWrap w:val="0"/>
            <w:vAlign w:val="center"/>
          </w:tcPr>
          <w:p w14:paraId="188F6A71">
            <w:pPr>
              <w:keepNext w:val="0"/>
              <w:keepLines w:val="0"/>
              <w:pageBreakBefore w:val="0"/>
              <w:widowControl/>
              <w:kinsoku/>
              <w:wordWrap/>
              <w:overflowPunct/>
              <w:topLinePunct/>
              <w:autoSpaceDE/>
              <w:autoSpaceDN/>
              <w:bidi w:val="0"/>
              <w:adjustRightInd w:val="0"/>
              <w:snapToGrid w:val="0"/>
              <w:spacing w:line="240" w:lineRule="auto"/>
              <w:ind w:left="0" w:right="0" w:firstLine="0"/>
              <w:jc w:val="center"/>
              <w:textAlignment w:val="auto"/>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rPr>
              <w:t>股东姓名</w:t>
            </w:r>
          </w:p>
        </w:tc>
        <w:tc>
          <w:tcPr>
            <w:tcW w:w="953" w:type="pct"/>
            <w:noWrap w:val="0"/>
            <w:vAlign w:val="center"/>
          </w:tcPr>
          <w:p w14:paraId="6561152A">
            <w:pPr>
              <w:keepNext w:val="0"/>
              <w:keepLines w:val="0"/>
              <w:pageBreakBefore w:val="0"/>
              <w:widowControl/>
              <w:kinsoku/>
              <w:wordWrap/>
              <w:overflowPunct/>
              <w:topLinePunct/>
              <w:autoSpaceDE/>
              <w:autoSpaceDN/>
              <w:bidi w:val="0"/>
              <w:adjustRightInd w:val="0"/>
              <w:snapToGrid w:val="0"/>
              <w:spacing w:line="240" w:lineRule="auto"/>
              <w:ind w:left="0" w:right="0" w:firstLine="0"/>
              <w:jc w:val="center"/>
              <w:textAlignment w:val="auto"/>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t>出资金额</w:t>
            </w:r>
          </w:p>
          <w:p w14:paraId="27FB9D03">
            <w:pPr>
              <w:keepNext w:val="0"/>
              <w:keepLines w:val="0"/>
              <w:pageBreakBefore w:val="0"/>
              <w:widowControl/>
              <w:kinsoku/>
              <w:wordWrap/>
              <w:overflowPunct/>
              <w:topLinePunct/>
              <w:autoSpaceDE/>
              <w:autoSpaceDN/>
              <w:bidi w:val="0"/>
              <w:adjustRightInd w:val="0"/>
              <w:snapToGrid w:val="0"/>
              <w:spacing w:line="240" w:lineRule="auto"/>
              <w:ind w:left="0" w:right="0" w:firstLine="0"/>
              <w:jc w:val="center"/>
              <w:textAlignment w:val="auto"/>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t>（万元）</w:t>
            </w:r>
          </w:p>
        </w:tc>
        <w:tc>
          <w:tcPr>
            <w:tcW w:w="880" w:type="pct"/>
            <w:noWrap w:val="0"/>
            <w:vAlign w:val="center"/>
          </w:tcPr>
          <w:p w14:paraId="5E70440A">
            <w:pPr>
              <w:keepNext w:val="0"/>
              <w:keepLines w:val="0"/>
              <w:pageBreakBefore w:val="0"/>
              <w:widowControl/>
              <w:kinsoku/>
              <w:wordWrap/>
              <w:overflowPunct/>
              <w:topLinePunct/>
              <w:autoSpaceDE/>
              <w:autoSpaceDN/>
              <w:bidi w:val="0"/>
              <w:adjustRightInd w:val="0"/>
              <w:snapToGrid w:val="0"/>
              <w:spacing w:line="240" w:lineRule="auto"/>
              <w:ind w:left="0" w:right="0" w:firstLine="0"/>
              <w:jc w:val="center"/>
              <w:textAlignment w:val="auto"/>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lang w:val="en-US" w:eastAsia="zh-CN"/>
              </w:rPr>
              <w:t>持股</w:t>
            </w:r>
            <w:r>
              <w:rPr>
                <w:rFonts w:hint="default" w:ascii="Times New Roman" w:hAnsi="Times New Roman" w:eastAsia="楷体" w:cs="Times New Roman"/>
                <w:b/>
                <w:bCs/>
                <w:sz w:val="21"/>
                <w:szCs w:val="21"/>
              </w:rPr>
              <w:t>比例</w:t>
            </w:r>
          </w:p>
          <w:p w14:paraId="0C7751D9">
            <w:pPr>
              <w:keepNext w:val="0"/>
              <w:keepLines w:val="0"/>
              <w:pageBreakBefore w:val="0"/>
              <w:widowControl/>
              <w:kinsoku/>
              <w:wordWrap/>
              <w:overflowPunct/>
              <w:topLinePunct/>
              <w:autoSpaceDE/>
              <w:autoSpaceDN/>
              <w:bidi w:val="0"/>
              <w:adjustRightInd w:val="0"/>
              <w:snapToGrid w:val="0"/>
              <w:spacing w:line="240" w:lineRule="auto"/>
              <w:ind w:left="0" w:right="0" w:firstLine="0"/>
              <w:jc w:val="center"/>
              <w:textAlignment w:val="auto"/>
              <w:rPr>
                <w:rFonts w:hint="default" w:ascii="Times New Roman" w:hAnsi="Times New Roman" w:eastAsia="楷体" w:cs="Times New Roman"/>
                <w:b/>
                <w:bCs/>
                <w:sz w:val="21"/>
                <w:szCs w:val="21"/>
                <w:lang w:eastAsia="zh-CN"/>
              </w:rPr>
            </w:pPr>
            <w:r>
              <w:rPr>
                <w:rFonts w:hint="default" w:ascii="Times New Roman" w:hAnsi="Times New Roman" w:eastAsia="楷体" w:cs="Times New Roman"/>
                <w:b/>
                <w:bCs/>
                <w:sz w:val="21"/>
                <w:szCs w:val="21"/>
                <w:lang w:eastAsia="zh-CN"/>
              </w:rPr>
              <w:t>（</w:t>
            </w:r>
            <w:r>
              <w:rPr>
                <w:rFonts w:hint="default" w:ascii="Times New Roman" w:hAnsi="Times New Roman" w:eastAsia="楷体" w:cs="Times New Roman"/>
                <w:b/>
                <w:bCs/>
                <w:sz w:val="21"/>
                <w:szCs w:val="21"/>
                <w:lang w:val="en-US" w:eastAsia="zh-CN"/>
              </w:rPr>
              <w:t>%</w:t>
            </w:r>
            <w:r>
              <w:rPr>
                <w:rFonts w:hint="default" w:ascii="Times New Roman" w:hAnsi="Times New Roman" w:eastAsia="楷体" w:cs="Times New Roman"/>
                <w:b/>
                <w:bCs/>
                <w:sz w:val="21"/>
                <w:szCs w:val="21"/>
                <w:lang w:eastAsia="zh-CN"/>
              </w:rPr>
              <w:t>）</w:t>
            </w:r>
          </w:p>
        </w:tc>
        <w:tc>
          <w:tcPr>
            <w:tcW w:w="1142" w:type="pct"/>
            <w:noWrap w:val="0"/>
            <w:vAlign w:val="center"/>
          </w:tcPr>
          <w:p w14:paraId="199D44C4">
            <w:pPr>
              <w:keepNext w:val="0"/>
              <w:keepLines w:val="0"/>
              <w:pageBreakBefore w:val="0"/>
              <w:widowControl/>
              <w:kinsoku/>
              <w:wordWrap/>
              <w:overflowPunct/>
              <w:topLinePunct/>
              <w:autoSpaceDE/>
              <w:autoSpaceDN/>
              <w:bidi w:val="0"/>
              <w:adjustRightInd w:val="0"/>
              <w:snapToGrid w:val="0"/>
              <w:spacing w:line="240" w:lineRule="auto"/>
              <w:ind w:left="0" w:right="0" w:firstLine="0"/>
              <w:jc w:val="center"/>
              <w:textAlignment w:val="auto"/>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t>股东背景</w:t>
            </w:r>
          </w:p>
        </w:tc>
      </w:tr>
      <w:tr w14:paraId="3E0C42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40" w:hRule="atLeast"/>
          <w:jc w:val="center"/>
        </w:trPr>
        <w:tc>
          <w:tcPr>
            <w:tcW w:w="345" w:type="pct"/>
            <w:noWrap w:val="0"/>
            <w:vAlign w:val="center"/>
          </w:tcPr>
          <w:p w14:paraId="33271F5A">
            <w:pPr>
              <w:keepNext w:val="0"/>
              <w:keepLines w:val="0"/>
              <w:pageBreakBefore w:val="0"/>
              <w:widowControl/>
              <w:kinsoku/>
              <w:wordWrap/>
              <w:overflowPunct/>
              <w:topLinePunct/>
              <w:autoSpaceDE/>
              <w:autoSpaceDN/>
              <w:bidi w:val="0"/>
              <w:adjustRightInd w:val="0"/>
              <w:snapToGrid w:val="0"/>
              <w:spacing w:line="240" w:lineRule="auto"/>
              <w:ind w:left="0" w:right="0" w:firstLine="0"/>
              <w:jc w:val="center"/>
              <w:textAlignment w:val="auto"/>
              <w:rPr>
                <w:rFonts w:hint="default" w:ascii="Times New Roman" w:hAnsi="Times New Roman" w:eastAsia="楷体" w:cs="Times New Roman"/>
                <w:sz w:val="21"/>
                <w:szCs w:val="21"/>
              </w:rPr>
            </w:pPr>
            <w:r>
              <w:rPr>
                <w:rFonts w:hint="default" w:ascii="Times New Roman" w:hAnsi="Times New Roman" w:eastAsia="楷体" w:cs="Times New Roman"/>
                <w:sz w:val="21"/>
                <w:szCs w:val="21"/>
              </w:rPr>
              <w:t>1</w:t>
            </w:r>
          </w:p>
        </w:tc>
        <w:tc>
          <w:tcPr>
            <w:tcW w:w="1678" w:type="pct"/>
            <w:noWrap w:val="0"/>
            <w:vAlign w:val="center"/>
          </w:tcPr>
          <w:p w14:paraId="105E64EF">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丁丁</w:t>
            </w:r>
          </w:p>
        </w:tc>
        <w:tc>
          <w:tcPr>
            <w:tcW w:w="953" w:type="pct"/>
            <w:noWrap w:val="0"/>
            <w:vAlign w:val="center"/>
          </w:tcPr>
          <w:p w14:paraId="360206A1">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43.5</w:t>
            </w:r>
          </w:p>
        </w:tc>
        <w:tc>
          <w:tcPr>
            <w:tcW w:w="880" w:type="pct"/>
            <w:noWrap w:val="0"/>
            <w:vAlign w:val="center"/>
          </w:tcPr>
          <w:p w14:paraId="5B6F24A1">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25.4626%</w:t>
            </w:r>
          </w:p>
        </w:tc>
        <w:tc>
          <w:tcPr>
            <w:tcW w:w="1142" w:type="pct"/>
            <w:noWrap w:val="0"/>
            <w:vAlign w:val="center"/>
          </w:tcPr>
          <w:p w14:paraId="2C969D6D">
            <w:pPr>
              <w:pStyle w:val="78"/>
              <w:keepNext w:val="0"/>
              <w:keepLines w:val="0"/>
              <w:pageBreakBefore w:val="0"/>
              <w:widowControl/>
              <w:kinsoku/>
              <w:wordWrap/>
              <w:overflowPunct/>
              <w:autoSpaceDE/>
              <w:autoSpaceDN/>
              <w:bidi w:val="0"/>
              <w:spacing w:line="240" w:lineRule="auto"/>
              <w:ind w:left="0" w:leftChars="0" w:right="0" w:firstLine="0"/>
              <w:jc w:val="center"/>
              <w:textAlignment w:val="auto"/>
              <w:rPr>
                <w:rFonts w:hint="default" w:ascii="Times New Roman" w:hAnsi="Times New Roman" w:eastAsia="楷体" w:cs="Times New Roman"/>
                <w:spacing w:val="-2"/>
                <w:sz w:val="21"/>
                <w:szCs w:val="21"/>
              </w:rPr>
            </w:pPr>
            <w:r>
              <w:rPr>
                <w:rFonts w:hint="default" w:ascii="Times New Roman" w:hAnsi="Times New Roman" w:eastAsia="楷体" w:cs="Times New Roman"/>
                <w:spacing w:val="-2"/>
                <w:sz w:val="21"/>
                <w:szCs w:val="21"/>
              </w:rPr>
              <w:t>创始人、实控人</w:t>
            </w:r>
          </w:p>
        </w:tc>
      </w:tr>
      <w:tr w14:paraId="441474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40" w:hRule="atLeast"/>
          <w:jc w:val="center"/>
        </w:trPr>
        <w:tc>
          <w:tcPr>
            <w:tcW w:w="345" w:type="pct"/>
            <w:noWrap w:val="0"/>
            <w:vAlign w:val="center"/>
          </w:tcPr>
          <w:p w14:paraId="7C9336B9">
            <w:pPr>
              <w:keepNext w:val="0"/>
              <w:keepLines w:val="0"/>
              <w:pageBreakBefore w:val="0"/>
              <w:widowControl/>
              <w:kinsoku/>
              <w:wordWrap/>
              <w:overflowPunct/>
              <w:topLinePunct/>
              <w:autoSpaceDE/>
              <w:autoSpaceDN/>
              <w:bidi w:val="0"/>
              <w:adjustRightInd w:val="0"/>
              <w:snapToGrid w:val="0"/>
              <w:spacing w:line="240" w:lineRule="auto"/>
              <w:ind w:left="0" w:right="0" w:firstLine="0"/>
              <w:jc w:val="center"/>
              <w:textAlignment w:val="auto"/>
              <w:rPr>
                <w:rFonts w:hint="default" w:ascii="Times New Roman" w:hAnsi="Times New Roman" w:eastAsia="楷体" w:cs="Times New Roman"/>
                <w:sz w:val="21"/>
                <w:szCs w:val="21"/>
              </w:rPr>
            </w:pPr>
            <w:r>
              <w:rPr>
                <w:rFonts w:hint="default" w:ascii="Times New Roman" w:hAnsi="Times New Roman" w:eastAsia="楷体" w:cs="Times New Roman"/>
                <w:sz w:val="21"/>
                <w:szCs w:val="21"/>
              </w:rPr>
              <w:t>2</w:t>
            </w:r>
          </w:p>
        </w:tc>
        <w:tc>
          <w:tcPr>
            <w:tcW w:w="1678" w:type="pct"/>
            <w:noWrap w:val="0"/>
            <w:vAlign w:val="center"/>
          </w:tcPr>
          <w:p w14:paraId="7CE6C27A">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杭州灵溪投资合伙企业（有限合伙）</w:t>
            </w:r>
          </w:p>
        </w:tc>
        <w:tc>
          <w:tcPr>
            <w:tcW w:w="953" w:type="pct"/>
            <w:noWrap w:val="0"/>
            <w:vAlign w:val="center"/>
          </w:tcPr>
          <w:p w14:paraId="1F4637E7">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25.361323</w:t>
            </w:r>
          </w:p>
        </w:tc>
        <w:tc>
          <w:tcPr>
            <w:tcW w:w="880" w:type="pct"/>
            <w:noWrap w:val="0"/>
            <w:vAlign w:val="center"/>
          </w:tcPr>
          <w:p w14:paraId="4E3AC2D5">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14.8451%</w:t>
            </w:r>
          </w:p>
        </w:tc>
        <w:tc>
          <w:tcPr>
            <w:tcW w:w="1142" w:type="pct"/>
            <w:noWrap w:val="0"/>
            <w:vAlign w:val="center"/>
          </w:tcPr>
          <w:p w14:paraId="0EF6EF3E">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3"/>
                <w:sz w:val="21"/>
                <w:szCs w:val="21"/>
                <w:lang w:val="en-US" w:eastAsia="zh-CN"/>
              </w:rPr>
            </w:pPr>
            <w:r>
              <w:rPr>
                <w:rFonts w:hint="default" w:ascii="Times New Roman" w:hAnsi="Times New Roman" w:eastAsia="楷体" w:cs="Times New Roman"/>
                <w:spacing w:val="-3"/>
                <w:sz w:val="21"/>
                <w:szCs w:val="21"/>
                <w:lang w:val="en-US" w:eastAsia="zh-CN"/>
              </w:rPr>
              <w:t>持股平台</w:t>
            </w:r>
          </w:p>
        </w:tc>
      </w:tr>
      <w:tr w14:paraId="22CBAB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40" w:hRule="atLeast"/>
          <w:jc w:val="center"/>
        </w:trPr>
        <w:tc>
          <w:tcPr>
            <w:tcW w:w="345" w:type="pct"/>
            <w:noWrap w:val="0"/>
            <w:vAlign w:val="center"/>
          </w:tcPr>
          <w:p w14:paraId="40654468">
            <w:pPr>
              <w:keepNext w:val="0"/>
              <w:keepLines w:val="0"/>
              <w:pageBreakBefore w:val="0"/>
              <w:widowControl/>
              <w:kinsoku/>
              <w:wordWrap/>
              <w:overflowPunct/>
              <w:topLinePunct/>
              <w:autoSpaceDE/>
              <w:autoSpaceDN/>
              <w:bidi w:val="0"/>
              <w:adjustRightInd w:val="0"/>
              <w:snapToGrid w:val="0"/>
              <w:spacing w:line="240" w:lineRule="auto"/>
              <w:ind w:left="0" w:right="0" w:firstLine="0"/>
              <w:jc w:val="center"/>
              <w:textAlignment w:val="auto"/>
              <w:rPr>
                <w:rFonts w:hint="default" w:ascii="Times New Roman" w:hAnsi="Times New Roman" w:eastAsia="楷体" w:cs="Times New Roman"/>
                <w:sz w:val="21"/>
                <w:szCs w:val="21"/>
              </w:rPr>
            </w:pPr>
            <w:r>
              <w:rPr>
                <w:rFonts w:hint="default" w:ascii="Times New Roman" w:hAnsi="Times New Roman" w:eastAsia="楷体" w:cs="Times New Roman"/>
                <w:sz w:val="21"/>
                <w:szCs w:val="21"/>
              </w:rPr>
              <w:t>3</w:t>
            </w:r>
          </w:p>
        </w:tc>
        <w:tc>
          <w:tcPr>
            <w:tcW w:w="1678" w:type="pct"/>
            <w:noWrap w:val="0"/>
            <w:vAlign w:val="center"/>
          </w:tcPr>
          <w:p w14:paraId="671E32A4">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北京新动力股权投资基金（有限合伙）</w:t>
            </w:r>
          </w:p>
        </w:tc>
        <w:tc>
          <w:tcPr>
            <w:tcW w:w="953" w:type="pct"/>
            <w:noWrap w:val="0"/>
            <w:vAlign w:val="center"/>
          </w:tcPr>
          <w:p w14:paraId="517B8570">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17.957961</w:t>
            </w:r>
          </w:p>
        </w:tc>
        <w:tc>
          <w:tcPr>
            <w:tcW w:w="880" w:type="pct"/>
            <w:noWrap w:val="0"/>
            <w:vAlign w:val="center"/>
          </w:tcPr>
          <w:p w14:paraId="1B95DFF0">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10.5116%</w:t>
            </w:r>
          </w:p>
        </w:tc>
        <w:tc>
          <w:tcPr>
            <w:tcW w:w="1142" w:type="pct"/>
            <w:noWrap w:val="0"/>
            <w:vAlign w:val="center"/>
          </w:tcPr>
          <w:p w14:paraId="692D7627">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3"/>
                <w:sz w:val="21"/>
                <w:szCs w:val="21"/>
                <w:lang w:val="en-US" w:eastAsia="zh-CN"/>
              </w:rPr>
            </w:pPr>
            <w:r>
              <w:rPr>
                <w:rFonts w:hint="default" w:ascii="Times New Roman" w:hAnsi="Times New Roman" w:eastAsia="楷体" w:cs="Times New Roman"/>
                <w:b w:val="0"/>
                <w:bCs w:val="0"/>
                <w:spacing w:val="-3"/>
                <w:sz w:val="21"/>
                <w:szCs w:val="21"/>
              </w:rPr>
              <w:t>B+轮</w:t>
            </w:r>
            <w:r>
              <w:rPr>
                <w:rFonts w:hint="default" w:ascii="Times New Roman" w:hAnsi="Times New Roman" w:eastAsia="楷体" w:cs="Times New Roman"/>
                <w:b w:val="0"/>
                <w:bCs w:val="0"/>
                <w:spacing w:val="-3"/>
                <w:sz w:val="21"/>
                <w:szCs w:val="21"/>
                <w:lang w:val="en-US" w:eastAsia="zh-CN"/>
              </w:rPr>
              <w:t>投资者</w:t>
            </w:r>
          </w:p>
        </w:tc>
      </w:tr>
      <w:tr w14:paraId="0F760B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40" w:hRule="atLeast"/>
          <w:jc w:val="center"/>
        </w:trPr>
        <w:tc>
          <w:tcPr>
            <w:tcW w:w="345" w:type="pct"/>
            <w:noWrap w:val="0"/>
            <w:vAlign w:val="center"/>
          </w:tcPr>
          <w:p w14:paraId="55E2BA30">
            <w:pPr>
              <w:keepNext w:val="0"/>
              <w:keepLines w:val="0"/>
              <w:pageBreakBefore w:val="0"/>
              <w:widowControl/>
              <w:kinsoku/>
              <w:wordWrap/>
              <w:overflowPunct/>
              <w:topLinePunct/>
              <w:autoSpaceDE/>
              <w:autoSpaceDN/>
              <w:bidi w:val="0"/>
              <w:adjustRightInd w:val="0"/>
              <w:snapToGrid w:val="0"/>
              <w:spacing w:line="240" w:lineRule="auto"/>
              <w:ind w:left="0" w:right="0" w:firstLine="0"/>
              <w:jc w:val="center"/>
              <w:textAlignment w:val="auto"/>
              <w:rPr>
                <w:rFonts w:hint="default" w:ascii="Times New Roman" w:hAnsi="Times New Roman" w:eastAsia="楷体" w:cs="Times New Roman"/>
                <w:sz w:val="21"/>
                <w:szCs w:val="21"/>
              </w:rPr>
            </w:pPr>
            <w:r>
              <w:rPr>
                <w:rFonts w:hint="default" w:ascii="Times New Roman" w:hAnsi="Times New Roman" w:eastAsia="楷体" w:cs="Times New Roman"/>
                <w:sz w:val="21"/>
                <w:szCs w:val="21"/>
              </w:rPr>
              <w:t>4</w:t>
            </w:r>
          </w:p>
        </w:tc>
        <w:tc>
          <w:tcPr>
            <w:tcW w:w="1678" w:type="pct"/>
            <w:noWrap w:val="0"/>
            <w:vAlign w:val="center"/>
          </w:tcPr>
          <w:p w14:paraId="53D46C43">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嘉兴峰夷淳渊投资合伙企业（有限合伙）</w:t>
            </w:r>
          </w:p>
        </w:tc>
        <w:tc>
          <w:tcPr>
            <w:tcW w:w="953" w:type="pct"/>
            <w:noWrap w:val="0"/>
            <w:vAlign w:val="center"/>
          </w:tcPr>
          <w:p w14:paraId="55B98113">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13.88775</w:t>
            </w:r>
          </w:p>
        </w:tc>
        <w:tc>
          <w:tcPr>
            <w:tcW w:w="880" w:type="pct"/>
            <w:noWrap w:val="0"/>
            <w:vAlign w:val="center"/>
          </w:tcPr>
          <w:p w14:paraId="32A7C811">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8.1291%</w:t>
            </w:r>
          </w:p>
        </w:tc>
        <w:tc>
          <w:tcPr>
            <w:tcW w:w="1142" w:type="pct"/>
            <w:noWrap w:val="0"/>
            <w:vAlign w:val="center"/>
          </w:tcPr>
          <w:p w14:paraId="1E2AD93F">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2"/>
                <w:sz w:val="21"/>
                <w:szCs w:val="21"/>
              </w:rPr>
            </w:pPr>
            <w:r>
              <w:rPr>
                <w:rFonts w:hint="default" w:ascii="Times New Roman" w:hAnsi="Times New Roman" w:eastAsia="楷体" w:cs="Times New Roman"/>
                <w:b w:val="0"/>
                <w:bCs w:val="0"/>
                <w:spacing w:val="-3"/>
                <w:sz w:val="21"/>
                <w:szCs w:val="21"/>
              </w:rPr>
              <w:t>PreA轮</w:t>
            </w:r>
            <w:r>
              <w:rPr>
                <w:rFonts w:hint="default" w:ascii="Times New Roman" w:hAnsi="Times New Roman" w:eastAsia="楷体" w:cs="Times New Roman"/>
                <w:b w:val="0"/>
                <w:bCs w:val="0"/>
                <w:spacing w:val="-3"/>
                <w:sz w:val="21"/>
                <w:szCs w:val="21"/>
                <w:lang w:val="en-US" w:eastAsia="zh-CN"/>
              </w:rPr>
              <w:t>投资者</w:t>
            </w:r>
          </w:p>
        </w:tc>
      </w:tr>
      <w:tr w14:paraId="684E78A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40" w:hRule="atLeast"/>
          <w:jc w:val="center"/>
        </w:trPr>
        <w:tc>
          <w:tcPr>
            <w:tcW w:w="345" w:type="pct"/>
            <w:noWrap w:val="0"/>
            <w:vAlign w:val="center"/>
          </w:tcPr>
          <w:p w14:paraId="5C741C3D">
            <w:pPr>
              <w:keepNext w:val="0"/>
              <w:keepLines w:val="0"/>
              <w:pageBreakBefore w:val="0"/>
              <w:widowControl/>
              <w:kinsoku/>
              <w:wordWrap/>
              <w:overflowPunct/>
              <w:topLinePunct/>
              <w:autoSpaceDE/>
              <w:autoSpaceDN/>
              <w:bidi w:val="0"/>
              <w:adjustRightInd w:val="0"/>
              <w:snapToGrid w:val="0"/>
              <w:spacing w:line="240" w:lineRule="auto"/>
              <w:ind w:left="0" w:right="0" w:firstLine="0"/>
              <w:jc w:val="center"/>
              <w:textAlignment w:val="auto"/>
              <w:rPr>
                <w:rFonts w:hint="default" w:ascii="Times New Roman" w:hAnsi="Times New Roman" w:eastAsia="楷体" w:cs="Times New Roman"/>
                <w:sz w:val="21"/>
                <w:szCs w:val="21"/>
              </w:rPr>
            </w:pPr>
            <w:r>
              <w:rPr>
                <w:rFonts w:hint="default" w:ascii="Times New Roman" w:hAnsi="Times New Roman" w:eastAsia="楷体" w:cs="Times New Roman"/>
                <w:sz w:val="21"/>
                <w:szCs w:val="21"/>
              </w:rPr>
              <w:t>5</w:t>
            </w:r>
          </w:p>
        </w:tc>
        <w:tc>
          <w:tcPr>
            <w:tcW w:w="1678" w:type="pct"/>
            <w:noWrap w:val="0"/>
            <w:vAlign w:val="center"/>
          </w:tcPr>
          <w:p w14:paraId="7FA5E28E">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天津源渡创业投资合伙企业（有限合伙）</w:t>
            </w:r>
          </w:p>
        </w:tc>
        <w:tc>
          <w:tcPr>
            <w:tcW w:w="953" w:type="pct"/>
            <w:noWrap w:val="0"/>
            <w:vAlign w:val="center"/>
          </w:tcPr>
          <w:p w14:paraId="177C0573">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11.70201</w:t>
            </w:r>
          </w:p>
        </w:tc>
        <w:tc>
          <w:tcPr>
            <w:tcW w:w="880" w:type="pct"/>
            <w:noWrap w:val="0"/>
            <w:vAlign w:val="center"/>
          </w:tcPr>
          <w:p w14:paraId="3C781D79">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6.8497%</w:t>
            </w:r>
          </w:p>
        </w:tc>
        <w:tc>
          <w:tcPr>
            <w:tcW w:w="1142" w:type="pct"/>
            <w:noWrap w:val="0"/>
            <w:vAlign w:val="center"/>
          </w:tcPr>
          <w:p w14:paraId="438E6380">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2"/>
                <w:sz w:val="21"/>
                <w:szCs w:val="21"/>
              </w:rPr>
            </w:pPr>
            <w:r>
              <w:rPr>
                <w:rFonts w:hint="default" w:ascii="Times New Roman" w:hAnsi="Times New Roman" w:eastAsia="楷体" w:cs="Times New Roman"/>
                <w:b w:val="0"/>
                <w:bCs w:val="0"/>
                <w:spacing w:val="-3"/>
                <w:sz w:val="21"/>
                <w:szCs w:val="21"/>
              </w:rPr>
              <w:t>A+轮</w:t>
            </w:r>
            <w:r>
              <w:rPr>
                <w:rFonts w:hint="default" w:ascii="Times New Roman" w:hAnsi="Times New Roman" w:eastAsia="楷体" w:cs="Times New Roman"/>
                <w:b w:val="0"/>
                <w:bCs w:val="0"/>
                <w:spacing w:val="-3"/>
                <w:sz w:val="21"/>
                <w:szCs w:val="21"/>
                <w:lang w:val="en-US" w:eastAsia="zh-CN"/>
              </w:rPr>
              <w:t>投资者</w:t>
            </w:r>
          </w:p>
        </w:tc>
      </w:tr>
      <w:tr w14:paraId="73A60CA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589" w:hRule="atLeast"/>
          <w:jc w:val="center"/>
        </w:trPr>
        <w:tc>
          <w:tcPr>
            <w:tcW w:w="345" w:type="pct"/>
            <w:noWrap w:val="0"/>
            <w:vAlign w:val="center"/>
          </w:tcPr>
          <w:p w14:paraId="3DF9CD02">
            <w:pPr>
              <w:keepNext w:val="0"/>
              <w:keepLines w:val="0"/>
              <w:pageBreakBefore w:val="0"/>
              <w:widowControl/>
              <w:kinsoku/>
              <w:wordWrap/>
              <w:overflowPunct/>
              <w:topLinePunct/>
              <w:autoSpaceDE/>
              <w:autoSpaceDN/>
              <w:bidi w:val="0"/>
              <w:adjustRightInd w:val="0"/>
              <w:snapToGrid w:val="0"/>
              <w:spacing w:line="240" w:lineRule="auto"/>
              <w:ind w:left="0" w:right="0" w:firstLine="0"/>
              <w:jc w:val="center"/>
              <w:textAlignment w:val="auto"/>
              <w:rPr>
                <w:rFonts w:hint="default" w:ascii="Times New Roman" w:hAnsi="Times New Roman" w:eastAsia="楷体" w:cs="Times New Roman"/>
                <w:sz w:val="21"/>
                <w:szCs w:val="21"/>
              </w:rPr>
            </w:pPr>
            <w:r>
              <w:rPr>
                <w:rFonts w:hint="default" w:ascii="Times New Roman" w:hAnsi="Times New Roman" w:eastAsia="楷体" w:cs="Times New Roman"/>
                <w:sz w:val="21"/>
                <w:szCs w:val="21"/>
              </w:rPr>
              <w:t>6</w:t>
            </w:r>
          </w:p>
        </w:tc>
        <w:tc>
          <w:tcPr>
            <w:tcW w:w="1678" w:type="pct"/>
            <w:noWrap w:val="0"/>
            <w:vAlign w:val="center"/>
          </w:tcPr>
          <w:p w14:paraId="60BBD29F">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无锡汇灵投资合伙企业（有限合伙）</w:t>
            </w:r>
          </w:p>
        </w:tc>
        <w:tc>
          <w:tcPr>
            <w:tcW w:w="953" w:type="pct"/>
            <w:noWrap w:val="0"/>
            <w:vAlign w:val="center"/>
          </w:tcPr>
          <w:p w14:paraId="75DFA2D2">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9.09933</w:t>
            </w:r>
          </w:p>
        </w:tc>
        <w:tc>
          <w:tcPr>
            <w:tcW w:w="880" w:type="pct"/>
            <w:noWrap w:val="0"/>
            <w:vAlign w:val="center"/>
          </w:tcPr>
          <w:p w14:paraId="5D436908">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5.3263%</w:t>
            </w:r>
          </w:p>
        </w:tc>
        <w:tc>
          <w:tcPr>
            <w:tcW w:w="1142" w:type="pct"/>
            <w:noWrap w:val="0"/>
            <w:vAlign w:val="center"/>
          </w:tcPr>
          <w:p w14:paraId="23EA3A84">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lang w:val="en-US" w:eastAsia="zh-CN"/>
              </w:rPr>
            </w:pPr>
            <w:r>
              <w:rPr>
                <w:rFonts w:hint="default" w:ascii="Times New Roman" w:hAnsi="Times New Roman" w:eastAsia="楷体" w:cs="Times New Roman"/>
                <w:spacing w:val="-1"/>
                <w:sz w:val="21"/>
                <w:szCs w:val="21"/>
                <w:lang w:val="en-US" w:eastAsia="zh-CN"/>
              </w:rPr>
              <w:t>/</w:t>
            </w:r>
          </w:p>
        </w:tc>
      </w:tr>
      <w:tr w14:paraId="624053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40" w:hRule="atLeast"/>
          <w:jc w:val="center"/>
        </w:trPr>
        <w:tc>
          <w:tcPr>
            <w:tcW w:w="345" w:type="pct"/>
            <w:noWrap w:val="0"/>
            <w:vAlign w:val="center"/>
          </w:tcPr>
          <w:p w14:paraId="08DE89BC">
            <w:pPr>
              <w:keepNext w:val="0"/>
              <w:keepLines w:val="0"/>
              <w:pageBreakBefore w:val="0"/>
              <w:widowControl/>
              <w:kinsoku/>
              <w:wordWrap/>
              <w:overflowPunct/>
              <w:topLinePunct/>
              <w:autoSpaceDE/>
              <w:autoSpaceDN/>
              <w:bidi w:val="0"/>
              <w:adjustRightInd w:val="0"/>
              <w:snapToGrid w:val="0"/>
              <w:spacing w:line="240" w:lineRule="auto"/>
              <w:ind w:left="0" w:right="0" w:firstLine="0"/>
              <w:jc w:val="center"/>
              <w:textAlignment w:val="auto"/>
              <w:rPr>
                <w:rFonts w:hint="default" w:ascii="Times New Roman" w:hAnsi="Times New Roman" w:eastAsia="楷体" w:cs="Times New Roman"/>
                <w:sz w:val="21"/>
                <w:szCs w:val="21"/>
              </w:rPr>
            </w:pPr>
            <w:r>
              <w:rPr>
                <w:rFonts w:hint="default" w:ascii="Times New Roman" w:hAnsi="Times New Roman" w:eastAsia="楷体" w:cs="Times New Roman"/>
                <w:sz w:val="21"/>
                <w:szCs w:val="21"/>
              </w:rPr>
              <w:t>7</w:t>
            </w:r>
          </w:p>
        </w:tc>
        <w:tc>
          <w:tcPr>
            <w:tcW w:w="1678" w:type="pct"/>
            <w:noWrap w:val="0"/>
            <w:vAlign w:val="center"/>
          </w:tcPr>
          <w:p w14:paraId="24E5722A">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杭州灵西投资合伙企业（有限合伙）</w:t>
            </w:r>
          </w:p>
        </w:tc>
        <w:tc>
          <w:tcPr>
            <w:tcW w:w="953" w:type="pct"/>
            <w:noWrap w:val="0"/>
            <w:vAlign w:val="center"/>
          </w:tcPr>
          <w:p w14:paraId="2B056E7C">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8.7</w:t>
            </w:r>
          </w:p>
        </w:tc>
        <w:tc>
          <w:tcPr>
            <w:tcW w:w="880" w:type="pct"/>
            <w:noWrap w:val="0"/>
            <w:vAlign w:val="center"/>
          </w:tcPr>
          <w:p w14:paraId="256128ED">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5.0925%</w:t>
            </w:r>
          </w:p>
        </w:tc>
        <w:tc>
          <w:tcPr>
            <w:tcW w:w="1142" w:type="pct"/>
            <w:noWrap w:val="0"/>
            <w:vAlign w:val="center"/>
          </w:tcPr>
          <w:p w14:paraId="208F9122">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2"/>
                <w:sz w:val="21"/>
                <w:szCs w:val="21"/>
              </w:rPr>
            </w:pPr>
            <w:r>
              <w:rPr>
                <w:rFonts w:hint="default" w:ascii="Times New Roman" w:hAnsi="Times New Roman" w:eastAsia="楷体" w:cs="Times New Roman"/>
                <w:spacing w:val="-3"/>
                <w:sz w:val="21"/>
                <w:szCs w:val="21"/>
                <w:lang w:val="en-US" w:eastAsia="zh-CN"/>
              </w:rPr>
              <w:t>持股平台</w:t>
            </w:r>
          </w:p>
        </w:tc>
      </w:tr>
      <w:tr w14:paraId="1F7B6A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40" w:hRule="atLeast"/>
          <w:jc w:val="center"/>
        </w:trPr>
        <w:tc>
          <w:tcPr>
            <w:tcW w:w="345" w:type="pct"/>
            <w:noWrap w:val="0"/>
            <w:vAlign w:val="center"/>
          </w:tcPr>
          <w:p w14:paraId="6674F659">
            <w:pPr>
              <w:keepNext w:val="0"/>
              <w:keepLines w:val="0"/>
              <w:pageBreakBefore w:val="0"/>
              <w:widowControl/>
              <w:kinsoku/>
              <w:wordWrap/>
              <w:overflowPunct/>
              <w:topLinePunct/>
              <w:autoSpaceDE/>
              <w:autoSpaceDN/>
              <w:bidi w:val="0"/>
              <w:adjustRightInd w:val="0"/>
              <w:snapToGrid w:val="0"/>
              <w:spacing w:line="240" w:lineRule="auto"/>
              <w:ind w:left="0" w:right="0" w:firstLine="0"/>
              <w:jc w:val="center"/>
              <w:textAlignment w:val="auto"/>
              <w:rPr>
                <w:rFonts w:hint="default" w:ascii="Times New Roman" w:hAnsi="Times New Roman" w:eastAsia="楷体" w:cs="Times New Roman"/>
                <w:sz w:val="21"/>
                <w:szCs w:val="21"/>
              </w:rPr>
            </w:pPr>
            <w:r>
              <w:rPr>
                <w:rFonts w:hint="default" w:ascii="Times New Roman" w:hAnsi="Times New Roman" w:eastAsia="楷体" w:cs="Times New Roman"/>
                <w:sz w:val="21"/>
                <w:szCs w:val="21"/>
              </w:rPr>
              <w:t>8</w:t>
            </w:r>
          </w:p>
        </w:tc>
        <w:tc>
          <w:tcPr>
            <w:tcW w:w="1678" w:type="pct"/>
            <w:noWrap w:val="0"/>
            <w:vAlign w:val="center"/>
          </w:tcPr>
          <w:p w14:paraId="7E3BCCBE">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信银理财有限责任公司</w:t>
            </w:r>
          </w:p>
        </w:tc>
        <w:tc>
          <w:tcPr>
            <w:tcW w:w="953" w:type="pct"/>
            <w:noWrap w:val="0"/>
            <w:vAlign w:val="center"/>
          </w:tcPr>
          <w:p w14:paraId="63C0944E">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8.33325</w:t>
            </w:r>
          </w:p>
        </w:tc>
        <w:tc>
          <w:tcPr>
            <w:tcW w:w="880" w:type="pct"/>
            <w:noWrap w:val="0"/>
            <w:vAlign w:val="center"/>
          </w:tcPr>
          <w:p w14:paraId="22E876B7">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4.8778%</w:t>
            </w:r>
          </w:p>
        </w:tc>
        <w:tc>
          <w:tcPr>
            <w:tcW w:w="1142" w:type="pct"/>
            <w:noWrap w:val="0"/>
            <w:vAlign w:val="center"/>
          </w:tcPr>
          <w:p w14:paraId="04AF06A7">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2"/>
                <w:sz w:val="21"/>
                <w:szCs w:val="21"/>
              </w:rPr>
            </w:pPr>
            <w:r>
              <w:rPr>
                <w:rFonts w:hint="default" w:ascii="Times New Roman" w:hAnsi="Times New Roman" w:eastAsia="楷体" w:cs="Times New Roman"/>
                <w:b w:val="0"/>
                <w:bCs w:val="0"/>
                <w:spacing w:val="-3"/>
                <w:sz w:val="21"/>
                <w:szCs w:val="21"/>
              </w:rPr>
              <w:t>A轮</w:t>
            </w:r>
            <w:r>
              <w:rPr>
                <w:rFonts w:hint="default" w:ascii="Times New Roman" w:hAnsi="Times New Roman" w:eastAsia="楷体" w:cs="Times New Roman"/>
                <w:b w:val="0"/>
                <w:bCs w:val="0"/>
                <w:spacing w:val="-3"/>
                <w:sz w:val="21"/>
                <w:szCs w:val="21"/>
                <w:lang w:val="en-US" w:eastAsia="zh-CN"/>
              </w:rPr>
              <w:t>投资者</w:t>
            </w:r>
          </w:p>
        </w:tc>
      </w:tr>
      <w:tr w14:paraId="7BF0F4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40" w:hRule="atLeast"/>
          <w:jc w:val="center"/>
        </w:trPr>
        <w:tc>
          <w:tcPr>
            <w:tcW w:w="345" w:type="pct"/>
            <w:noWrap w:val="0"/>
            <w:vAlign w:val="center"/>
          </w:tcPr>
          <w:p w14:paraId="2ABFDF53">
            <w:pPr>
              <w:keepNext w:val="0"/>
              <w:keepLines w:val="0"/>
              <w:pageBreakBefore w:val="0"/>
              <w:widowControl/>
              <w:kinsoku/>
              <w:wordWrap/>
              <w:overflowPunct/>
              <w:topLinePunct/>
              <w:autoSpaceDE/>
              <w:autoSpaceDN/>
              <w:bidi w:val="0"/>
              <w:adjustRightInd w:val="0"/>
              <w:snapToGrid w:val="0"/>
              <w:spacing w:line="240" w:lineRule="auto"/>
              <w:ind w:left="0" w:right="0" w:firstLine="0"/>
              <w:jc w:val="center"/>
              <w:textAlignment w:val="auto"/>
              <w:rPr>
                <w:rFonts w:hint="default" w:ascii="Times New Roman" w:hAnsi="Times New Roman" w:eastAsia="楷体" w:cs="Times New Roman"/>
                <w:sz w:val="21"/>
                <w:szCs w:val="21"/>
              </w:rPr>
            </w:pPr>
            <w:r>
              <w:rPr>
                <w:rFonts w:hint="default" w:ascii="Times New Roman" w:hAnsi="Times New Roman" w:eastAsia="楷体" w:cs="Times New Roman"/>
                <w:sz w:val="21"/>
                <w:szCs w:val="21"/>
              </w:rPr>
              <w:t>9</w:t>
            </w:r>
          </w:p>
        </w:tc>
        <w:tc>
          <w:tcPr>
            <w:tcW w:w="1678" w:type="pct"/>
            <w:noWrap w:val="0"/>
            <w:vAlign w:val="center"/>
          </w:tcPr>
          <w:p w14:paraId="4F474447">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盖鲁江</w:t>
            </w:r>
          </w:p>
        </w:tc>
        <w:tc>
          <w:tcPr>
            <w:tcW w:w="953" w:type="pct"/>
            <w:noWrap w:val="0"/>
            <w:vAlign w:val="center"/>
          </w:tcPr>
          <w:p w14:paraId="57C313E1">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8.207549</w:t>
            </w:r>
          </w:p>
        </w:tc>
        <w:tc>
          <w:tcPr>
            <w:tcW w:w="880" w:type="pct"/>
            <w:noWrap w:val="0"/>
            <w:vAlign w:val="center"/>
          </w:tcPr>
          <w:p w14:paraId="64BA51FA">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4.8043%</w:t>
            </w:r>
          </w:p>
        </w:tc>
        <w:tc>
          <w:tcPr>
            <w:tcW w:w="1142" w:type="pct"/>
            <w:noWrap w:val="0"/>
            <w:vAlign w:val="center"/>
          </w:tcPr>
          <w:p w14:paraId="00DE8019">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2"/>
                <w:sz w:val="21"/>
                <w:szCs w:val="21"/>
              </w:rPr>
            </w:pPr>
            <w:r>
              <w:rPr>
                <w:rFonts w:hint="default" w:ascii="Times New Roman" w:hAnsi="Times New Roman" w:eastAsia="楷体" w:cs="Times New Roman"/>
                <w:spacing w:val="-1"/>
                <w:sz w:val="21"/>
                <w:szCs w:val="21"/>
                <w:lang w:val="en-US" w:eastAsia="zh-CN"/>
              </w:rPr>
              <w:t>/</w:t>
            </w:r>
          </w:p>
        </w:tc>
      </w:tr>
      <w:tr w14:paraId="23CFD0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40" w:hRule="atLeast"/>
          <w:jc w:val="center"/>
        </w:trPr>
        <w:tc>
          <w:tcPr>
            <w:tcW w:w="345" w:type="pct"/>
            <w:noWrap w:val="0"/>
            <w:vAlign w:val="center"/>
          </w:tcPr>
          <w:p w14:paraId="43688526">
            <w:pPr>
              <w:keepNext w:val="0"/>
              <w:keepLines w:val="0"/>
              <w:pageBreakBefore w:val="0"/>
              <w:widowControl/>
              <w:kinsoku/>
              <w:wordWrap/>
              <w:overflowPunct/>
              <w:topLinePunct/>
              <w:autoSpaceDE/>
              <w:autoSpaceDN/>
              <w:bidi w:val="0"/>
              <w:adjustRightInd w:val="0"/>
              <w:snapToGrid w:val="0"/>
              <w:spacing w:line="240" w:lineRule="auto"/>
              <w:ind w:left="0" w:right="0" w:firstLine="0"/>
              <w:jc w:val="center"/>
              <w:textAlignment w:val="auto"/>
              <w:rPr>
                <w:rFonts w:hint="default" w:ascii="Times New Roman" w:hAnsi="Times New Roman" w:eastAsia="楷体" w:cs="Times New Roman"/>
                <w:sz w:val="21"/>
                <w:szCs w:val="21"/>
              </w:rPr>
            </w:pPr>
            <w:r>
              <w:rPr>
                <w:rFonts w:hint="default" w:ascii="Times New Roman" w:hAnsi="Times New Roman" w:eastAsia="楷体" w:cs="Times New Roman"/>
                <w:sz w:val="21"/>
                <w:szCs w:val="21"/>
              </w:rPr>
              <w:t>10</w:t>
            </w:r>
          </w:p>
        </w:tc>
        <w:tc>
          <w:tcPr>
            <w:tcW w:w="1678" w:type="pct"/>
            <w:noWrap w:val="0"/>
            <w:vAlign w:val="center"/>
          </w:tcPr>
          <w:p w14:paraId="0F9B84DB">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诸暨经开创融投资有限公司</w:t>
            </w:r>
          </w:p>
        </w:tc>
        <w:tc>
          <w:tcPr>
            <w:tcW w:w="953" w:type="pct"/>
            <w:noWrap w:val="0"/>
            <w:vAlign w:val="center"/>
          </w:tcPr>
          <w:p w14:paraId="17523461">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7.363756</w:t>
            </w:r>
          </w:p>
        </w:tc>
        <w:tc>
          <w:tcPr>
            <w:tcW w:w="880" w:type="pct"/>
            <w:noWrap w:val="0"/>
            <w:vAlign w:val="center"/>
          </w:tcPr>
          <w:p w14:paraId="1F767FA6">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4.3103%</w:t>
            </w:r>
          </w:p>
        </w:tc>
        <w:tc>
          <w:tcPr>
            <w:tcW w:w="1142" w:type="pct"/>
            <w:noWrap w:val="0"/>
            <w:vAlign w:val="center"/>
          </w:tcPr>
          <w:p w14:paraId="4D8D2F30">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2"/>
                <w:sz w:val="21"/>
                <w:szCs w:val="21"/>
              </w:rPr>
            </w:pPr>
            <w:r>
              <w:rPr>
                <w:rFonts w:hint="default" w:ascii="Times New Roman" w:hAnsi="Times New Roman" w:eastAsia="楷体" w:cs="Times New Roman"/>
                <w:b w:val="0"/>
                <w:bCs w:val="0"/>
                <w:spacing w:val="-3"/>
                <w:sz w:val="21"/>
                <w:szCs w:val="21"/>
              </w:rPr>
              <w:t>B+</w:t>
            </w:r>
            <w:r>
              <w:rPr>
                <w:rFonts w:hint="default" w:ascii="Times New Roman" w:hAnsi="Times New Roman" w:eastAsia="楷体" w:cs="Times New Roman"/>
                <w:b w:val="0"/>
                <w:bCs w:val="0"/>
                <w:spacing w:val="-3"/>
                <w:sz w:val="21"/>
                <w:szCs w:val="21"/>
                <w:lang w:val="en-US" w:eastAsia="zh-CN"/>
              </w:rPr>
              <w:t>+</w:t>
            </w:r>
            <w:r>
              <w:rPr>
                <w:rFonts w:hint="default" w:ascii="Times New Roman" w:hAnsi="Times New Roman" w:eastAsia="楷体" w:cs="Times New Roman"/>
                <w:b w:val="0"/>
                <w:bCs w:val="0"/>
                <w:spacing w:val="-3"/>
                <w:sz w:val="21"/>
                <w:szCs w:val="21"/>
              </w:rPr>
              <w:t>轮</w:t>
            </w:r>
            <w:r>
              <w:rPr>
                <w:rFonts w:hint="default" w:ascii="Times New Roman" w:hAnsi="Times New Roman" w:eastAsia="楷体" w:cs="Times New Roman"/>
                <w:b w:val="0"/>
                <w:bCs w:val="0"/>
                <w:spacing w:val="-3"/>
                <w:sz w:val="21"/>
                <w:szCs w:val="21"/>
                <w:lang w:val="en-US" w:eastAsia="zh-CN"/>
              </w:rPr>
              <w:t>投资者</w:t>
            </w:r>
          </w:p>
        </w:tc>
      </w:tr>
      <w:tr w14:paraId="491DC0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40" w:hRule="atLeast"/>
          <w:jc w:val="center"/>
        </w:trPr>
        <w:tc>
          <w:tcPr>
            <w:tcW w:w="345" w:type="pct"/>
            <w:noWrap w:val="0"/>
            <w:vAlign w:val="center"/>
          </w:tcPr>
          <w:p w14:paraId="34464E54">
            <w:pPr>
              <w:keepNext w:val="0"/>
              <w:keepLines w:val="0"/>
              <w:pageBreakBefore w:val="0"/>
              <w:widowControl/>
              <w:kinsoku/>
              <w:wordWrap/>
              <w:overflowPunct/>
              <w:topLinePunct/>
              <w:autoSpaceDE/>
              <w:autoSpaceDN/>
              <w:bidi w:val="0"/>
              <w:adjustRightInd w:val="0"/>
              <w:snapToGrid w:val="0"/>
              <w:spacing w:line="240" w:lineRule="auto"/>
              <w:ind w:left="0" w:right="0" w:firstLine="0"/>
              <w:jc w:val="center"/>
              <w:textAlignment w:val="auto"/>
              <w:rPr>
                <w:rFonts w:hint="default" w:ascii="Times New Roman" w:hAnsi="Times New Roman" w:eastAsia="楷体" w:cs="Times New Roman"/>
                <w:sz w:val="21"/>
                <w:szCs w:val="21"/>
              </w:rPr>
            </w:pPr>
            <w:r>
              <w:rPr>
                <w:rFonts w:hint="default" w:ascii="Times New Roman" w:hAnsi="Times New Roman" w:eastAsia="楷体" w:cs="Times New Roman"/>
                <w:sz w:val="21"/>
                <w:szCs w:val="21"/>
              </w:rPr>
              <w:t>11</w:t>
            </w:r>
          </w:p>
        </w:tc>
        <w:tc>
          <w:tcPr>
            <w:tcW w:w="1678" w:type="pct"/>
            <w:noWrap w:val="0"/>
            <w:vAlign w:val="center"/>
          </w:tcPr>
          <w:p w14:paraId="34C0146A">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杭州鸿富股权投资合伙企业（有限合伙）</w:t>
            </w:r>
          </w:p>
        </w:tc>
        <w:tc>
          <w:tcPr>
            <w:tcW w:w="953" w:type="pct"/>
            <w:noWrap w:val="0"/>
            <w:vAlign w:val="center"/>
          </w:tcPr>
          <w:p w14:paraId="607B41A4">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5.4176</w:t>
            </w:r>
          </w:p>
        </w:tc>
        <w:tc>
          <w:tcPr>
            <w:tcW w:w="880" w:type="pct"/>
            <w:noWrap w:val="0"/>
            <w:vAlign w:val="center"/>
          </w:tcPr>
          <w:p w14:paraId="095314D6">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3.1712%</w:t>
            </w:r>
          </w:p>
        </w:tc>
        <w:tc>
          <w:tcPr>
            <w:tcW w:w="1142" w:type="pct"/>
            <w:noWrap w:val="0"/>
            <w:vAlign w:val="center"/>
          </w:tcPr>
          <w:p w14:paraId="4DAEADAE">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2"/>
                <w:sz w:val="21"/>
                <w:szCs w:val="21"/>
              </w:rPr>
            </w:pPr>
            <w:r>
              <w:rPr>
                <w:rFonts w:hint="default" w:ascii="Times New Roman" w:hAnsi="Times New Roman" w:eastAsia="楷体" w:cs="Times New Roman"/>
                <w:b w:val="0"/>
                <w:bCs w:val="0"/>
                <w:spacing w:val="-3"/>
                <w:sz w:val="21"/>
                <w:szCs w:val="21"/>
              </w:rPr>
              <w:t>B轮</w:t>
            </w:r>
            <w:r>
              <w:rPr>
                <w:rFonts w:hint="default" w:ascii="Times New Roman" w:hAnsi="Times New Roman" w:eastAsia="楷体" w:cs="Times New Roman"/>
                <w:b w:val="0"/>
                <w:bCs w:val="0"/>
                <w:spacing w:val="-3"/>
                <w:sz w:val="21"/>
                <w:szCs w:val="21"/>
                <w:lang w:val="en-US" w:eastAsia="zh-CN"/>
              </w:rPr>
              <w:t>投资者</w:t>
            </w:r>
          </w:p>
        </w:tc>
      </w:tr>
      <w:tr w14:paraId="0343E7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40" w:hRule="atLeast"/>
          <w:jc w:val="center"/>
        </w:trPr>
        <w:tc>
          <w:tcPr>
            <w:tcW w:w="345" w:type="pct"/>
            <w:noWrap w:val="0"/>
            <w:vAlign w:val="center"/>
          </w:tcPr>
          <w:p w14:paraId="7C3DC082">
            <w:pPr>
              <w:keepNext w:val="0"/>
              <w:keepLines w:val="0"/>
              <w:pageBreakBefore w:val="0"/>
              <w:widowControl/>
              <w:kinsoku/>
              <w:wordWrap/>
              <w:overflowPunct/>
              <w:topLinePunct/>
              <w:autoSpaceDE/>
              <w:autoSpaceDN/>
              <w:bidi w:val="0"/>
              <w:adjustRightInd w:val="0"/>
              <w:snapToGrid w:val="0"/>
              <w:spacing w:line="240" w:lineRule="auto"/>
              <w:ind w:left="0" w:right="0" w:firstLine="0"/>
              <w:jc w:val="center"/>
              <w:textAlignment w:val="auto"/>
              <w:rPr>
                <w:rFonts w:hint="default" w:ascii="Times New Roman" w:hAnsi="Times New Roman" w:eastAsia="楷体" w:cs="Times New Roman"/>
                <w:sz w:val="21"/>
                <w:szCs w:val="21"/>
                <w:lang w:val="en-US" w:eastAsia="zh-CN"/>
              </w:rPr>
            </w:pPr>
            <w:r>
              <w:rPr>
                <w:rFonts w:hint="default" w:ascii="Times New Roman" w:hAnsi="Times New Roman" w:eastAsia="楷体" w:cs="Times New Roman"/>
                <w:sz w:val="21"/>
                <w:szCs w:val="21"/>
                <w:lang w:val="en-US" w:eastAsia="zh-CN"/>
              </w:rPr>
              <w:t>12</w:t>
            </w:r>
          </w:p>
        </w:tc>
        <w:tc>
          <w:tcPr>
            <w:tcW w:w="1678" w:type="pct"/>
            <w:noWrap w:val="0"/>
            <w:vAlign w:val="center"/>
          </w:tcPr>
          <w:p w14:paraId="5B331A69">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杭州君富股权投资合伙企业（有限合伙）</w:t>
            </w:r>
          </w:p>
        </w:tc>
        <w:tc>
          <w:tcPr>
            <w:tcW w:w="953" w:type="pct"/>
            <w:noWrap w:val="0"/>
            <w:vAlign w:val="center"/>
          </w:tcPr>
          <w:p w14:paraId="575779A6">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5.4176</w:t>
            </w:r>
          </w:p>
        </w:tc>
        <w:tc>
          <w:tcPr>
            <w:tcW w:w="880" w:type="pct"/>
            <w:noWrap w:val="0"/>
            <w:vAlign w:val="center"/>
          </w:tcPr>
          <w:p w14:paraId="7727A6DB">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3.1712%</w:t>
            </w:r>
          </w:p>
        </w:tc>
        <w:tc>
          <w:tcPr>
            <w:tcW w:w="1142" w:type="pct"/>
            <w:noWrap w:val="0"/>
            <w:vAlign w:val="center"/>
          </w:tcPr>
          <w:p w14:paraId="5D9680D2">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2"/>
                <w:sz w:val="21"/>
                <w:szCs w:val="21"/>
              </w:rPr>
            </w:pPr>
            <w:r>
              <w:rPr>
                <w:rFonts w:hint="default" w:ascii="Times New Roman" w:hAnsi="Times New Roman" w:eastAsia="楷体" w:cs="Times New Roman"/>
                <w:b w:val="0"/>
                <w:bCs w:val="0"/>
                <w:spacing w:val="-3"/>
                <w:sz w:val="21"/>
                <w:szCs w:val="21"/>
              </w:rPr>
              <w:t>B轮</w:t>
            </w:r>
            <w:r>
              <w:rPr>
                <w:rFonts w:hint="default" w:ascii="Times New Roman" w:hAnsi="Times New Roman" w:eastAsia="楷体" w:cs="Times New Roman"/>
                <w:b w:val="0"/>
                <w:bCs w:val="0"/>
                <w:spacing w:val="-3"/>
                <w:sz w:val="21"/>
                <w:szCs w:val="21"/>
                <w:lang w:val="en-US" w:eastAsia="zh-CN"/>
              </w:rPr>
              <w:t>投资者</w:t>
            </w:r>
          </w:p>
        </w:tc>
      </w:tr>
      <w:tr w14:paraId="748D2B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40" w:hRule="atLeast"/>
          <w:jc w:val="center"/>
        </w:trPr>
        <w:tc>
          <w:tcPr>
            <w:tcW w:w="345" w:type="pct"/>
            <w:noWrap w:val="0"/>
            <w:vAlign w:val="center"/>
          </w:tcPr>
          <w:p w14:paraId="41CE2B58">
            <w:pPr>
              <w:keepNext w:val="0"/>
              <w:keepLines w:val="0"/>
              <w:pageBreakBefore w:val="0"/>
              <w:widowControl/>
              <w:kinsoku/>
              <w:wordWrap/>
              <w:overflowPunct/>
              <w:topLinePunct/>
              <w:autoSpaceDE/>
              <w:autoSpaceDN/>
              <w:bidi w:val="0"/>
              <w:adjustRightInd w:val="0"/>
              <w:snapToGrid w:val="0"/>
              <w:spacing w:line="240" w:lineRule="auto"/>
              <w:ind w:left="0" w:right="0" w:firstLine="0"/>
              <w:jc w:val="center"/>
              <w:textAlignment w:val="auto"/>
              <w:rPr>
                <w:rFonts w:hint="default" w:ascii="Times New Roman" w:hAnsi="Times New Roman" w:eastAsia="楷体" w:cs="Times New Roman"/>
                <w:sz w:val="21"/>
                <w:szCs w:val="21"/>
                <w:lang w:val="en-US" w:eastAsia="zh-CN"/>
              </w:rPr>
            </w:pPr>
            <w:r>
              <w:rPr>
                <w:rFonts w:hint="default" w:ascii="Times New Roman" w:hAnsi="Times New Roman" w:eastAsia="楷体" w:cs="Times New Roman"/>
                <w:sz w:val="21"/>
                <w:szCs w:val="21"/>
                <w:lang w:val="en-US" w:eastAsia="zh-CN"/>
              </w:rPr>
              <w:t>13</w:t>
            </w:r>
          </w:p>
        </w:tc>
        <w:tc>
          <w:tcPr>
            <w:tcW w:w="1678" w:type="pct"/>
            <w:noWrap w:val="0"/>
            <w:vAlign w:val="center"/>
          </w:tcPr>
          <w:p w14:paraId="49355D1A">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金华金武民富创新创业投资合伙企业（有限合伙）</w:t>
            </w:r>
          </w:p>
        </w:tc>
        <w:tc>
          <w:tcPr>
            <w:tcW w:w="953" w:type="pct"/>
            <w:noWrap w:val="0"/>
            <w:vAlign w:val="center"/>
          </w:tcPr>
          <w:p w14:paraId="44D5A73F">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4.418253</w:t>
            </w:r>
          </w:p>
        </w:tc>
        <w:tc>
          <w:tcPr>
            <w:tcW w:w="880" w:type="pct"/>
            <w:noWrap w:val="0"/>
            <w:vAlign w:val="center"/>
          </w:tcPr>
          <w:p w14:paraId="24310D7D">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2.5862%</w:t>
            </w:r>
          </w:p>
        </w:tc>
        <w:tc>
          <w:tcPr>
            <w:tcW w:w="1142" w:type="pct"/>
            <w:noWrap w:val="0"/>
            <w:vAlign w:val="center"/>
          </w:tcPr>
          <w:p w14:paraId="77906041">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4"/>
                <w:sz w:val="21"/>
                <w:szCs w:val="21"/>
              </w:rPr>
            </w:pPr>
            <w:r>
              <w:rPr>
                <w:rFonts w:hint="default" w:ascii="Times New Roman" w:hAnsi="Times New Roman" w:eastAsia="楷体" w:cs="Times New Roman"/>
                <w:b w:val="0"/>
                <w:bCs w:val="0"/>
                <w:spacing w:val="-3"/>
                <w:sz w:val="21"/>
                <w:szCs w:val="21"/>
              </w:rPr>
              <w:t>B+</w:t>
            </w:r>
            <w:r>
              <w:rPr>
                <w:rFonts w:hint="default" w:ascii="Times New Roman" w:hAnsi="Times New Roman" w:eastAsia="楷体" w:cs="Times New Roman"/>
                <w:b w:val="0"/>
                <w:bCs w:val="0"/>
                <w:spacing w:val="-3"/>
                <w:sz w:val="21"/>
                <w:szCs w:val="21"/>
                <w:lang w:val="en-US" w:eastAsia="zh-CN"/>
              </w:rPr>
              <w:t>+</w:t>
            </w:r>
            <w:r>
              <w:rPr>
                <w:rFonts w:hint="default" w:ascii="Times New Roman" w:hAnsi="Times New Roman" w:eastAsia="楷体" w:cs="Times New Roman"/>
                <w:b w:val="0"/>
                <w:bCs w:val="0"/>
                <w:spacing w:val="-3"/>
                <w:sz w:val="21"/>
                <w:szCs w:val="21"/>
              </w:rPr>
              <w:t>轮</w:t>
            </w:r>
            <w:r>
              <w:rPr>
                <w:rFonts w:hint="default" w:ascii="Times New Roman" w:hAnsi="Times New Roman" w:eastAsia="楷体" w:cs="Times New Roman"/>
                <w:b w:val="0"/>
                <w:bCs w:val="0"/>
                <w:spacing w:val="-3"/>
                <w:sz w:val="21"/>
                <w:szCs w:val="21"/>
                <w:lang w:val="en-US" w:eastAsia="zh-CN"/>
              </w:rPr>
              <w:t>投资者</w:t>
            </w:r>
          </w:p>
        </w:tc>
      </w:tr>
      <w:tr w14:paraId="264698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40" w:hRule="atLeast"/>
          <w:jc w:val="center"/>
        </w:trPr>
        <w:tc>
          <w:tcPr>
            <w:tcW w:w="345" w:type="pct"/>
            <w:noWrap w:val="0"/>
            <w:vAlign w:val="center"/>
          </w:tcPr>
          <w:p w14:paraId="7EBA84AD">
            <w:pPr>
              <w:keepNext w:val="0"/>
              <w:keepLines w:val="0"/>
              <w:pageBreakBefore w:val="0"/>
              <w:widowControl/>
              <w:kinsoku/>
              <w:wordWrap/>
              <w:overflowPunct/>
              <w:topLinePunct/>
              <w:autoSpaceDE/>
              <w:autoSpaceDN/>
              <w:bidi w:val="0"/>
              <w:adjustRightInd w:val="0"/>
              <w:snapToGrid w:val="0"/>
              <w:spacing w:line="240" w:lineRule="auto"/>
              <w:ind w:left="0" w:right="0" w:firstLine="0"/>
              <w:jc w:val="center"/>
              <w:textAlignment w:val="auto"/>
              <w:rPr>
                <w:rFonts w:hint="default" w:ascii="Times New Roman" w:hAnsi="Times New Roman" w:eastAsia="楷体" w:cs="Times New Roman"/>
                <w:sz w:val="21"/>
                <w:szCs w:val="21"/>
                <w:lang w:val="en-US" w:eastAsia="zh-CN"/>
              </w:rPr>
            </w:pPr>
            <w:r>
              <w:rPr>
                <w:rFonts w:hint="default" w:ascii="Times New Roman" w:hAnsi="Times New Roman" w:eastAsia="楷体" w:cs="Times New Roman"/>
                <w:sz w:val="21"/>
                <w:szCs w:val="21"/>
                <w:lang w:val="en-US" w:eastAsia="zh-CN"/>
              </w:rPr>
              <w:t>14</w:t>
            </w:r>
          </w:p>
        </w:tc>
        <w:tc>
          <w:tcPr>
            <w:tcW w:w="1678" w:type="pct"/>
            <w:noWrap w:val="0"/>
            <w:vAlign w:val="center"/>
          </w:tcPr>
          <w:p w14:paraId="60ED129A">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杭州金懿股权投资合伙企业（有限合伙）</w:t>
            </w:r>
          </w:p>
        </w:tc>
        <w:tc>
          <w:tcPr>
            <w:tcW w:w="953" w:type="pct"/>
            <w:noWrap w:val="0"/>
            <w:vAlign w:val="center"/>
          </w:tcPr>
          <w:p w14:paraId="6F2A46B9">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1.472751</w:t>
            </w:r>
          </w:p>
        </w:tc>
        <w:tc>
          <w:tcPr>
            <w:tcW w:w="880" w:type="pct"/>
            <w:noWrap w:val="0"/>
            <w:vAlign w:val="center"/>
          </w:tcPr>
          <w:p w14:paraId="64FEBEA5">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lang w:val="en-US" w:eastAsia="zh-CN"/>
              </w:rPr>
              <w:t>0.8621%</w:t>
            </w:r>
          </w:p>
        </w:tc>
        <w:tc>
          <w:tcPr>
            <w:tcW w:w="1142" w:type="pct"/>
            <w:noWrap w:val="0"/>
            <w:vAlign w:val="center"/>
          </w:tcPr>
          <w:p w14:paraId="3717260D">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spacing w:val="-4"/>
                <w:sz w:val="21"/>
                <w:szCs w:val="21"/>
              </w:rPr>
            </w:pPr>
            <w:r>
              <w:rPr>
                <w:rFonts w:hint="default" w:ascii="Times New Roman" w:hAnsi="Times New Roman" w:eastAsia="楷体" w:cs="Times New Roman"/>
                <w:b w:val="0"/>
                <w:bCs w:val="0"/>
                <w:spacing w:val="-3"/>
                <w:sz w:val="21"/>
                <w:szCs w:val="21"/>
              </w:rPr>
              <w:t>B+</w:t>
            </w:r>
            <w:r>
              <w:rPr>
                <w:rFonts w:hint="default" w:ascii="Times New Roman" w:hAnsi="Times New Roman" w:eastAsia="楷体" w:cs="Times New Roman"/>
                <w:b w:val="0"/>
                <w:bCs w:val="0"/>
                <w:spacing w:val="-3"/>
                <w:sz w:val="21"/>
                <w:szCs w:val="21"/>
                <w:lang w:val="en-US" w:eastAsia="zh-CN"/>
              </w:rPr>
              <w:t>+</w:t>
            </w:r>
            <w:r>
              <w:rPr>
                <w:rFonts w:hint="default" w:ascii="Times New Roman" w:hAnsi="Times New Roman" w:eastAsia="楷体" w:cs="Times New Roman"/>
                <w:b w:val="0"/>
                <w:bCs w:val="0"/>
                <w:spacing w:val="-3"/>
                <w:sz w:val="21"/>
                <w:szCs w:val="21"/>
              </w:rPr>
              <w:t>轮</w:t>
            </w:r>
            <w:r>
              <w:rPr>
                <w:rFonts w:hint="default" w:ascii="Times New Roman" w:hAnsi="Times New Roman" w:eastAsia="楷体" w:cs="Times New Roman"/>
                <w:b w:val="0"/>
                <w:bCs w:val="0"/>
                <w:spacing w:val="-3"/>
                <w:sz w:val="21"/>
                <w:szCs w:val="21"/>
                <w:lang w:val="en-US" w:eastAsia="zh-CN"/>
              </w:rPr>
              <w:t>投资者</w:t>
            </w:r>
          </w:p>
        </w:tc>
      </w:tr>
      <w:tr w14:paraId="515CCC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40" w:hRule="atLeast"/>
          <w:jc w:val="center"/>
        </w:trPr>
        <w:tc>
          <w:tcPr>
            <w:tcW w:w="2023" w:type="pct"/>
            <w:gridSpan w:val="2"/>
            <w:noWrap w:val="0"/>
            <w:vAlign w:val="center"/>
          </w:tcPr>
          <w:p w14:paraId="7F1BCC72">
            <w:pPr>
              <w:keepNext w:val="0"/>
              <w:keepLines w:val="0"/>
              <w:pageBreakBefore w:val="0"/>
              <w:widowControl/>
              <w:kinsoku/>
              <w:wordWrap/>
              <w:overflowPunct/>
              <w:topLinePunct/>
              <w:autoSpaceDE/>
              <w:autoSpaceDN/>
              <w:bidi w:val="0"/>
              <w:adjustRightInd w:val="0"/>
              <w:snapToGrid w:val="0"/>
              <w:spacing w:line="240" w:lineRule="auto"/>
              <w:ind w:left="0" w:right="0" w:firstLine="0"/>
              <w:jc w:val="center"/>
              <w:textAlignment w:val="auto"/>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rPr>
              <w:t>合计</w:t>
            </w:r>
          </w:p>
        </w:tc>
        <w:tc>
          <w:tcPr>
            <w:tcW w:w="953" w:type="pct"/>
            <w:noWrap w:val="0"/>
            <w:vAlign w:val="top"/>
          </w:tcPr>
          <w:p w14:paraId="7C4A0041">
            <w:pPr>
              <w:pStyle w:val="78"/>
              <w:keepNext w:val="0"/>
              <w:keepLines w:val="0"/>
              <w:pageBreakBefore w:val="0"/>
              <w:widowControl/>
              <w:kinsoku/>
              <w:wordWrap/>
              <w:overflowPunct/>
              <w:autoSpaceDE/>
              <w:autoSpaceDN/>
              <w:bidi w:val="0"/>
              <w:spacing w:line="240" w:lineRule="auto"/>
              <w:ind w:left="0" w:leftChars="0" w:right="0" w:rightChars="0" w:firstLine="0" w:firstLineChars="0"/>
              <w:jc w:val="center"/>
              <w:textAlignment w:val="auto"/>
              <w:rPr>
                <w:rFonts w:hint="default" w:ascii="Times New Roman" w:hAnsi="Times New Roman" w:eastAsia="楷体" w:cs="Times New Roman"/>
                <w:b/>
                <w:bCs/>
                <w:sz w:val="21"/>
                <w:szCs w:val="21"/>
              </w:rPr>
            </w:pPr>
            <w:r>
              <w:rPr>
                <w:rFonts w:hint="default" w:ascii="Times New Roman" w:hAnsi="Times New Roman" w:eastAsia="楷体" w:cs="Times New Roman"/>
                <w:b/>
                <w:bCs/>
                <w:spacing w:val="-1"/>
                <w:sz w:val="21"/>
                <w:szCs w:val="21"/>
                <w:lang w:val="en-US" w:eastAsia="zh-CN"/>
              </w:rPr>
              <w:t>170.839133</w:t>
            </w:r>
          </w:p>
        </w:tc>
        <w:tc>
          <w:tcPr>
            <w:tcW w:w="880" w:type="pct"/>
            <w:noWrap w:val="0"/>
            <w:vAlign w:val="top"/>
          </w:tcPr>
          <w:p w14:paraId="2583AA24">
            <w:pPr>
              <w:keepNext w:val="0"/>
              <w:keepLines w:val="0"/>
              <w:pageBreakBefore w:val="0"/>
              <w:widowControl/>
              <w:kinsoku/>
              <w:wordWrap/>
              <w:overflowPunct/>
              <w:autoSpaceDE/>
              <w:autoSpaceDN/>
              <w:bidi w:val="0"/>
              <w:spacing w:line="240" w:lineRule="auto"/>
              <w:ind w:left="0" w:leftChars="0" w:right="0" w:firstLine="0"/>
              <w:jc w:val="center"/>
              <w:textAlignment w:val="auto"/>
              <w:rPr>
                <w:rFonts w:hint="default" w:ascii="Times New Roman" w:hAnsi="Times New Roman" w:eastAsia="楷体" w:cs="Times New Roman"/>
                <w:b/>
                <w:bCs/>
                <w:sz w:val="21"/>
                <w:szCs w:val="21"/>
              </w:rPr>
            </w:pPr>
            <w:r>
              <w:rPr>
                <w:rFonts w:hint="default" w:ascii="Times New Roman" w:hAnsi="Times New Roman" w:eastAsia="楷体" w:cs="Times New Roman"/>
                <w:b/>
                <w:bCs/>
                <w:spacing w:val="-2"/>
                <w:sz w:val="21"/>
                <w:szCs w:val="21"/>
              </w:rPr>
              <w:t>100.00</w:t>
            </w:r>
          </w:p>
        </w:tc>
        <w:tc>
          <w:tcPr>
            <w:tcW w:w="1142" w:type="pct"/>
            <w:noWrap w:val="0"/>
            <w:vAlign w:val="center"/>
          </w:tcPr>
          <w:p w14:paraId="366BF9FE">
            <w:pPr>
              <w:keepNext w:val="0"/>
              <w:keepLines w:val="0"/>
              <w:pageBreakBefore w:val="0"/>
              <w:widowControl/>
              <w:kinsoku/>
              <w:wordWrap/>
              <w:overflowPunct/>
              <w:autoSpaceDE/>
              <w:autoSpaceDN/>
              <w:bidi w:val="0"/>
              <w:spacing w:line="240" w:lineRule="auto"/>
              <w:ind w:left="0" w:leftChars="0" w:right="0" w:firstLine="0"/>
              <w:jc w:val="center"/>
              <w:textAlignment w:val="auto"/>
              <w:rPr>
                <w:rFonts w:hint="default" w:ascii="Times New Roman" w:hAnsi="Times New Roman" w:eastAsia="楷体" w:cs="Times New Roman"/>
                <w:b/>
                <w:bCs/>
                <w:spacing w:val="-2"/>
                <w:sz w:val="21"/>
                <w:szCs w:val="21"/>
                <w:lang w:val="en-US" w:eastAsia="zh-CN"/>
              </w:rPr>
            </w:pPr>
            <w:r>
              <w:rPr>
                <w:rFonts w:hint="default" w:ascii="Times New Roman" w:hAnsi="Times New Roman" w:eastAsia="楷体" w:cs="Times New Roman"/>
                <w:b/>
                <w:bCs/>
                <w:spacing w:val="-2"/>
                <w:sz w:val="21"/>
                <w:szCs w:val="21"/>
                <w:lang w:val="en-US" w:eastAsia="zh-CN"/>
              </w:rPr>
              <w:t>/</w:t>
            </w:r>
          </w:p>
        </w:tc>
      </w:tr>
    </w:tbl>
    <w:p w14:paraId="34DD04AD">
      <w:pPr>
        <w:pStyle w:val="50"/>
        <w:spacing w:before="156" w:beforeLines="50" w:after="156" w:afterLines="50"/>
        <w:ind w:firstLine="482"/>
        <w:outlineLvl w:val="9"/>
        <w:rPr>
          <w:rFonts w:hint="default" w:ascii="Times New Roman" w:hAnsi="Times New Roman" w:eastAsia="楷体" w:cs="Times New Roman"/>
          <w:b w:val="0"/>
          <w:bCs/>
          <w:lang w:val="en-US" w:eastAsia="zh-CN"/>
        </w:rPr>
      </w:pPr>
      <w:r>
        <w:rPr>
          <w:rFonts w:hint="default" w:ascii="Times New Roman" w:hAnsi="Times New Roman" w:eastAsia="楷体" w:cs="Times New Roman"/>
          <w:b w:val="0"/>
          <w:bCs/>
          <w:lang w:val="en-US" w:eastAsia="zh-CN"/>
        </w:rPr>
        <w:t>根据公司提供的审计报告及财务报表，截至2025年6月30日，公司实缴资本为136.77781万元，除持股平台“杭州灵溪投资合伙企业（有限合伙）”“杭州灵西投资合伙企业（有限合伙）”以外，均已完成实缴。</w:t>
      </w:r>
    </w:p>
    <w:p w14:paraId="1B32B634">
      <w:pPr>
        <w:pStyle w:val="50"/>
        <w:spacing w:before="156" w:beforeLines="50" w:after="156" w:afterLines="50"/>
        <w:ind w:firstLine="482"/>
        <w:outlineLvl w:val="2"/>
        <w:rPr>
          <w:rFonts w:hint="default" w:ascii="Times New Roman" w:hAnsi="Times New Roman" w:eastAsia="楷体" w:cs="Times New Roman"/>
          <w:b/>
        </w:rPr>
      </w:pPr>
      <w:bookmarkStart w:id="26" w:name="_Toc13782"/>
      <w:r>
        <w:rPr>
          <w:rFonts w:hint="default" w:ascii="Times New Roman" w:hAnsi="Times New Roman" w:eastAsia="楷体" w:cs="Times New Roman"/>
          <w:b/>
        </w:rPr>
        <w:t>二、公司实际控制人和主要股东</w:t>
      </w:r>
      <w:bookmarkEnd w:id="26"/>
    </w:p>
    <w:p w14:paraId="7DBE0074">
      <w:pPr>
        <w:pStyle w:val="50"/>
        <w:keepNext w:val="0"/>
        <w:keepLines w:val="0"/>
        <w:pageBreakBefore w:val="0"/>
        <w:widowControl w:val="0"/>
        <w:kinsoku/>
        <w:wordWrap/>
        <w:overflowPunct/>
        <w:topLinePunct w:val="0"/>
        <w:autoSpaceDE w:val="0"/>
        <w:autoSpaceDN w:val="0"/>
        <w:bidi w:val="0"/>
        <w:adjustRightInd w:val="0"/>
        <w:snapToGrid w:val="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公司</w:t>
      </w:r>
      <w:r>
        <w:rPr>
          <w:rFonts w:hint="default" w:ascii="Times New Roman" w:hAnsi="Times New Roman" w:eastAsia="楷体" w:cs="Times New Roman"/>
        </w:rPr>
        <w:t>实际控制人为</w:t>
      </w:r>
      <w:r>
        <w:rPr>
          <w:rFonts w:hint="default" w:ascii="Times New Roman" w:hAnsi="Times New Roman" w:eastAsia="楷体" w:cs="Times New Roman"/>
          <w:lang w:val="en-US" w:eastAsia="zh-CN"/>
        </w:rPr>
        <w:t>丁丁先生，其直接持有灵西机器人25.4626%的股份；通过持股平台杭州灵溪投资合伙企业（有限合伙）、杭州灵西投资合伙企业（有限合伙）间接持有公司11.8565%的股份，并通过担任执行事务合伙人取得灵西机器人19.9376%股份对应的表决权，合计控制公司45.4002%股份对应的表决权。</w:t>
      </w:r>
    </w:p>
    <w:p w14:paraId="2201677C">
      <w:pPr>
        <w:pStyle w:val="50"/>
        <w:spacing w:before="156" w:beforeLines="50" w:after="156" w:afterLines="50"/>
        <w:ind w:firstLine="0" w:firstLineChars="0"/>
        <w:outlineLvl w:val="1"/>
        <w:rPr>
          <w:rFonts w:hint="default" w:ascii="Times New Roman" w:hAnsi="Times New Roman" w:eastAsia="楷体" w:cs="Times New Roman"/>
          <w:b/>
          <w:sz w:val="28"/>
          <w:szCs w:val="28"/>
        </w:rPr>
      </w:pPr>
      <w:bookmarkStart w:id="27" w:name="_Toc21064"/>
      <w:r>
        <w:rPr>
          <w:rFonts w:hint="default" w:ascii="Times New Roman" w:hAnsi="Times New Roman" w:eastAsia="楷体" w:cs="Times New Roman"/>
          <w:b/>
          <w:sz w:val="28"/>
          <w:szCs w:val="28"/>
        </w:rPr>
        <w:t>第四节</w:t>
      </w:r>
      <w:r>
        <w:rPr>
          <w:rFonts w:hint="default" w:ascii="Times New Roman" w:hAnsi="Times New Roman" w:eastAsia="楷体" w:cs="Times New Roman"/>
          <w:b/>
          <w:sz w:val="28"/>
          <w:szCs w:val="28"/>
          <w:lang w:val="en-US" w:eastAsia="zh-CN"/>
        </w:rPr>
        <w:t xml:space="preserve"> </w:t>
      </w:r>
      <w:r>
        <w:rPr>
          <w:rFonts w:hint="default" w:ascii="Times New Roman" w:hAnsi="Times New Roman" w:eastAsia="楷体" w:cs="Times New Roman"/>
          <w:b/>
          <w:sz w:val="28"/>
          <w:szCs w:val="28"/>
        </w:rPr>
        <w:t>公司组织结构、控股及参股子公司</w:t>
      </w:r>
      <w:bookmarkEnd w:id="27"/>
    </w:p>
    <w:p w14:paraId="6668FDD4">
      <w:pPr>
        <w:pStyle w:val="50"/>
        <w:spacing w:before="156" w:beforeLines="50" w:after="156" w:afterLines="50"/>
        <w:ind w:firstLine="482"/>
        <w:outlineLvl w:val="2"/>
        <w:rPr>
          <w:rFonts w:hint="default" w:ascii="Times New Roman" w:hAnsi="Times New Roman" w:eastAsia="楷体" w:cs="Times New Roman"/>
          <w:b/>
        </w:rPr>
      </w:pPr>
      <w:bookmarkStart w:id="28" w:name="_Toc6429"/>
      <w:r>
        <w:rPr>
          <w:rFonts w:hint="default" w:ascii="Times New Roman" w:hAnsi="Times New Roman" w:eastAsia="楷体" w:cs="Times New Roman"/>
          <w:b/>
        </w:rPr>
        <w:t>一、公司组织结构图</w:t>
      </w:r>
      <w:bookmarkEnd w:id="28"/>
    </w:p>
    <w:p w14:paraId="2B2B2BEE">
      <w:pPr>
        <w:pStyle w:val="50"/>
        <w:keepNext w:val="0"/>
        <w:keepLines w:val="0"/>
        <w:pageBreakBefore w:val="0"/>
        <w:widowControl w:val="0"/>
        <w:kinsoku/>
        <w:wordWrap/>
        <w:overflowPunct/>
        <w:topLinePunct w:val="0"/>
        <w:autoSpaceDE w:val="0"/>
        <w:autoSpaceDN w:val="0"/>
        <w:bidi w:val="0"/>
        <w:adjustRightInd w:val="0"/>
        <w:snapToGrid w:val="0"/>
        <w:spacing w:before="156" w:beforeLines="50" w:after="156" w:afterLines="50"/>
        <w:ind w:firstLine="0" w:firstLineChars="0"/>
        <w:textAlignment w:val="auto"/>
        <w:outlineLvl w:val="9"/>
        <w:rPr>
          <w:rFonts w:hint="default" w:ascii="Times New Roman" w:hAnsi="Times New Roman" w:eastAsia="楷体" w:cs="Times New Roman"/>
          <w:b/>
        </w:rPr>
      </w:pPr>
      <w:r>
        <w:rPr>
          <w:rFonts w:hint="default" w:ascii="Times New Roman" w:hAnsi="Times New Roman" w:cs="Times New Roman"/>
        </w:rPr>
        <w:drawing>
          <wp:inline distT="0" distB="0" distL="114300" distR="114300">
            <wp:extent cx="5182870" cy="2430145"/>
            <wp:effectExtent l="9525" t="9525" r="14605" b="1143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1"/>
                    <a:srcRect l="747" t="5926" r="963"/>
                    <a:stretch>
                      <a:fillRect/>
                    </a:stretch>
                  </pic:blipFill>
                  <pic:spPr>
                    <a:xfrm>
                      <a:off x="0" y="0"/>
                      <a:ext cx="5182870" cy="2430145"/>
                    </a:xfrm>
                    <a:prstGeom prst="rect">
                      <a:avLst/>
                    </a:prstGeom>
                    <a:noFill/>
                    <a:ln>
                      <a:solidFill>
                        <a:schemeClr val="bg1">
                          <a:lumMod val="75000"/>
                        </a:schemeClr>
                      </a:solidFill>
                    </a:ln>
                  </pic:spPr>
                </pic:pic>
              </a:graphicData>
            </a:graphic>
          </wp:inline>
        </w:drawing>
      </w:r>
    </w:p>
    <w:p w14:paraId="68317B35">
      <w:pPr>
        <w:pStyle w:val="50"/>
        <w:spacing w:before="156" w:beforeLines="50" w:after="156" w:afterLines="50"/>
        <w:ind w:firstLine="482"/>
        <w:outlineLvl w:val="2"/>
        <w:rPr>
          <w:rFonts w:hint="default" w:ascii="Times New Roman" w:hAnsi="Times New Roman" w:eastAsia="楷体" w:cs="Times New Roman"/>
          <w:b/>
        </w:rPr>
      </w:pPr>
      <w:bookmarkStart w:id="29" w:name="_Toc26899"/>
      <w:r>
        <w:rPr>
          <w:rFonts w:hint="default" w:ascii="Times New Roman" w:hAnsi="Times New Roman" w:eastAsia="楷体" w:cs="Times New Roman"/>
          <w:b/>
        </w:rPr>
        <w:t>二、公司控股、参股子公司</w:t>
      </w:r>
      <w:bookmarkEnd w:id="29"/>
    </w:p>
    <w:p w14:paraId="1D57D608">
      <w:pPr>
        <w:pStyle w:val="50"/>
        <w:spacing w:before="156" w:beforeLines="50" w:after="156" w:afterLines="50"/>
        <w:rPr>
          <w:rFonts w:hint="default" w:ascii="Times New Roman" w:hAnsi="Times New Roman" w:eastAsia="楷体" w:cs="Times New Roman"/>
        </w:rPr>
      </w:pPr>
      <w:r>
        <w:rPr>
          <w:rFonts w:hint="default" w:ascii="Times New Roman" w:hAnsi="Times New Roman" w:eastAsia="楷体" w:cs="Times New Roman"/>
          <w:lang w:val="en-US" w:eastAsia="zh-CN"/>
        </w:rPr>
        <w:t>截至2025年6月30日，</w:t>
      </w:r>
      <w:r>
        <w:rPr>
          <w:rFonts w:hint="default" w:ascii="Times New Roman" w:hAnsi="Times New Roman" w:eastAsia="楷体" w:cs="Times New Roman"/>
          <w:lang w:eastAsia="zh-CN"/>
        </w:rPr>
        <w:t>灵西机器人</w:t>
      </w:r>
      <w:r>
        <w:rPr>
          <w:rFonts w:hint="default" w:ascii="Times New Roman" w:hAnsi="Times New Roman" w:eastAsia="楷体" w:cs="Times New Roman"/>
          <w:lang w:val="en-US" w:eastAsia="zh-CN"/>
        </w:rPr>
        <w:t>对外设立全资</w:t>
      </w:r>
      <w:r>
        <w:rPr>
          <w:rFonts w:hint="default" w:ascii="Times New Roman" w:hAnsi="Times New Roman" w:eastAsia="楷体" w:cs="Times New Roman"/>
        </w:rPr>
        <w:t>子公司</w:t>
      </w:r>
      <w:r>
        <w:rPr>
          <w:rFonts w:hint="default" w:ascii="Times New Roman" w:hAnsi="Times New Roman" w:eastAsia="楷体" w:cs="Times New Roman"/>
          <w:lang w:val="en-US" w:eastAsia="zh-CN"/>
        </w:rPr>
        <w:t>2</w:t>
      </w:r>
      <w:r>
        <w:rPr>
          <w:rFonts w:hint="default" w:ascii="Times New Roman" w:hAnsi="Times New Roman" w:eastAsia="楷体" w:cs="Times New Roman"/>
        </w:rPr>
        <w:t>家，</w:t>
      </w:r>
      <w:r>
        <w:rPr>
          <w:rFonts w:hint="default" w:ascii="Times New Roman" w:hAnsi="Times New Roman" w:eastAsia="楷体" w:cs="Times New Roman"/>
          <w:lang w:val="en-US" w:eastAsia="zh-CN"/>
        </w:rPr>
        <w:t>相关情况如下</w:t>
      </w:r>
      <w:r>
        <w:rPr>
          <w:rFonts w:hint="default" w:ascii="Times New Roman" w:hAnsi="Times New Roman" w:eastAsia="楷体" w:cs="Times New Roman"/>
        </w:rPr>
        <w:t>：</w:t>
      </w:r>
    </w:p>
    <w:p w14:paraId="5F627610">
      <w:pPr>
        <w:pStyle w:val="50"/>
        <w:spacing w:before="156" w:beforeLines="50" w:after="156" w:afterLines="50"/>
        <w:outlineLvl w:val="3"/>
        <w:rPr>
          <w:rFonts w:hint="default" w:ascii="Times New Roman" w:hAnsi="Times New Roman" w:eastAsia="楷体" w:cs="Times New Roman"/>
          <w:b/>
          <w:bCs/>
          <w:lang w:val="en-US" w:eastAsia="zh-CN"/>
        </w:rPr>
      </w:pPr>
      <w:r>
        <w:rPr>
          <w:rFonts w:hint="default" w:ascii="Times New Roman" w:hAnsi="Times New Roman" w:eastAsia="楷体" w:cs="Times New Roman"/>
          <w:b/>
          <w:bCs/>
          <w:lang w:val="en-US" w:eastAsia="zh-CN"/>
        </w:rPr>
        <w:t>1.浙江灵西智能视觉科技有限公司</w:t>
      </w:r>
    </w:p>
    <w:tbl>
      <w:tblPr>
        <w:tblStyle w:val="27"/>
        <w:tblW w:w="838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946"/>
        <w:gridCol w:w="6442"/>
      </w:tblGrid>
      <w:tr w14:paraId="4A2B167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60" w:hRule="atLeast"/>
          <w:jc w:val="center"/>
        </w:trPr>
        <w:tc>
          <w:tcPr>
            <w:tcW w:w="1946" w:type="dxa"/>
            <w:noWrap w:val="0"/>
            <w:vAlign w:val="center"/>
          </w:tcPr>
          <w:p w14:paraId="13A3013C">
            <w:pPr>
              <w:jc w:val="center"/>
              <w:rPr>
                <w:rFonts w:hint="default" w:ascii="Times New Roman" w:hAnsi="Times New Roman" w:eastAsia="楷体" w:cs="Times New Roman"/>
                <w:sz w:val="21"/>
                <w:szCs w:val="21"/>
              </w:rPr>
            </w:pPr>
            <w:r>
              <w:rPr>
                <w:rFonts w:hint="default" w:ascii="Times New Roman" w:hAnsi="Times New Roman" w:eastAsia="楷体" w:cs="Times New Roman"/>
                <w:b/>
                <w:bCs/>
                <w:sz w:val="21"/>
                <w:szCs w:val="21"/>
              </w:rPr>
              <w:t>公司名称</w:t>
            </w:r>
          </w:p>
        </w:tc>
        <w:tc>
          <w:tcPr>
            <w:tcW w:w="6442" w:type="dxa"/>
            <w:noWrap w:val="0"/>
            <w:vAlign w:val="center"/>
          </w:tcPr>
          <w:p w14:paraId="5AB3095E">
            <w:pPr>
              <w:pStyle w:val="78"/>
              <w:keepNext w:val="0"/>
              <w:keepLines w:val="0"/>
              <w:pageBreakBefore w:val="0"/>
              <w:widowControl/>
              <w:kinsoku/>
              <w:wordWrap/>
              <w:overflowPunct/>
              <w:topLinePunct w:val="0"/>
              <w:autoSpaceDE/>
              <w:autoSpaceDN/>
              <w:bidi w:val="0"/>
              <w:adjustRightInd/>
              <w:snapToGrid/>
              <w:spacing w:line="240" w:lineRule="auto"/>
              <w:ind w:left="0" w:leftChars="0"/>
              <w:jc w:val="both"/>
              <w:textAlignment w:val="auto"/>
              <w:rPr>
                <w:rFonts w:hint="default" w:ascii="Times New Roman" w:hAnsi="Times New Roman" w:eastAsia="楷体" w:cs="Times New Roman"/>
                <w:sz w:val="21"/>
                <w:szCs w:val="21"/>
              </w:rPr>
            </w:pPr>
            <w:r>
              <w:rPr>
                <w:rFonts w:hint="default" w:ascii="Times New Roman" w:hAnsi="Times New Roman" w:eastAsia="楷体" w:cs="Times New Roman"/>
                <w:spacing w:val="2"/>
                <w:sz w:val="21"/>
                <w:szCs w:val="21"/>
              </w:rPr>
              <w:t>浙江灵西智能视觉科技有限公司</w:t>
            </w:r>
          </w:p>
        </w:tc>
      </w:tr>
      <w:tr w14:paraId="743AAA3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20" w:hRule="atLeast"/>
          <w:jc w:val="center"/>
        </w:trPr>
        <w:tc>
          <w:tcPr>
            <w:tcW w:w="1946" w:type="dxa"/>
            <w:noWrap w:val="0"/>
            <w:vAlign w:val="center"/>
          </w:tcPr>
          <w:p w14:paraId="4161750B">
            <w:pPr>
              <w:jc w:val="center"/>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rPr>
              <w:t>统一社会信用代码</w:t>
            </w:r>
          </w:p>
        </w:tc>
        <w:tc>
          <w:tcPr>
            <w:tcW w:w="6442" w:type="dxa"/>
            <w:noWrap w:val="0"/>
            <w:vAlign w:val="center"/>
          </w:tcPr>
          <w:p w14:paraId="4F989675">
            <w:pPr>
              <w:pStyle w:val="78"/>
              <w:keepNext w:val="0"/>
              <w:keepLines w:val="0"/>
              <w:pageBreakBefore w:val="0"/>
              <w:widowControl/>
              <w:kinsoku/>
              <w:wordWrap/>
              <w:overflowPunct/>
              <w:topLinePunct w:val="0"/>
              <w:autoSpaceDE/>
              <w:autoSpaceDN/>
              <w:bidi w:val="0"/>
              <w:adjustRightInd/>
              <w:snapToGrid/>
              <w:spacing w:line="240" w:lineRule="auto"/>
              <w:ind w:left="0" w:leftChars="0"/>
              <w:jc w:val="both"/>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rPr>
              <w:t>91330681MAD7F92066</w:t>
            </w:r>
          </w:p>
        </w:tc>
      </w:tr>
      <w:tr w14:paraId="7902F7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20" w:hRule="atLeast"/>
          <w:jc w:val="center"/>
        </w:trPr>
        <w:tc>
          <w:tcPr>
            <w:tcW w:w="1946" w:type="dxa"/>
            <w:noWrap w:val="0"/>
            <w:vAlign w:val="center"/>
          </w:tcPr>
          <w:p w14:paraId="55ABF7C6">
            <w:pPr>
              <w:jc w:val="center"/>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rPr>
              <w:t>持股比例</w:t>
            </w:r>
          </w:p>
        </w:tc>
        <w:tc>
          <w:tcPr>
            <w:tcW w:w="6442" w:type="dxa"/>
            <w:noWrap w:val="0"/>
            <w:vAlign w:val="center"/>
          </w:tcPr>
          <w:p w14:paraId="59945366">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z w:val="21"/>
                <w:szCs w:val="21"/>
              </w:rPr>
              <w:t>100%</w:t>
            </w:r>
          </w:p>
        </w:tc>
      </w:tr>
      <w:tr w14:paraId="7B78C54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20" w:hRule="atLeast"/>
          <w:jc w:val="center"/>
        </w:trPr>
        <w:tc>
          <w:tcPr>
            <w:tcW w:w="1946" w:type="dxa"/>
            <w:noWrap w:val="0"/>
            <w:vAlign w:val="center"/>
          </w:tcPr>
          <w:p w14:paraId="6788D5AC">
            <w:pPr>
              <w:jc w:val="center"/>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t>公司类型</w:t>
            </w:r>
          </w:p>
        </w:tc>
        <w:tc>
          <w:tcPr>
            <w:tcW w:w="6442" w:type="dxa"/>
            <w:shd w:val="clear" w:color="auto" w:fill="auto"/>
            <w:noWrap w:val="0"/>
            <w:vAlign w:val="center"/>
          </w:tcPr>
          <w:p w14:paraId="580B492D">
            <w:pPr>
              <w:pStyle w:val="78"/>
              <w:keepNext w:val="0"/>
              <w:keepLines w:val="0"/>
              <w:pageBreakBefore w:val="0"/>
              <w:widowControl/>
              <w:kinsoku/>
              <w:wordWrap/>
              <w:overflowPunct/>
              <w:topLinePunct w:val="0"/>
              <w:autoSpaceDE/>
              <w:autoSpaceDN/>
              <w:bidi w:val="0"/>
              <w:adjustRightInd/>
              <w:snapToGrid/>
              <w:spacing w:line="240" w:lineRule="auto"/>
              <w:ind w:left="0" w:leftChars="0"/>
              <w:jc w:val="both"/>
              <w:textAlignment w:val="auto"/>
              <w:rPr>
                <w:rFonts w:hint="default" w:ascii="Times New Roman" w:hAnsi="Times New Roman" w:eastAsia="楷体" w:cs="Times New Roman"/>
                <w:sz w:val="21"/>
                <w:szCs w:val="21"/>
                <w:lang w:val="en-US" w:eastAsia="en-US" w:bidi="ar-SA"/>
              </w:rPr>
            </w:pPr>
            <w:r>
              <w:rPr>
                <w:rFonts w:hint="default" w:ascii="Times New Roman" w:hAnsi="Times New Roman" w:eastAsia="楷体" w:cs="Times New Roman"/>
                <w:sz w:val="21"/>
                <w:szCs w:val="21"/>
                <w:lang w:val="en-US" w:eastAsia="zh-CN" w:bidi="ar-SA"/>
              </w:rPr>
              <w:t>非自然人投资或控股的法人独资</w:t>
            </w:r>
          </w:p>
        </w:tc>
      </w:tr>
      <w:tr w14:paraId="134E8D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20" w:hRule="atLeast"/>
          <w:jc w:val="center"/>
        </w:trPr>
        <w:tc>
          <w:tcPr>
            <w:tcW w:w="1946" w:type="dxa"/>
            <w:noWrap w:val="0"/>
            <w:vAlign w:val="center"/>
          </w:tcPr>
          <w:p w14:paraId="19FE2EE5">
            <w:pPr>
              <w:jc w:val="center"/>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t>法定代表人</w:t>
            </w:r>
          </w:p>
        </w:tc>
        <w:tc>
          <w:tcPr>
            <w:tcW w:w="6442" w:type="dxa"/>
            <w:shd w:val="clear" w:color="auto" w:fill="auto"/>
            <w:noWrap w:val="0"/>
            <w:vAlign w:val="center"/>
          </w:tcPr>
          <w:p w14:paraId="0BC04CAE">
            <w:pPr>
              <w:pStyle w:val="78"/>
              <w:keepNext w:val="0"/>
              <w:keepLines w:val="0"/>
              <w:pageBreakBefore w:val="0"/>
              <w:widowControl/>
              <w:kinsoku/>
              <w:wordWrap/>
              <w:overflowPunct/>
              <w:topLinePunct w:val="0"/>
              <w:autoSpaceDE/>
              <w:autoSpaceDN/>
              <w:bidi w:val="0"/>
              <w:adjustRightInd/>
              <w:snapToGrid/>
              <w:spacing w:line="240" w:lineRule="auto"/>
              <w:ind w:left="0" w:leftChars="0"/>
              <w:jc w:val="both"/>
              <w:textAlignment w:val="auto"/>
              <w:rPr>
                <w:rFonts w:hint="default" w:ascii="Times New Roman" w:hAnsi="Times New Roman" w:eastAsia="楷体" w:cs="Times New Roman"/>
                <w:sz w:val="21"/>
                <w:szCs w:val="21"/>
                <w:lang w:val="en-US" w:eastAsia="en-US" w:bidi="ar-SA"/>
              </w:rPr>
            </w:pPr>
            <w:r>
              <w:rPr>
                <w:rFonts w:hint="default" w:ascii="Times New Roman" w:hAnsi="Times New Roman" w:eastAsia="楷体" w:cs="Times New Roman"/>
                <w:sz w:val="21"/>
                <w:szCs w:val="21"/>
                <w:lang w:val="en-US" w:eastAsia="zh-CN" w:bidi="ar-SA"/>
              </w:rPr>
              <w:fldChar w:fldCharType="begin"/>
            </w:r>
            <w:r>
              <w:rPr>
                <w:rFonts w:hint="default" w:ascii="Times New Roman" w:hAnsi="Times New Roman" w:eastAsia="楷体" w:cs="Times New Roman"/>
                <w:sz w:val="21"/>
                <w:szCs w:val="21"/>
                <w:lang w:val="en-US" w:eastAsia="zh-CN" w:bidi="ar-SA"/>
              </w:rPr>
              <w:instrText xml:space="preserve"> HYPERLINK "https://www.qcc.com/pl/pr163e31716318d4cd92f206550501e7.html" \t "https://www.qcc.com/firm/_blank" </w:instrText>
            </w:r>
            <w:r>
              <w:rPr>
                <w:rFonts w:hint="default" w:ascii="Times New Roman" w:hAnsi="Times New Roman" w:eastAsia="楷体" w:cs="Times New Roman"/>
                <w:sz w:val="21"/>
                <w:szCs w:val="21"/>
                <w:lang w:val="en-US" w:eastAsia="zh-CN" w:bidi="ar-SA"/>
              </w:rPr>
              <w:fldChar w:fldCharType="separate"/>
            </w:r>
            <w:r>
              <w:rPr>
                <w:rFonts w:hint="default" w:ascii="Times New Roman" w:hAnsi="Times New Roman" w:eastAsia="楷体" w:cs="Times New Roman"/>
                <w:sz w:val="21"/>
                <w:szCs w:val="21"/>
                <w:lang w:val="en-US" w:eastAsia="zh-CN" w:bidi="ar-SA"/>
              </w:rPr>
              <w:t>石邑柯</w:t>
            </w:r>
            <w:r>
              <w:rPr>
                <w:rFonts w:hint="default" w:ascii="Times New Roman" w:hAnsi="Times New Roman" w:eastAsia="楷体" w:cs="Times New Roman"/>
                <w:sz w:val="21"/>
                <w:szCs w:val="21"/>
                <w:lang w:val="en-US" w:eastAsia="zh-CN" w:bidi="ar-SA"/>
              </w:rPr>
              <w:fldChar w:fldCharType="end"/>
            </w:r>
          </w:p>
        </w:tc>
      </w:tr>
      <w:tr w14:paraId="0B1F2C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20" w:hRule="atLeast"/>
          <w:jc w:val="center"/>
        </w:trPr>
        <w:tc>
          <w:tcPr>
            <w:tcW w:w="1946" w:type="dxa"/>
            <w:noWrap w:val="0"/>
            <w:vAlign w:val="center"/>
          </w:tcPr>
          <w:p w14:paraId="2BC1EF79">
            <w:pPr>
              <w:jc w:val="center"/>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rPr>
              <w:t>成立时间</w:t>
            </w:r>
          </w:p>
        </w:tc>
        <w:tc>
          <w:tcPr>
            <w:tcW w:w="6442" w:type="dxa"/>
            <w:noWrap w:val="0"/>
            <w:vAlign w:val="center"/>
          </w:tcPr>
          <w:p w14:paraId="7292AECE">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Times New Roman" w:hAnsi="Times New Roman" w:eastAsia="楷体" w:cs="Times New Roman"/>
                <w:sz w:val="21"/>
                <w:szCs w:val="21"/>
                <w:lang w:val="en-US" w:eastAsia="zh-CN" w:bidi="ar-SA"/>
              </w:rPr>
            </w:pPr>
            <w:r>
              <w:rPr>
                <w:rFonts w:hint="default" w:ascii="Times New Roman" w:hAnsi="Times New Roman" w:eastAsia="楷体" w:cs="Times New Roman"/>
                <w:sz w:val="21"/>
                <w:szCs w:val="21"/>
                <w:lang w:val="en-US" w:eastAsia="zh-CN" w:bidi="ar-SA"/>
              </w:rPr>
              <w:t>2023年12月8日</w:t>
            </w:r>
          </w:p>
        </w:tc>
      </w:tr>
      <w:tr w14:paraId="7FCBBB3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225" w:hRule="atLeast"/>
          <w:jc w:val="center"/>
        </w:trPr>
        <w:tc>
          <w:tcPr>
            <w:tcW w:w="1946" w:type="dxa"/>
            <w:noWrap w:val="0"/>
            <w:vAlign w:val="center"/>
          </w:tcPr>
          <w:p w14:paraId="5C0193F6">
            <w:pPr>
              <w:jc w:val="center"/>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rPr>
              <w:t>注册资本</w:t>
            </w:r>
          </w:p>
        </w:tc>
        <w:tc>
          <w:tcPr>
            <w:tcW w:w="6442" w:type="dxa"/>
            <w:noWrap w:val="0"/>
            <w:vAlign w:val="center"/>
          </w:tcPr>
          <w:p w14:paraId="035DFB4F">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Times New Roman" w:hAnsi="Times New Roman" w:eastAsia="楷体" w:cs="Times New Roman"/>
                <w:sz w:val="21"/>
                <w:szCs w:val="21"/>
                <w:lang w:val="en-US" w:eastAsia="zh-CN" w:bidi="ar-SA"/>
              </w:rPr>
            </w:pPr>
            <w:r>
              <w:rPr>
                <w:rFonts w:hint="default" w:ascii="Times New Roman" w:hAnsi="Times New Roman" w:eastAsia="楷体" w:cs="Times New Roman"/>
                <w:sz w:val="21"/>
                <w:szCs w:val="21"/>
                <w:lang w:val="en-US" w:eastAsia="zh-CN" w:bidi="ar-SA"/>
              </w:rPr>
              <w:t>5,000万元</w:t>
            </w:r>
          </w:p>
        </w:tc>
      </w:tr>
      <w:tr w14:paraId="077D73F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225" w:hRule="atLeast"/>
          <w:jc w:val="center"/>
        </w:trPr>
        <w:tc>
          <w:tcPr>
            <w:tcW w:w="1946" w:type="dxa"/>
            <w:noWrap w:val="0"/>
            <w:vAlign w:val="center"/>
          </w:tcPr>
          <w:p w14:paraId="3E829B99">
            <w:pPr>
              <w:jc w:val="center"/>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t>实缴情况</w:t>
            </w:r>
          </w:p>
        </w:tc>
        <w:tc>
          <w:tcPr>
            <w:tcW w:w="6442" w:type="dxa"/>
            <w:noWrap w:val="0"/>
            <w:vAlign w:val="center"/>
          </w:tcPr>
          <w:p w14:paraId="33BD2C3F">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Times New Roman" w:hAnsi="Times New Roman" w:eastAsia="楷体" w:cs="Times New Roman"/>
                <w:sz w:val="21"/>
                <w:szCs w:val="21"/>
                <w:lang w:val="en-US" w:eastAsia="zh-CN" w:bidi="ar-SA"/>
              </w:rPr>
            </w:pPr>
            <w:r>
              <w:rPr>
                <w:rFonts w:hint="default" w:ascii="Times New Roman" w:hAnsi="Times New Roman" w:eastAsia="楷体" w:cs="Times New Roman"/>
                <w:sz w:val="21"/>
                <w:szCs w:val="21"/>
                <w:lang w:val="en-US" w:eastAsia="zh-CN" w:bidi="ar-SA"/>
              </w:rPr>
              <w:t>已实缴5,000万元</w:t>
            </w:r>
          </w:p>
        </w:tc>
      </w:tr>
      <w:tr w14:paraId="33AF031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20" w:hRule="atLeast"/>
          <w:jc w:val="center"/>
        </w:trPr>
        <w:tc>
          <w:tcPr>
            <w:tcW w:w="1946" w:type="dxa"/>
            <w:noWrap w:val="0"/>
            <w:vAlign w:val="center"/>
          </w:tcPr>
          <w:p w14:paraId="574E0199">
            <w:pPr>
              <w:jc w:val="center"/>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rPr>
              <w:t>地址</w:t>
            </w:r>
          </w:p>
        </w:tc>
        <w:tc>
          <w:tcPr>
            <w:tcW w:w="6442" w:type="dxa"/>
            <w:noWrap w:val="0"/>
            <w:vAlign w:val="center"/>
          </w:tcPr>
          <w:p w14:paraId="74718083">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Times New Roman" w:hAnsi="Times New Roman" w:eastAsia="楷体" w:cs="Times New Roman"/>
                <w:sz w:val="21"/>
                <w:szCs w:val="21"/>
                <w:lang w:val="en-US" w:eastAsia="zh-CN" w:bidi="ar-SA"/>
              </w:rPr>
            </w:pPr>
            <w:r>
              <w:rPr>
                <w:rFonts w:hint="default" w:ascii="Times New Roman" w:hAnsi="Times New Roman" w:eastAsia="楷体" w:cs="Times New Roman"/>
                <w:sz w:val="21"/>
                <w:szCs w:val="21"/>
                <w:lang w:val="en-US" w:eastAsia="zh-CN" w:bidi="ar-SA"/>
              </w:rPr>
              <w:t>浙江省诸暨市暨阳街道兴农路9号3号楼四层401室</w:t>
            </w:r>
          </w:p>
        </w:tc>
      </w:tr>
      <w:tr w14:paraId="4B4CE4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20" w:hRule="atLeast"/>
          <w:jc w:val="center"/>
        </w:trPr>
        <w:tc>
          <w:tcPr>
            <w:tcW w:w="1946" w:type="dxa"/>
            <w:noWrap w:val="0"/>
            <w:vAlign w:val="center"/>
          </w:tcPr>
          <w:p w14:paraId="492D1158">
            <w:pPr>
              <w:jc w:val="center"/>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rPr>
              <w:t>营业期限</w:t>
            </w:r>
          </w:p>
        </w:tc>
        <w:tc>
          <w:tcPr>
            <w:tcW w:w="6442" w:type="dxa"/>
            <w:noWrap w:val="0"/>
            <w:vAlign w:val="center"/>
          </w:tcPr>
          <w:p w14:paraId="2E8C7309">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Times New Roman" w:hAnsi="Times New Roman" w:eastAsia="楷体" w:cs="Times New Roman"/>
                <w:sz w:val="21"/>
                <w:szCs w:val="21"/>
                <w:lang w:val="en-US" w:eastAsia="zh-CN" w:bidi="ar-SA"/>
              </w:rPr>
            </w:pPr>
            <w:r>
              <w:rPr>
                <w:rFonts w:hint="default" w:ascii="Times New Roman" w:hAnsi="Times New Roman" w:eastAsia="楷体" w:cs="Times New Roman"/>
                <w:sz w:val="21"/>
                <w:szCs w:val="21"/>
                <w:lang w:val="en-US" w:eastAsia="zh-CN" w:bidi="ar-SA"/>
              </w:rPr>
              <w:t>2023年12月8日至无固定期限</w:t>
            </w:r>
          </w:p>
        </w:tc>
      </w:tr>
      <w:tr w14:paraId="4F175AE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20" w:hRule="atLeast"/>
          <w:jc w:val="center"/>
        </w:trPr>
        <w:tc>
          <w:tcPr>
            <w:tcW w:w="1946" w:type="dxa"/>
            <w:noWrap w:val="0"/>
            <w:vAlign w:val="center"/>
          </w:tcPr>
          <w:p w14:paraId="6819850D">
            <w:pPr>
              <w:jc w:val="center"/>
              <w:rPr>
                <w:rFonts w:hint="default" w:ascii="Times New Roman" w:hAnsi="Times New Roman" w:eastAsia="楷体" w:cs="Times New Roman"/>
                <w:sz w:val="21"/>
                <w:szCs w:val="21"/>
              </w:rPr>
            </w:pPr>
            <w:r>
              <w:rPr>
                <w:rFonts w:hint="default" w:ascii="Times New Roman" w:hAnsi="Times New Roman" w:eastAsia="楷体" w:cs="Times New Roman"/>
                <w:b/>
                <w:bCs/>
                <w:sz w:val="21"/>
                <w:szCs w:val="21"/>
              </w:rPr>
              <w:t>经营范围</w:t>
            </w:r>
          </w:p>
        </w:tc>
        <w:tc>
          <w:tcPr>
            <w:tcW w:w="6442" w:type="dxa"/>
            <w:noWrap w:val="0"/>
            <w:vAlign w:val="center"/>
          </w:tcPr>
          <w:p w14:paraId="3A4709B3">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Times New Roman" w:hAnsi="Times New Roman" w:eastAsia="楷体" w:cs="Times New Roman"/>
                <w:sz w:val="21"/>
                <w:szCs w:val="21"/>
              </w:rPr>
            </w:pPr>
            <w:r>
              <w:rPr>
                <w:rFonts w:hint="default" w:ascii="Times New Roman" w:hAnsi="Times New Roman" w:eastAsia="楷体" w:cs="Times New Roman"/>
                <w:sz w:val="21"/>
                <w:szCs w:val="21"/>
              </w:rPr>
              <w:t>一般项目：工程和技术研究和试验发展；智能基础制造装备制造；智能机器人的研发；人工智能基础软件开发；人工智能应用软件开发；软件开发；机械设备研发；人工智能行业应用系统集成服务；照相机及器材制造；通用设备制造（不含特种设备制造）；机械零件、零部件加工；人工智能硬件销售；工业机器人销售；计算机软硬件及辅助设备零售；智能基础制造装备销售；涂装设备销售（除依法须经批准的项目外，凭营业执照依法自主开展经营活动）。</w:t>
            </w:r>
          </w:p>
        </w:tc>
      </w:tr>
      <w:tr w14:paraId="646494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20" w:hRule="atLeast"/>
          <w:jc w:val="center"/>
        </w:trPr>
        <w:tc>
          <w:tcPr>
            <w:tcW w:w="1946" w:type="dxa"/>
            <w:noWrap w:val="0"/>
            <w:vAlign w:val="center"/>
          </w:tcPr>
          <w:p w14:paraId="696781BA">
            <w:pPr>
              <w:jc w:val="center"/>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highlight w:val="none"/>
                <w:lang w:val="en-US" w:eastAsia="zh-CN"/>
              </w:rPr>
              <w:t>业务定位</w:t>
            </w:r>
          </w:p>
        </w:tc>
        <w:tc>
          <w:tcPr>
            <w:tcW w:w="6442" w:type="dxa"/>
            <w:noWrap w:val="0"/>
            <w:vAlign w:val="center"/>
          </w:tcPr>
          <w:p w14:paraId="48300986">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Times New Roman" w:hAnsi="Times New Roman" w:eastAsia="楷体" w:cs="Times New Roman"/>
                <w:sz w:val="21"/>
                <w:szCs w:val="21"/>
                <w:lang w:val="en-US" w:eastAsia="zh-CN"/>
              </w:rPr>
            </w:pPr>
            <w:r>
              <w:rPr>
                <w:rFonts w:hint="default" w:ascii="Times New Roman" w:hAnsi="Times New Roman" w:eastAsia="楷体" w:cs="Times New Roman"/>
                <w:sz w:val="21"/>
                <w:szCs w:val="21"/>
                <w:lang w:val="en-US" w:eastAsia="zh-CN"/>
              </w:rPr>
              <w:t>设立在诸暨的返投主体，诸暨政府投了5,000万，返投要求只有购买厂房，几乎无固投要求</w:t>
            </w:r>
          </w:p>
        </w:tc>
      </w:tr>
    </w:tbl>
    <w:p w14:paraId="424BCB71">
      <w:pPr>
        <w:pStyle w:val="50"/>
        <w:spacing w:before="156" w:beforeLines="50" w:after="156" w:afterLines="50"/>
        <w:outlineLvl w:val="3"/>
        <w:rPr>
          <w:rFonts w:hint="default" w:ascii="Times New Roman" w:hAnsi="Times New Roman" w:eastAsia="楷体" w:cs="Times New Roman"/>
          <w:b/>
          <w:bCs/>
          <w:lang w:val="en-US" w:eastAsia="zh-CN"/>
        </w:rPr>
      </w:pPr>
      <w:r>
        <w:rPr>
          <w:rFonts w:hint="default" w:ascii="Times New Roman" w:hAnsi="Times New Roman" w:eastAsia="楷体" w:cs="Times New Roman"/>
          <w:b/>
          <w:bCs/>
          <w:lang w:val="en-US" w:eastAsia="zh-CN"/>
        </w:rPr>
        <w:t>2.浙江灵西智能机器人有限公司</w:t>
      </w:r>
    </w:p>
    <w:tbl>
      <w:tblPr>
        <w:tblStyle w:val="27"/>
        <w:tblW w:w="838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946"/>
        <w:gridCol w:w="6442"/>
      </w:tblGrid>
      <w:tr w14:paraId="444B18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60" w:hRule="atLeast"/>
          <w:jc w:val="center"/>
        </w:trPr>
        <w:tc>
          <w:tcPr>
            <w:tcW w:w="1946" w:type="dxa"/>
            <w:noWrap w:val="0"/>
            <w:vAlign w:val="center"/>
          </w:tcPr>
          <w:p w14:paraId="56D59FC1">
            <w:pPr>
              <w:jc w:val="center"/>
              <w:rPr>
                <w:rFonts w:hint="default" w:ascii="Times New Roman" w:hAnsi="Times New Roman" w:eastAsia="楷体" w:cs="Times New Roman"/>
                <w:sz w:val="21"/>
                <w:szCs w:val="21"/>
              </w:rPr>
            </w:pPr>
            <w:r>
              <w:rPr>
                <w:rFonts w:hint="default" w:ascii="Times New Roman" w:hAnsi="Times New Roman" w:eastAsia="楷体" w:cs="Times New Roman"/>
                <w:b/>
                <w:bCs/>
                <w:sz w:val="21"/>
                <w:szCs w:val="21"/>
              </w:rPr>
              <w:t>公司名称</w:t>
            </w:r>
          </w:p>
        </w:tc>
        <w:tc>
          <w:tcPr>
            <w:tcW w:w="6442" w:type="dxa"/>
            <w:noWrap w:val="0"/>
            <w:vAlign w:val="center"/>
          </w:tcPr>
          <w:p w14:paraId="22DF253F">
            <w:pPr>
              <w:pStyle w:val="78"/>
              <w:keepNext w:val="0"/>
              <w:keepLines w:val="0"/>
              <w:pageBreakBefore w:val="0"/>
              <w:widowControl/>
              <w:kinsoku/>
              <w:wordWrap/>
              <w:overflowPunct/>
              <w:topLinePunct w:val="0"/>
              <w:autoSpaceDE/>
              <w:autoSpaceDN/>
              <w:bidi w:val="0"/>
              <w:adjustRightInd/>
              <w:snapToGrid/>
              <w:spacing w:line="240" w:lineRule="auto"/>
              <w:ind w:left="0" w:leftChars="0"/>
              <w:jc w:val="both"/>
              <w:textAlignment w:val="auto"/>
              <w:rPr>
                <w:rFonts w:hint="default" w:ascii="Times New Roman" w:hAnsi="Times New Roman" w:eastAsia="楷体" w:cs="Times New Roman"/>
                <w:sz w:val="21"/>
                <w:szCs w:val="21"/>
              </w:rPr>
            </w:pPr>
            <w:r>
              <w:rPr>
                <w:rFonts w:hint="default" w:ascii="Times New Roman" w:hAnsi="Times New Roman" w:eastAsia="楷体" w:cs="Times New Roman"/>
                <w:spacing w:val="2"/>
                <w:sz w:val="21"/>
                <w:szCs w:val="21"/>
              </w:rPr>
              <w:t>浙江灵西智能机器人有限公司</w:t>
            </w:r>
          </w:p>
        </w:tc>
      </w:tr>
      <w:tr w14:paraId="7978CB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20" w:hRule="atLeast"/>
          <w:jc w:val="center"/>
        </w:trPr>
        <w:tc>
          <w:tcPr>
            <w:tcW w:w="1946" w:type="dxa"/>
            <w:noWrap w:val="0"/>
            <w:vAlign w:val="center"/>
          </w:tcPr>
          <w:p w14:paraId="09213F15">
            <w:pPr>
              <w:jc w:val="center"/>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rPr>
              <w:t>统一社会信用代码</w:t>
            </w:r>
          </w:p>
        </w:tc>
        <w:tc>
          <w:tcPr>
            <w:tcW w:w="6442" w:type="dxa"/>
            <w:noWrap w:val="0"/>
            <w:vAlign w:val="center"/>
          </w:tcPr>
          <w:p w14:paraId="12DBA637">
            <w:pPr>
              <w:pStyle w:val="78"/>
              <w:keepNext w:val="0"/>
              <w:keepLines w:val="0"/>
              <w:pageBreakBefore w:val="0"/>
              <w:widowControl/>
              <w:kinsoku/>
              <w:wordWrap/>
              <w:overflowPunct/>
              <w:topLinePunct w:val="0"/>
              <w:autoSpaceDE/>
              <w:autoSpaceDN/>
              <w:bidi w:val="0"/>
              <w:adjustRightInd/>
              <w:snapToGrid/>
              <w:spacing w:line="240" w:lineRule="auto"/>
              <w:ind w:left="0" w:leftChars="0"/>
              <w:jc w:val="both"/>
              <w:textAlignment w:val="auto"/>
              <w:rPr>
                <w:rFonts w:hint="default" w:ascii="Times New Roman" w:hAnsi="Times New Roman" w:eastAsia="楷体" w:cs="Times New Roman"/>
                <w:spacing w:val="-1"/>
                <w:sz w:val="21"/>
                <w:szCs w:val="21"/>
              </w:rPr>
            </w:pPr>
            <w:r>
              <w:rPr>
                <w:rFonts w:hint="default" w:ascii="Times New Roman" w:hAnsi="Times New Roman" w:eastAsia="楷体" w:cs="Times New Roman"/>
                <w:spacing w:val="-1"/>
                <w:sz w:val="21"/>
                <w:szCs w:val="21"/>
              </w:rPr>
              <w:t>91330723MAD79E2U2G</w:t>
            </w:r>
          </w:p>
        </w:tc>
      </w:tr>
      <w:tr w14:paraId="78A3B0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20" w:hRule="atLeast"/>
          <w:jc w:val="center"/>
        </w:trPr>
        <w:tc>
          <w:tcPr>
            <w:tcW w:w="1946" w:type="dxa"/>
            <w:noWrap w:val="0"/>
            <w:vAlign w:val="center"/>
          </w:tcPr>
          <w:p w14:paraId="2594A355">
            <w:pPr>
              <w:jc w:val="center"/>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rPr>
              <w:t>持股比例</w:t>
            </w:r>
          </w:p>
        </w:tc>
        <w:tc>
          <w:tcPr>
            <w:tcW w:w="6442" w:type="dxa"/>
            <w:noWrap w:val="0"/>
            <w:vAlign w:val="center"/>
          </w:tcPr>
          <w:p w14:paraId="12530596">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Times New Roman" w:hAnsi="Times New Roman" w:eastAsia="楷体" w:cs="Times New Roman"/>
                <w:spacing w:val="-1"/>
                <w:sz w:val="21"/>
                <w:szCs w:val="21"/>
                <w:lang w:eastAsia="zh-CN"/>
              </w:rPr>
            </w:pPr>
            <w:r>
              <w:rPr>
                <w:rFonts w:hint="default" w:ascii="Times New Roman" w:hAnsi="Times New Roman" w:eastAsia="楷体" w:cs="Times New Roman"/>
                <w:sz w:val="21"/>
                <w:szCs w:val="21"/>
              </w:rPr>
              <w:t>100%</w:t>
            </w:r>
          </w:p>
        </w:tc>
      </w:tr>
      <w:tr w14:paraId="585578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20" w:hRule="atLeast"/>
          <w:jc w:val="center"/>
        </w:trPr>
        <w:tc>
          <w:tcPr>
            <w:tcW w:w="1946" w:type="dxa"/>
            <w:noWrap w:val="0"/>
            <w:vAlign w:val="center"/>
          </w:tcPr>
          <w:p w14:paraId="2B078B31">
            <w:pPr>
              <w:jc w:val="center"/>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t>公司类型</w:t>
            </w:r>
          </w:p>
        </w:tc>
        <w:tc>
          <w:tcPr>
            <w:tcW w:w="6442" w:type="dxa"/>
            <w:shd w:val="clear" w:color="auto" w:fill="auto"/>
            <w:noWrap w:val="0"/>
            <w:vAlign w:val="center"/>
          </w:tcPr>
          <w:p w14:paraId="345E9B68">
            <w:pPr>
              <w:pStyle w:val="78"/>
              <w:keepNext w:val="0"/>
              <w:keepLines w:val="0"/>
              <w:pageBreakBefore w:val="0"/>
              <w:widowControl/>
              <w:kinsoku/>
              <w:wordWrap/>
              <w:overflowPunct/>
              <w:topLinePunct w:val="0"/>
              <w:autoSpaceDE/>
              <w:autoSpaceDN/>
              <w:bidi w:val="0"/>
              <w:adjustRightInd/>
              <w:snapToGrid/>
              <w:spacing w:line="240" w:lineRule="auto"/>
              <w:ind w:left="0" w:leftChars="0"/>
              <w:jc w:val="both"/>
              <w:textAlignment w:val="auto"/>
              <w:rPr>
                <w:rFonts w:hint="default" w:ascii="Times New Roman" w:hAnsi="Times New Roman" w:eastAsia="楷体" w:cs="Times New Roman"/>
                <w:sz w:val="21"/>
                <w:szCs w:val="21"/>
                <w:lang w:val="en-US" w:eastAsia="en-US" w:bidi="ar-SA"/>
              </w:rPr>
            </w:pPr>
            <w:r>
              <w:rPr>
                <w:rFonts w:hint="default" w:ascii="Times New Roman" w:hAnsi="Times New Roman" w:eastAsia="楷体" w:cs="Times New Roman"/>
                <w:sz w:val="21"/>
                <w:szCs w:val="21"/>
                <w:lang w:val="en-US" w:eastAsia="zh-CN" w:bidi="ar-SA"/>
              </w:rPr>
              <w:t>有限责任公司（非自然人投资或控股的法人独资）</w:t>
            </w:r>
          </w:p>
        </w:tc>
      </w:tr>
      <w:tr w14:paraId="2A3F83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17" w:hRule="atLeast"/>
          <w:jc w:val="center"/>
        </w:trPr>
        <w:tc>
          <w:tcPr>
            <w:tcW w:w="1946" w:type="dxa"/>
            <w:noWrap w:val="0"/>
            <w:vAlign w:val="center"/>
          </w:tcPr>
          <w:p w14:paraId="1C570679">
            <w:pPr>
              <w:jc w:val="center"/>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t>法定代表人</w:t>
            </w:r>
          </w:p>
        </w:tc>
        <w:tc>
          <w:tcPr>
            <w:tcW w:w="6442" w:type="dxa"/>
            <w:shd w:val="clear" w:color="auto" w:fill="auto"/>
            <w:noWrap w:val="0"/>
            <w:vAlign w:val="center"/>
          </w:tcPr>
          <w:p w14:paraId="29EF1BA5">
            <w:pPr>
              <w:pStyle w:val="78"/>
              <w:keepNext w:val="0"/>
              <w:keepLines w:val="0"/>
              <w:pageBreakBefore w:val="0"/>
              <w:widowControl/>
              <w:kinsoku/>
              <w:wordWrap/>
              <w:overflowPunct/>
              <w:topLinePunct w:val="0"/>
              <w:autoSpaceDE/>
              <w:autoSpaceDN/>
              <w:bidi w:val="0"/>
              <w:adjustRightInd/>
              <w:snapToGrid/>
              <w:spacing w:line="240" w:lineRule="auto"/>
              <w:ind w:left="0" w:leftChars="0"/>
              <w:jc w:val="both"/>
              <w:textAlignment w:val="auto"/>
              <w:rPr>
                <w:rFonts w:hint="default" w:ascii="Times New Roman" w:hAnsi="Times New Roman" w:eastAsia="楷体" w:cs="Times New Roman"/>
                <w:sz w:val="21"/>
                <w:szCs w:val="21"/>
                <w:lang w:val="en-US" w:eastAsia="zh-CN" w:bidi="ar-SA"/>
              </w:rPr>
            </w:pPr>
            <w:r>
              <w:rPr>
                <w:rFonts w:hint="default" w:ascii="Times New Roman" w:hAnsi="Times New Roman" w:eastAsia="楷体" w:cs="Times New Roman"/>
                <w:sz w:val="21"/>
                <w:szCs w:val="21"/>
                <w:lang w:val="en-US" w:eastAsia="zh-CN" w:bidi="ar-SA"/>
              </w:rPr>
              <w:fldChar w:fldCharType="begin"/>
            </w:r>
            <w:r>
              <w:rPr>
                <w:rFonts w:hint="default" w:ascii="Times New Roman" w:hAnsi="Times New Roman" w:eastAsia="楷体" w:cs="Times New Roman"/>
                <w:sz w:val="21"/>
                <w:szCs w:val="21"/>
                <w:lang w:val="en-US" w:eastAsia="zh-CN" w:bidi="ar-SA"/>
              </w:rPr>
              <w:instrText xml:space="preserve"> HYPERLINK "https://www.qcc.com/pl/pr163e31716318d4cd92f206550501e7.html" \t "https://www.qcc.com/firm/_blank" </w:instrText>
            </w:r>
            <w:r>
              <w:rPr>
                <w:rFonts w:hint="default" w:ascii="Times New Roman" w:hAnsi="Times New Roman" w:eastAsia="楷体" w:cs="Times New Roman"/>
                <w:sz w:val="21"/>
                <w:szCs w:val="21"/>
                <w:lang w:val="en-US" w:eastAsia="zh-CN" w:bidi="ar-SA"/>
              </w:rPr>
              <w:fldChar w:fldCharType="separate"/>
            </w:r>
            <w:r>
              <w:rPr>
                <w:rFonts w:hint="default" w:ascii="Times New Roman" w:hAnsi="Times New Roman" w:eastAsia="楷体" w:cs="Times New Roman"/>
                <w:sz w:val="21"/>
                <w:szCs w:val="21"/>
                <w:lang w:val="en-US" w:eastAsia="zh-CN" w:bidi="ar-SA"/>
              </w:rPr>
              <w:t>石邑柯</w:t>
            </w:r>
            <w:r>
              <w:rPr>
                <w:rFonts w:hint="default" w:ascii="Times New Roman" w:hAnsi="Times New Roman" w:eastAsia="楷体" w:cs="Times New Roman"/>
                <w:sz w:val="21"/>
                <w:szCs w:val="21"/>
                <w:lang w:val="en-US" w:eastAsia="zh-CN" w:bidi="ar-SA"/>
              </w:rPr>
              <w:fldChar w:fldCharType="end"/>
            </w:r>
          </w:p>
        </w:tc>
      </w:tr>
      <w:tr w14:paraId="0D4109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20" w:hRule="atLeast"/>
          <w:jc w:val="center"/>
        </w:trPr>
        <w:tc>
          <w:tcPr>
            <w:tcW w:w="1946" w:type="dxa"/>
            <w:noWrap w:val="0"/>
            <w:vAlign w:val="center"/>
          </w:tcPr>
          <w:p w14:paraId="7925190D">
            <w:pPr>
              <w:jc w:val="center"/>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rPr>
              <w:t>成立时间</w:t>
            </w:r>
          </w:p>
        </w:tc>
        <w:tc>
          <w:tcPr>
            <w:tcW w:w="6442" w:type="dxa"/>
            <w:noWrap w:val="0"/>
            <w:vAlign w:val="center"/>
          </w:tcPr>
          <w:p w14:paraId="5F3C85E1">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Times New Roman" w:hAnsi="Times New Roman" w:eastAsia="楷体" w:cs="Times New Roman"/>
                <w:sz w:val="21"/>
                <w:szCs w:val="21"/>
                <w:lang w:eastAsia="zh-CN"/>
              </w:rPr>
            </w:pPr>
            <w:r>
              <w:rPr>
                <w:rFonts w:hint="default" w:ascii="Times New Roman" w:hAnsi="Times New Roman" w:eastAsia="楷体" w:cs="Times New Roman"/>
                <w:sz w:val="21"/>
                <w:szCs w:val="21"/>
              </w:rPr>
              <w:t>2023</w:t>
            </w:r>
            <w:r>
              <w:rPr>
                <w:rFonts w:hint="default" w:ascii="Times New Roman" w:hAnsi="Times New Roman" w:eastAsia="楷体" w:cs="Times New Roman"/>
                <w:sz w:val="21"/>
                <w:szCs w:val="21"/>
                <w:lang w:val="en-US" w:eastAsia="zh-CN"/>
              </w:rPr>
              <w:t>年</w:t>
            </w:r>
            <w:r>
              <w:rPr>
                <w:rFonts w:hint="default" w:ascii="Times New Roman" w:hAnsi="Times New Roman" w:eastAsia="楷体" w:cs="Times New Roman"/>
                <w:sz w:val="21"/>
                <w:szCs w:val="21"/>
              </w:rPr>
              <w:t>12</w:t>
            </w:r>
            <w:r>
              <w:rPr>
                <w:rFonts w:hint="default" w:ascii="Times New Roman" w:hAnsi="Times New Roman" w:eastAsia="楷体" w:cs="Times New Roman"/>
                <w:sz w:val="21"/>
                <w:szCs w:val="21"/>
                <w:lang w:val="en-US" w:eastAsia="zh-CN"/>
              </w:rPr>
              <w:t>月</w:t>
            </w:r>
            <w:r>
              <w:rPr>
                <w:rFonts w:hint="default" w:ascii="Times New Roman" w:hAnsi="Times New Roman" w:eastAsia="楷体" w:cs="Times New Roman"/>
                <w:sz w:val="21"/>
                <w:szCs w:val="21"/>
              </w:rPr>
              <w:t>13</w:t>
            </w:r>
            <w:r>
              <w:rPr>
                <w:rFonts w:hint="default" w:ascii="Times New Roman" w:hAnsi="Times New Roman" w:eastAsia="楷体" w:cs="Times New Roman"/>
                <w:sz w:val="21"/>
                <w:szCs w:val="21"/>
                <w:lang w:eastAsia="zh-CN"/>
              </w:rPr>
              <w:t>日</w:t>
            </w:r>
          </w:p>
        </w:tc>
      </w:tr>
      <w:tr w14:paraId="4B2E729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225" w:hRule="atLeast"/>
          <w:jc w:val="center"/>
        </w:trPr>
        <w:tc>
          <w:tcPr>
            <w:tcW w:w="1946" w:type="dxa"/>
            <w:noWrap w:val="0"/>
            <w:vAlign w:val="center"/>
          </w:tcPr>
          <w:p w14:paraId="77ECC497">
            <w:pPr>
              <w:jc w:val="center"/>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rPr>
              <w:t>注册资本</w:t>
            </w:r>
          </w:p>
        </w:tc>
        <w:tc>
          <w:tcPr>
            <w:tcW w:w="6442" w:type="dxa"/>
            <w:noWrap w:val="0"/>
            <w:vAlign w:val="center"/>
          </w:tcPr>
          <w:p w14:paraId="228C596C">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Times New Roman" w:hAnsi="Times New Roman" w:eastAsia="楷体" w:cs="Times New Roman"/>
                <w:sz w:val="21"/>
                <w:szCs w:val="21"/>
              </w:rPr>
            </w:pPr>
            <w:r>
              <w:rPr>
                <w:rFonts w:hint="default" w:ascii="Times New Roman" w:hAnsi="Times New Roman" w:eastAsia="楷体" w:cs="Times New Roman"/>
                <w:spacing w:val="2"/>
                <w:sz w:val="21"/>
                <w:szCs w:val="21"/>
                <w:lang w:val="en-US" w:eastAsia="zh-CN"/>
              </w:rPr>
              <w:t>3,00</w:t>
            </w:r>
            <w:r>
              <w:rPr>
                <w:rFonts w:hint="default" w:ascii="Times New Roman" w:hAnsi="Times New Roman" w:eastAsia="楷体" w:cs="Times New Roman"/>
                <w:spacing w:val="2"/>
                <w:sz w:val="21"/>
                <w:szCs w:val="21"/>
              </w:rPr>
              <w:t>0万元</w:t>
            </w:r>
          </w:p>
        </w:tc>
      </w:tr>
      <w:tr w14:paraId="564B0CC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225" w:hRule="atLeast"/>
          <w:jc w:val="center"/>
        </w:trPr>
        <w:tc>
          <w:tcPr>
            <w:tcW w:w="1946" w:type="dxa"/>
            <w:noWrap w:val="0"/>
            <w:vAlign w:val="center"/>
          </w:tcPr>
          <w:p w14:paraId="7956ACD1">
            <w:pPr>
              <w:jc w:val="center"/>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t>实缴情况</w:t>
            </w:r>
          </w:p>
        </w:tc>
        <w:tc>
          <w:tcPr>
            <w:tcW w:w="6442" w:type="dxa"/>
            <w:noWrap w:val="0"/>
            <w:vAlign w:val="center"/>
          </w:tcPr>
          <w:p w14:paraId="6B787767">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Times New Roman" w:hAnsi="Times New Roman" w:eastAsia="楷体" w:cs="Times New Roman"/>
                <w:spacing w:val="2"/>
                <w:sz w:val="21"/>
                <w:szCs w:val="21"/>
                <w:lang w:val="en-US" w:eastAsia="zh-CN"/>
              </w:rPr>
            </w:pPr>
            <w:r>
              <w:rPr>
                <w:rFonts w:hint="default" w:ascii="Times New Roman" w:hAnsi="Times New Roman" w:eastAsia="楷体" w:cs="Times New Roman"/>
                <w:spacing w:val="2"/>
                <w:sz w:val="21"/>
                <w:szCs w:val="21"/>
                <w:lang w:val="en-US" w:eastAsia="zh-CN"/>
              </w:rPr>
              <w:t>已实缴3,00</w:t>
            </w:r>
            <w:r>
              <w:rPr>
                <w:rFonts w:hint="default" w:ascii="Times New Roman" w:hAnsi="Times New Roman" w:eastAsia="楷体" w:cs="Times New Roman"/>
                <w:spacing w:val="2"/>
                <w:sz w:val="21"/>
                <w:szCs w:val="21"/>
              </w:rPr>
              <w:t>0万元</w:t>
            </w:r>
          </w:p>
        </w:tc>
      </w:tr>
      <w:tr w14:paraId="6D67156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20" w:hRule="atLeast"/>
          <w:jc w:val="center"/>
        </w:trPr>
        <w:tc>
          <w:tcPr>
            <w:tcW w:w="1946" w:type="dxa"/>
            <w:noWrap w:val="0"/>
            <w:vAlign w:val="center"/>
          </w:tcPr>
          <w:p w14:paraId="75ACE25D">
            <w:pPr>
              <w:jc w:val="center"/>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rPr>
              <w:t>地址</w:t>
            </w:r>
          </w:p>
        </w:tc>
        <w:tc>
          <w:tcPr>
            <w:tcW w:w="6442" w:type="dxa"/>
            <w:noWrap w:val="0"/>
            <w:vAlign w:val="center"/>
          </w:tcPr>
          <w:p w14:paraId="47DAE862">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Times New Roman" w:hAnsi="Times New Roman" w:eastAsia="楷体" w:cs="Times New Roman"/>
                <w:sz w:val="21"/>
                <w:szCs w:val="21"/>
              </w:rPr>
            </w:pPr>
            <w:r>
              <w:rPr>
                <w:rFonts w:hint="default" w:ascii="Times New Roman" w:hAnsi="Times New Roman" w:eastAsia="楷体" w:cs="Times New Roman"/>
                <w:sz w:val="21"/>
                <w:szCs w:val="21"/>
              </w:rPr>
              <w:t>浙江省金华市武义县泉溪镇金岩山工业区金三路24号众腾高新科技生产基地小微园1号厂房1楼2楼（自主申报）</w:t>
            </w:r>
          </w:p>
        </w:tc>
      </w:tr>
      <w:tr w14:paraId="7D1412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20" w:hRule="atLeast"/>
          <w:jc w:val="center"/>
        </w:trPr>
        <w:tc>
          <w:tcPr>
            <w:tcW w:w="1946" w:type="dxa"/>
            <w:noWrap w:val="0"/>
            <w:vAlign w:val="center"/>
          </w:tcPr>
          <w:p w14:paraId="24B01CEB">
            <w:pPr>
              <w:jc w:val="center"/>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rPr>
              <w:t>营业期限</w:t>
            </w:r>
          </w:p>
        </w:tc>
        <w:tc>
          <w:tcPr>
            <w:tcW w:w="6442" w:type="dxa"/>
            <w:noWrap w:val="0"/>
            <w:vAlign w:val="center"/>
          </w:tcPr>
          <w:p w14:paraId="4A2B8179">
            <w:pPr>
              <w:keepNext w:val="0"/>
              <w:keepLines w:val="0"/>
              <w:pageBreakBefore w:val="0"/>
              <w:widowControl/>
              <w:kinsoku/>
              <w:wordWrap/>
              <w:overflowPunct/>
              <w:topLinePunct w:val="0"/>
              <w:autoSpaceDE/>
              <w:autoSpaceDN/>
              <w:bidi w:val="0"/>
              <w:adjustRightInd/>
              <w:snapToGrid/>
              <w:spacing w:line="240" w:lineRule="auto"/>
              <w:ind w:left="0"/>
              <w:jc w:val="left"/>
              <w:textAlignment w:val="auto"/>
              <w:rPr>
                <w:rFonts w:hint="default" w:ascii="Times New Roman" w:hAnsi="Times New Roman" w:eastAsia="楷体" w:cs="Times New Roman"/>
                <w:sz w:val="21"/>
                <w:szCs w:val="21"/>
              </w:rPr>
            </w:pPr>
            <w:r>
              <w:rPr>
                <w:rFonts w:hint="default" w:ascii="Times New Roman" w:hAnsi="Times New Roman" w:eastAsia="楷体" w:cs="Times New Roman"/>
                <w:sz w:val="21"/>
                <w:szCs w:val="21"/>
              </w:rPr>
              <w:t>2</w:t>
            </w:r>
            <w:r>
              <w:rPr>
                <w:rFonts w:hint="default" w:ascii="Times New Roman" w:hAnsi="Times New Roman" w:eastAsia="楷体" w:cs="Times New Roman"/>
                <w:sz w:val="21"/>
                <w:szCs w:val="21"/>
                <w:lang w:val="en-US" w:eastAsia="zh-CN" w:bidi="ar-SA"/>
              </w:rPr>
              <w:t>023年12月13日至无固定期限</w:t>
            </w:r>
          </w:p>
        </w:tc>
      </w:tr>
      <w:tr w14:paraId="3D3D04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20" w:hRule="atLeast"/>
          <w:jc w:val="center"/>
        </w:trPr>
        <w:tc>
          <w:tcPr>
            <w:tcW w:w="1946" w:type="dxa"/>
            <w:noWrap w:val="0"/>
            <w:vAlign w:val="center"/>
          </w:tcPr>
          <w:p w14:paraId="0DCB3B18">
            <w:pPr>
              <w:jc w:val="center"/>
              <w:rPr>
                <w:rFonts w:hint="default" w:ascii="Times New Roman" w:hAnsi="Times New Roman" w:eastAsia="楷体" w:cs="Times New Roman"/>
                <w:sz w:val="21"/>
                <w:szCs w:val="21"/>
              </w:rPr>
            </w:pPr>
            <w:r>
              <w:rPr>
                <w:rFonts w:hint="default" w:ascii="Times New Roman" w:hAnsi="Times New Roman" w:eastAsia="楷体" w:cs="Times New Roman"/>
                <w:b/>
                <w:bCs/>
                <w:sz w:val="21"/>
                <w:szCs w:val="21"/>
              </w:rPr>
              <w:t>经营范围</w:t>
            </w:r>
          </w:p>
        </w:tc>
        <w:tc>
          <w:tcPr>
            <w:tcW w:w="6442" w:type="dxa"/>
            <w:noWrap w:val="0"/>
            <w:vAlign w:val="center"/>
          </w:tcPr>
          <w:p w14:paraId="7E6535E4">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Times New Roman" w:hAnsi="Times New Roman" w:eastAsia="楷体" w:cs="Times New Roman"/>
                <w:sz w:val="21"/>
                <w:szCs w:val="21"/>
              </w:rPr>
            </w:pPr>
            <w:r>
              <w:rPr>
                <w:rFonts w:hint="default" w:ascii="Times New Roman" w:hAnsi="Times New Roman" w:eastAsia="楷体" w:cs="Times New Roman"/>
                <w:sz w:val="21"/>
                <w:szCs w:val="21"/>
              </w:rPr>
              <w:t>一般项目：工业机器人制造；智能机器人的研发；智能机器人销售；人工智能应用软件开发；人工智能行业应用系统集成服务；照相机及器材制造；专用设备制造（不含许可类专业设备制造）；智能基础制造装备制造；人工智能硬件销售；智能基础制造装备销售（除依法须经批准的项目外，凭营业执照依法自主开展经营活动）。</w:t>
            </w:r>
          </w:p>
        </w:tc>
      </w:tr>
      <w:tr w14:paraId="479BD73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20" w:hRule="atLeast"/>
          <w:jc w:val="center"/>
        </w:trPr>
        <w:tc>
          <w:tcPr>
            <w:tcW w:w="1946" w:type="dxa"/>
            <w:noWrap w:val="0"/>
            <w:vAlign w:val="center"/>
          </w:tcPr>
          <w:p w14:paraId="589CD7F4">
            <w:pPr>
              <w:jc w:val="center"/>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highlight w:val="none"/>
                <w:lang w:val="en-US" w:eastAsia="zh-CN"/>
              </w:rPr>
              <w:t>业务定位</w:t>
            </w:r>
          </w:p>
        </w:tc>
        <w:tc>
          <w:tcPr>
            <w:tcW w:w="6442" w:type="dxa"/>
            <w:noWrap w:val="0"/>
            <w:vAlign w:val="center"/>
          </w:tcPr>
          <w:p w14:paraId="620CA3C0">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Times New Roman" w:hAnsi="Times New Roman" w:eastAsia="楷体" w:cs="Times New Roman"/>
                <w:sz w:val="21"/>
                <w:szCs w:val="21"/>
                <w:lang w:val="en-US" w:eastAsia="zh-CN"/>
              </w:rPr>
            </w:pPr>
            <w:r>
              <w:rPr>
                <w:rFonts w:hint="default" w:ascii="Times New Roman" w:hAnsi="Times New Roman" w:eastAsia="楷体" w:cs="Times New Roman"/>
                <w:sz w:val="21"/>
                <w:szCs w:val="21"/>
                <w:lang w:val="en-US" w:eastAsia="zh-CN"/>
              </w:rPr>
              <w:t>配合股东东方嘉富基金里的lp设立的，未实际运营</w:t>
            </w:r>
          </w:p>
        </w:tc>
      </w:tr>
    </w:tbl>
    <w:p w14:paraId="159E32BA">
      <w:pPr>
        <w:pStyle w:val="50"/>
        <w:spacing w:before="156" w:beforeLines="50" w:after="156" w:afterLines="50"/>
        <w:ind w:firstLine="0" w:firstLineChars="0"/>
        <w:outlineLvl w:val="1"/>
        <w:rPr>
          <w:rFonts w:hint="default" w:ascii="Times New Roman" w:hAnsi="Times New Roman" w:eastAsia="楷体" w:cs="Times New Roman"/>
          <w:b/>
          <w:sz w:val="28"/>
          <w:szCs w:val="28"/>
        </w:rPr>
      </w:pPr>
      <w:bookmarkStart w:id="30" w:name="_Toc24838"/>
      <w:r>
        <w:rPr>
          <w:rFonts w:hint="default" w:ascii="Times New Roman" w:hAnsi="Times New Roman" w:eastAsia="楷体" w:cs="Times New Roman"/>
          <w:b/>
          <w:sz w:val="28"/>
          <w:szCs w:val="28"/>
        </w:rPr>
        <w:t>第五节</w:t>
      </w:r>
      <w:r>
        <w:rPr>
          <w:rFonts w:hint="default" w:ascii="Times New Roman" w:hAnsi="Times New Roman" w:eastAsia="楷体" w:cs="Times New Roman"/>
          <w:b/>
          <w:sz w:val="28"/>
          <w:szCs w:val="28"/>
          <w:lang w:val="en-US" w:eastAsia="zh-CN"/>
        </w:rPr>
        <w:t xml:space="preserve"> </w:t>
      </w:r>
      <w:r>
        <w:rPr>
          <w:rFonts w:hint="default" w:ascii="Times New Roman" w:hAnsi="Times New Roman" w:eastAsia="楷体" w:cs="Times New Roman"/>
          <w:b/>
          <w:sz w:val="28"/>
          <w:szCs w:val="28"/>
        </w:rPr>
        <w:t>公司核心管理团队</w:t>
      </w:r>
      <w:bookmarkEnd w:id="30"/>
    </w:p>
    <w:p w14:paraId="581D4479">
      <w:pPr>
        <w:pStyle w:val="50"/>
        <w:ind w:left="482" w:firstLine="0" w:firstLineChars="0"/>
        <w:rPr>
          <w:rFonts w:hint="default" w:ascii="Times New Roman" w:hAnsi="Times New Roman" w:eastAsia="楷体" w:cs="Times New Roman"/>
          <w:highlight w:val="none"/>
        </w:rPr>
      </w:pPr>
      <w:r>
        <w:rPr>
          <w:rFonts w:hint="default" w:ascii="Times New Roman" w:hAnsi="Times New Roman" w:eastAsia="楷体" w:cs="Times New Roman"/>
          <w:highlight w:val="none"/>
        </w:rPr>
        <w:t>截至</w:t>
      </w:r>
      <w:r>
        <w:rPr>
          <w:rFonts w:hint="default" w:ascii="Times New Roman" w:hAnsi="Times New Roman" w:eastAsia="楷体" w:cs="Times New Roman"/>
          <w:highlight w:val="none"/>
          <w:lang w:val="en-US" w:eastAsia="zh-CN"/>
        </w:rPr>
        <w:t>2025年6月30日</w:t>
      </w:r>
      <w:r>
        <w:rPr>
          <w:rFonts w:hint="default" w:ascii="Times New Roman" w:hAnsi="Times New Roman" w:eastAsia="楷体" w:cs="Times New Roman"/>
          <w:highlight w:val="none"/>
        </w:rPr>
        <w:t>，公司的</w:t>
      </w:r>
      <w:r>
        <w:rPr>
          <w:rFonts w:hint="default" w:ascii="Times New Roman" w:hAnsi="Times New Roman" w:eastAsia="楷体" w:cs="Times New Roman"/>
          <w:highlight w:val="none"/>
          <w:lang w:val="en-US" w:eastAsia="zh-CN"/>
        </w:rPr>
        <w:t>高级管理人员</w:t>
      </w:r>
      <w:r>
        <w:rPr>
          <w:rFonts w:hint="default" w:ascii="Times New Roman" w:hAnsi="Times New Roman" w:eastAsia="楷体" w:cs="Times New Roman"/>
          <w:highlight w:val="none"/>
        </w:rPr>
        <w:t>如下：</w:t>
      </w:r>
    </w:p>
    <w:p w14:paraId="63BA7295">
      <w:pPr>
        <w:pStyle w:val="50"/>
        <w:keepNext w:val="0"/>
        <w:keepLines w:val="0"/>
        <w:pageBreakBefore w:val="0"/>
        <w:widowControl w:val="0"/>
        <w:kinsoku/>
        <w:wordWrap/>
        <w:overflowPunct/>
        <w:topLinePunct w:val="0"/>
        <w:autoSpaceDE w:val="0"/>
        <w:autoSpaceDN w:val="0"/>
        <w:bidi w:val="0"/>
        <w:adjustRightInd w:val="0"/>
        <w:snapToGrid w:val="0"/>
        <w:textAlignment w:val="auto"/>
        <w:rPr>
          <w:rFonts w:hint="default" w:ascii="Times New Roman" w:hAnsi="Times New Roman" w:eastAsia="楷体" w:cs="Times New Roman"/>
          <w:b/>
          <w:bCs/>
        </w:rPr>
      </w:pPr>
      <w:r>
        <w:rPr>
          <w:rFonts w:hint="default" w:ascii="Times New Roman" w:hAnsi="Times New Roman" w:eastAsia="楷体" w:cs="Times New Roman"/>
          <w:b/>
          <w:bCs/>
          <w:lang w:val="en-US" w:eastAsia="zh-CN"/>
        </w:rPr>
        <w:t>1.</w:t>
      </w:r>
      <w:r>
        <w:rPr>
          <w:rFonts w:hint="default" w:ascii="Times New Roman" w:hAnsi="Times New Roman" w:eastAsia="楷体" w:cs="Times New Roman"/>
          <w:b/>
          <w:bCs/>
        </w:rPr>
        <w:t>董事</w:t>
      </w:r>
      <w:r>
        <w:rPr>
          <w:rFonts w:hint="default" w:ascii="Times New Roman" w:hAnsi="Times New Roman" w:eastAsia="楷体" w:cs="Times New Roman"/>
          <w:b/>
          <w:bCs/>
          <w:lang w:val="en-US" w:eastAsia="zh-CN"/>
        </w:rPr>
        <w:t>长</w:t>
      </w:r>
      <w:r>
        <w:rPr>
          <w:rFonts w:hint="default" w:ascii="Times New Roman" w:hAnsi="Times New Roman" w:eastAsia="楷体" w:cs="Times New Roman"/>
          <w:b/>
          <w:bCs/>
        </w:rPr>
        <w:t>/经理—丁丁</w:t>
      </w:r>
      <w:r>
        <w:rPr>
          <w:rFonts w:hint="default" w:ascii="Times New Roman" w:hAnsi="Times New Roman" w:eastAsia="楷体" w:cs="Times New Roman"/>
          <w:b/>
          <w:bCs/>
          <w:lang w:eastAsia="zh-CN"/>
        </w:rPr>
        <w:t>（</w:t>
      </w:r>
      <w:r>
        <w:rPr>
          <w:rFonts w:hint="default" w:ascii="Times New Roman" w:hAnsi="Times New Roman" w:eastAsia="楷体" w:cs="Times New Roman"/>
          <w:b/>
          <w:bCs/>
        </w:rPr>
        <w:t>实际控制人</w:t>
      </w:r>
      <w:r>
        <w:rPr>
          <w:rFonts w:hint="default" w:ascii="Times New Roman" w:hAnsi="Times New Roman" w:eastAsia="楷体" w:cs="Times New Roman"/>
          <w:b/>
          <w:bCs/>
          <w:lang w:eastAsia="zh-CN"/>
        </w:rPr>
        <w:t>）</w:t>
      </w:r>
    </w:p>
    <w:p w14:paraId="32444919">
      <w:pPr>
        <w:pStyle w:val="50"/>
        <w:keepNext w:val="0"/>
        <w:keepLines w:val="0"/>
        <w:pageBreakBefore w:val="0"/>
        <w:widowControl w:val="0"/>
        <w:kinsoku/>
        <w:wordWrap/>
        <w:overflowPunct/>
        <w:topLinePunct w:val="0"/>
        <w:autoSpaceDE w:val="0"/>
        <w:autoSpaceDN w:val="0"/>
        <w:bidi w:val="0"/>
        <w:adjustRightInd w:val="0"/>
        <w:snapToGrid w:val="0"/>
        <w:textAlignment w:val="auto"/>
        <w:rPr>
          <w:rFonts w:hint="default" w:ascii="Times New Roman" w:hAnsi="Times New Roman" w:eastAsia="楷体" w:cs="Times New Roman"/>
          <w:lang w:eastAsia="zh-CN"/>
        </w:rPr>
      </w:pPr>
      <w:r>
        <w:rPr>
          <w:rFonts w:hint="default" w:ascii="Times New Roman" w:hAnsi="Times New Roman" w:eastAsia="楷体" w:cs="Times New Roman"/>
          <w:lang w:eastAsia="zh-CN"/>
        </w:rPr>
        <w:t>北京大学硕士，信号与信息处理专业，</w:t>
      </w:r>
      <w:r>
        <w:rPr>
          <w:rFonts w:hint="default" w:ascii="Times New Roman" w:hAnsi="Times New Roman" w:eastAsia="楷体" w:cs="Times New Roman"/>
          <w:lang w:val="en-US" w:eastAsia="zh-CN"/>
        </w:rPr>
        <w:t>工作经历：</w:t>
      </w:r>
      <w:r>
        <w:rPr>
          <w:rFonts w:hint="default" w:ascii="Times New Roman" w:hAnsi="Times New Roman" w:eastAsia="楷体" w:cs="Times New Roman"/>
          <w:lang w:eastAsia="zh-CN"/>
        </w:rPr>
        <w:t>2017.7－至今 杭州灵西机器人智能科技有限公司－创始人/总经理 从无到有搭建公司；2014.06-2016.12 成都威尔普斯石油工程技术服务有限公司；2008.9-2014.5起任职于斯伦贝谢（全球 500强）企业中东区，负责技术和工程管理。</w:t>
      </w:r>
    </w:p>
    <w:p w14:paraId="0D640AA9">
      <w:pPr>
        <w:pStyle w:val="50"/>
        <w:keepNext w:val="0"/>
        <w:keepLines w:val="0"/>
        <w:pageBreakBefore w:val="0"/>
        <w:widowControl w:val="0"/>
        <w:kinsoku/>
        <w:wordWrap/>
        <w:overflowPunct/>
        <w:topLinePunct w:val="0"/>
        <w:autoSpaceDE w:val="0"/>
        <w:autoSpaceDN w:val="0"/>
        <w:bidi w:val="0"/>
        <w:adjustRightInd w:val="0"/>
        <w:snapToGrid w:val="0"/>
        <w:textAlignment w:val="auto"/>
        <w:rPr>
          <w:rFonts w:hint="default" w:ascii="Times New Roman" w:hAnsi="Times New Roman" w:eastAsia="楷体" w:cs="Times New Roman"/>
          <w:b/>
          <w:bCs/>
        </w:rPr>
      </w:pPr>
      <w:r>
        <w:rPr>
          <w:rFonts w:hint="default" w:ascii="Times New Roman" w:hAnsi="Times New Roman" w:eastAsia="楷体" w:cs="Times New Roman"/>
          <w:b/>
          <w:bCs/>
          <w:lang w:val="en-US" w:eastAsia="zh-CN"/>
        </w:rPr>
        <w:t>2.</w:t>
      </w:r>
      <w:r>
        <w:rPr>
          <w:rFonts w:hint="default" w:ascii="Times New Roman" w:hAnsi="Times New Roman" w:eastAsia="楷体" w:cs="Times New Roman"/>
          <w:b/>
          <w:bCs/>
        </w:rPr>
        <w:t>董事、高级副总裁兼CFO—石邑柯</w:t>
      </w:r>
    </w:p>
    <w:p w14:paraId="59FB4352">
      <w:pPr>
        <w:pStyle w:val="50"/>
        <w:keepNext w:val="0"/>
        <w:keepLines w:val="0"/>
        <w:pageBreakBefore w:val="0"/>
        <w:widowControl w:val="0"/>
        <w:kinsoku/>
        <w:wordWrap/>
        <w:overflowPunct/>
        <w:topLinePunct w:val="0"/>
        <w:autoSpaceDE w:val="0"/>
        <w:autoSpaceDN w:val="0"/>
        <w:bidi w:val="0"/>
        <w:adjustRightInd w:val="0"/>
        <w:snapToGrid w:val="0"/>
        <w:textAlignment w:val="auto"/>
        <w:rPr>
          <w:rFonts w:hint="default" w:ascii="Times New Roman" w:hAnsi="Times New Roman" w:eastAsia="楷体" w:cs="Times New Roman"/>
          <w:lang w:eastAsia="zh-CN"/>
        </w:rPr>
      </w:pPr>
      <w:r>
        <w:rPr>
          <w:rFonts w:hint="default" w:ascii="Times New Roman" w:hAnsi="Times New Roman" w:eastAsia="楷体" w:cs="Times New Roman"/>
          <w:lang w:eastAsia="zh-CN"/>
        </w:rPr>
        <w:t>中央财经大学</w:t>
      </w:r>
      <w:r>
        <w:rPr>
          <w:rFonts w:hint="default" w:ascii="Times New Roman" w:hAnsi="Times New Roman" w:eastAsia="楷体" w:cs="Times New Roman"/>
          <w:lang w:val="en-US" w:eastAsia="zh-CN"/>
        </w:rPr>
        <w:t>本科，</w:t>
      </w:r>
      <w:r>
        <w:rPr>
          <w:rFonts w:hint="default" w:ascii="Times New Roman" w:hAnsi="Times New Roman" w:eastAsia="楷体" w:cs="Times New Roman"/>
          <w:lang w:eastAsia="zh-CN"/>
        </w:rPr>
        <w:t>会计学专业，</w:t>
      </w:r>
      <w:r>
        <w:rPr>
          <w:rFonts w:hint="default" w:ascii="Times New Roman" w:hAnsi="Times New Roman" w:eastAsia="楷体" w:cs="Times New Roman"/>
          <w:lang w:val="en-US" w:eastAsia="zh-CN"/>
        </w:rPr>
        <w:t>工作经历：</w:t>
      </w:r>
      <w:r>
        <w:rPr>
          <w:rFonts w:hint="default" w:ascii="Times New Roman" w:hAnsi="Times New Roman" w:eastAsia="楷体" w:cs="Times New Roman"/>
          <w:lang w:eastAsia="zh-CN"/>
        </w:rPr>
        <w:t>2022.1－至今 杭州灵西机器人智能科技有限公司－高级副总裁兼CFO 负责财务投融资和人力行政工作；2017.6-2022.1 浙江金控投资管理有限公司－财务部副总；2013.7-2017.5 －明天控股  债权部高级项目经理。</w:t>
      </w:r>
    </w:p>
    <w:p w14:paraId="4B10DED9">
      <w:pPr>
        <w:pStyle w:val="50"/>
        <w:keepNext w:val="0"/>
        <w:keepLines w:val="0"/>
        <w:pageBreakBefore w:val="0"/>
        <w:widowControl w:val="0"/>
        <w:kinsoku/>
        <w:wordWrap/>
        <w:overflowPunct/>
        <w:topLinePunct w:val="0"/>
        <w:autoSpaceDE w:val="0"/>
        <w:autoSpaceDN w:val="0"/>
        <w:bidi w:val="0"/>
        <w:adjustRightInd w:val="0"/>
        <w:snapToGrid w:val="0"/>
        <w:textAlignment w:val="auto"/>
        <w:rPr>
          <w:rFonts w:hint="default" w:ascii="Times New Roman" w:hAnsi="Times New Roman" w:eastAsia="楷体" w:cs="Times New Roman"/>
          <w:b/>
          <w:bCs/>
        </w:rPr>
      </w:pPr>
      <w:r>
        <w:rPr>
          <w:rFonts w:hint="default" w:ascii="Times New Roman" w:hAnsi="Times New Roman" w:eastAsia="楷体" w:cs="Times New Roman"/>
          <w:b/>
          <w:bCs/>
          <w:lang w:val="en-US" w:eastAsia="zh-CN"/>
        </w:rPr>
        <w:t>3.</w:t>
      </w:r>
      <w:r>
        <w:rPr>
          <w:rFonts w:hint="default" w:ascii="Times New Roman" w:hAnsi="Times New Roman" w:eastAsia="楷体" w:cs="Times New Roman"/>
          <w:b/>
          <w:bCs/>
        </w:rPr>
        <w:t>董事、副总裁—李野</w:t>
      </w:r>
    </w:p>
    <w:p w14:paraId="20425D48">
      <w:pPr>
        <w:pStyle w:val="50"/>
        <w:keepNext w:val="0"/>
        <w:keepLines w:val="0"/>
        <w:pageBreakBefore w:val="0"/>
        <w:widowControl w:val="0"/>
        <w:kinsoku/>
        <w:wordWrap/>
        <w:overflowPunct/>
        <w:topLinePunct w:val="0"/>
        <w:autoSpaceDE w:val="0"/>
        <w:autoSpaceDN w:val="0"/>
        <w:bidi w:val="0"/>
        <w:adjustRightInd w:val="0"/>
        <w:snapToGrid w:val="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eastAsia="zh-CN"/>
        </w:rPr>
        <w:t>北京大学硕士，信号与信息处理专业，</w:t>
      </w:r>
      <w:r>
        <w:rPr>
          <w:rFonts w:hint="default" w:ascii="Times New Roman" w:hAnsi="Times New Roman" w:eastAsia="楷体" w:cs="Times New Roman"/>
          <w:lang w:val="en-US" w:eastAsia="zh-CN"/>
        </w:rPr>
        <w:t>工作经历：</w:t>
      </w:r>
      <w:r>
        <w:rPr>
          <w:rFonts w:hint="default" w:ascii="Times New Roman" w:hAnsi="Times New Roman" w:eastAsia="楷体" w:cs="Times New Roman"/>
          <w:lang w:eastAsia="zh-CN"/>
        </w:rPr>
        <w:t>2023.8－至今 杭州灵西机器人智能科技有限公司－副总裁，负责销售相关工作；2008.7-2023.8 广东移动中山有限公司－市场部总经理。</w:t>
      </w:r>
    </w:p>
    <w:p w14:paraId="28242A55">
      <w:pPr>
        <w:pStyle w:val="50"/>
        <w:keepNext w:val="0"/>
        <w:keepLines w:val="0"/>
        <w:pageBreakBefore w:val="0"/>
        <w:widowControl w:val="0"/>
        <w:kinsoku/>
        <w:wordWrap/>
        <w:overflowPunct/>
        <w:topLinePunct w:val="0"/>
        <w:autoSpaceDE w:val="0"/>
        <w:autoSpaceDN w:val="0"/>
        <w:bidi w:val="0"/>
        <w:adjustRightInd w:val="0"/>
        <w:snapToGrid w:val="0"/>
        <w:spacing w:after="156" w:afterLines="50"/>
        <w:ind w:firstLine="482" w:firstLineChars="0"/>
        <w:textAlignment w:val="auto"/>
        <w:outlineLvl w:val="1"/>
        <w:rPr>
          <w:rFonts w:hint="default" w:ascii="Times New Roman" w:hAnsi="Times New Roman" w:eastAsia="楷体" w:cs="Times New Roman"/>
          <w:b/>
          <w:sz w:val="28"/>
          <w:szCs w:val="28"/>
        </w:rPr>
      </w:pPr>
      <w:bookmarkStart w:id="31" w:name="_Toc539"/>
      <w:r>
        <w:rPr>
          <w:rFonts w:hint="default" w:ascii="Times New Roman" w:hAnsi="Times New Roman" w:eastAsia="楷体" w:cs="Times New Roman"/>
          <w:b/>
          <w:sz w:val="28"/>
          <w:szCs w:val="28"/>
        </w:rPr>
        <w:t>第六节</w:t>
      </w:r>
      <w:r>
        <w:rPr>
          <w:rFonts w:hint="default" w:ascii="Times New Roman" w:hAnsi="Times New Roman" w:eastAsia="楷体" w:cs="Times New Roman"/>
          <w:b/>
          <w:sz w:val="28"/>
          <w:szCs w:val="28"/>
          <w:lang w:val="en-US" w:eastAsia="zh-CN"/>
        </w:rPr>
        <w:t xml:space="preserve"> </w:t>
      </w:r>
      <w:r>
        <w:rPr>
          <w:rFonts w:hint="default" w:ascii="Times New Roman" w:hAnsi="Times New Roman" w:eastAsia="楷体" w:cs="Times New Roman"/>
          <w:b/>
          <w:sz w:val="28"/>
          <w:szCs w:val="28"/>
        </w:rPr>
        <w:t>公司人员情况</w:t>
      </w:r>
      <w:bookmarkEnd w:id="31"/>
    </w:p>
    <w:p w14:paraId="7D5450A1">
      <w:pPr>
        <w:pStyle w:val="50"/>
        <w:keepNext w:val="0"/>
        <w:keepLines w:val="0"/>
        <w:pageBreakBefore w:val="0"/>
        <w:widowControl w:val="0"/>
        <w:kinsoku/>
        <w:wordWrap/>
        <w:overflowPunct/>
        <w:topLinePunct w:val="0"/>
        <w:autoSpaceDE w:val="0"/>
        <w:autoSpaceDN w:val="0"/>
        <w:bidi w:val="0"/>
        <w:adjustRightInd w:val="0"/>
        <w:snapToGrid w:val="0"/>
        <w:spacing w:after="156" w:afterLines="50"/>
        <w:textAlignment w:val="auto"/>
        <w:rPr>
          <w:rFonts w:hint="default" w:ascii="Times New Roman" w:hAnsi="Times New Roman" w:eastAsia="楷体" w:cs="Times New Roman"/>
          <w:lang w:val="en-US" w:eastAsia="zh-CN"/>
        </w:rPr>
      </w:pPr>
      <w:r>
        <w:rPr>
          <w:rFonts w:hint="default" w:ascii="Times New Roman" w:hAnsi="Times New Roman" w:eastAsia="楷体" w:cs="Times New Roman"/>
        </w:rPr>
        <w:t>截至202</w:t>
      </w:r>
      <w:r>
        <w:rPr>
          <w:rFonts w:hint="default" w:ascii="Times New Roman" w:hAnsi="Times New Roman" w:eastAsia="楷体" w:cs="Times New Roman"/>
          <w:lang w:val="en-US" w:eastAsia="zh-CN"/>
        </w:rPr>
        <w:t>5</w:t>
      </w:r>
      <w:r>
        <w:rPr>
          <w:rFonts w:hint="default" w:ascii="Times New Roman" w:hAnsi="Times New Roman" w:eastAsia="楷体" w:cs="Times New Roman"/>
        </w:rPr>
        <w:t>年</w:t>
      </w:r>
      <w:r>
        <w:rPr>
          <w:rFonts w:hint="default" w:ascii="Times New Roman" w:hAnsi="Times New Roman" w:eastAsia="楷体" w:cs="Times New Roman"/>
          <w:lang w:val="en-US" w:eastAsia="zh-CN"/>
        </w:rPr>
        <w:t>6</w:t>
      </w:r>
      <w:r>
        <w:rPr>
          <w:rFonts w:hint="default" w:ascii="Times New Roman" w:hAnsi="Times New Roman" w:eastAsia="楷体" w:cs="Times New Roman"/>
        </w:rPr>
        <w:t>月</w:t>
      </w:r>
      <w:r>
        <w:rPr>
          <w:rFonts w:hint="default" w:ascii="Times New Roman" w:hAnsi="Times New Roman" w:eastAsia="楷体" w:cs="Times New Roman"/>
          <w:lang w:val="en-US" w:eastAsia="zh-CN"/>
        </w:rPr>
        <w:t>30日</w:t>
      </w:r>
      <w:r>
        <w:rPr>
          <w:rFonts w:hint="default" w:ascii="Times New Roman" w:hAnsi="Times New Roman" w:eastAsia="楷体" w:cs="Times New Roman"/>
        </w:rPr>
        <w:t>，公司共有</w:t>
      </w:r>
      <w:r>
        <w:rPr>
          <w:rFonts w:hint="default" w:ascii="Times New Roman" w:hAnsi="Times New Roman" w:eastAsia="楷体" w:cs="Times New Roman"/>
          <w:lang w:val="en-US" w:eastAsia="zh-CN"/>
        </w:rPr>
        <w:t>签署书面劳动合同</w:t>
      </w:r>
      <w:r>
        <w:rPr>
          <w:rFonts w:hint="default" w:ascii="Times New Roman" w:hAnsi="Times New Roman" w:eastAsia="楷体" w:cs="Times New Roman"/>
        </w:rPr>
        <w:t>员工</w:t>
      </w:r>
      <w:r>
        <w:rPr>
          <w:rFonts w:hint="default" w:ascii="Times New Roman" w:hAnsi="Times New Roman" w:eastAsia="楷体" w:cs="Times New Roman"/>
          <w:lang w:val="en-US" w:eastAsia="zh-CN"/>
        </w:rPr>
        <w:t>141</w:t>
      </w:r>
      <w:r>
        <w:rPr>
          <w:rFonts w:hint="default" w:ascii="Times New Roman" w:hAnsi="Times New Roman" w:eastAsia="楷体" w:cs="Times New Roman"/>
        </w:rPr>
        <w:t>人</w:t>
      </w:r>
      <w:r>
        <w:rPr>
          <w:rFonts w:hint="default" w:ascii="Times New Roman" w:hAnsi="Times New Roman" w:eastAsia="楷体" w:cs="Times New Roman"/>
          <w:lang w:val="en-US" w:eastAsia="zh-CN"/>
        </w:rPr>
        <w:t>，退休返聘2人，劳务2人，实习生13人，其中正式员工学历情况如下：</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DAFA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shd w:val="clear" w:color="auto" w:fill="BEBEBE" w:themeFill="background1" w:themeFillShade="BF"/>
            <w:vAlign w:val="center"/>
          </w:tcPr>
          <w:p w14:paraId="5993C220">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b/>
                <w:bCs/>
                <w:vertAlign w:val="baseline"/>
                <w:lang w:val="en-US" w:eastAsia="zh-CN"/>
              </w:rPr>
            </w:pPr>
            <w:r>
              <w:rPr>
                <w:rFonts w:hint="default" w:ascii="Times New Roman" w:hAnsi="Times New Roman" w:eastAsia="楷体" w:cs="Times New Roman"/>
                <w:b/>
                <w:bCs/>
                <w:vertAlign w:val="baseline"/>
                <w:lang w:val="en-US" w:eastAsia="zh-CN"/>
              </w:rPr>
              <w:t>学历水平</w:t>
            </w:r>
          </w:p>
        </w:tc>
        <w:tc>
          <w:tcPr>
            <w:tcW w:w="2841" w:type="dxa"/>
            <w:shd w:val="clear" w:color="auto" w:fill="BEBEBE" w:themeFill="background1" w:themeFillShade="BF"/>
            <w:vAlign w:val="center"/>
          </w:tcPr>
          <w:p w14:paraId="065B53C7">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b/>
                <w:bCs/>
                <w:vertAlign w:val="baseline"/>
                <w:lang w:val="en-US" w:eastAsia="zh-CN"/>
              </w:rPr>
            </w:pPr>
            <w:r>
              <w:rPr>
                <w:rFonts w:hint="default" w:ascii="Times New Roman" w:hAnsi="Times New Roman" w:eastAsia="楷体" w:cs="Times New Roman"/>
                <w:b/>
                <w:bCs/>
                <w:vertAlign w:val="baseline"/>
                <w:lang w:val="en-US" w:eastAsia="zh-CN"/>
              </w:rPr>
              <w:t>人数</w:t>
            </w:r>
          </w:p>
        </w:tc>
        <w:tc>
          <w:tcPr>
            <w:tcW w:w="2841" w:type="dxa"/>
            <w:shd w:val="clear" w:color="auto" w:fill="BEBEBE" w:themeFill="background1" w:themeFillShade="BF"/>
            <w:vAlign w:val="center"/>
          </w:tcPr>
          <w:p w14:paraId="0D66DBA8">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b/>
                <w:bCs/>
                <w:vertAlign w:val="baseline"/>
                <w:lang w:val="en-US" w:eastAsia="zh-CN"/>
              </w:rPr>
            </w:pPr>
            <w:r>
              <w:rPr>
                <w:rFonts w:hint="default" w:ascii="Times New Roman" w:hAnsi="Times New Roman" w:eastAsia="楷体" w:cs="Times New Roman"/>
                <w:b/>
                <w:bCs/>
                <w:vertAlign w:val="baseline"/>
                <w:lang w:val="en-US" w:eastAsia="zh-CN"/>
              </w:rPr>
              <w:t>占比</w:t>
            </w:r>
          </w:p>
        </w:tc>
      </w:tr>
      <w:tr w14:paraId="65EE3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vAlign w:val="center"/>
          </w:tcPr>
          <w:p w14:paraId="3D59B8B1">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硕士及以上</w:t>
            </w:r>
          </w:p>
        </w:tc>
        <w:tc>
          <w:tcPr>
            <w:tcW w:w="2841" w:type="dxa"/>
            <w:vAlign w:val="center"/>
          </w:tcPr>
          <w:p w14:paraId="04F243EB">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21</w:t>
            </w:r>
          </w:p>
        </w:tc>
        <w:tc>
          <w:tcPr>
            <w:tcW w:w="2841" w:type="dxa"/>
            <w:vAlign w:val="center"/>
          </w:tcPr>
          <w:p w14:paraId="1928E592">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14.89%</w:t>
            </w:r>
          </w:p>
        </w:tc>
      </w:tr>
      <w:tr w14:paraId="5BF68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vAlign w:val="center"/>
          </w:tcPr>
          <w:p w14:paraId="6E2C6D5A">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本科</w:t>
            </w:r>
          </w:p>
        </w:tc>
        <w:tc>
          <w:tcPr>
            <w:tcW w:w="2841" w:type="dxa"/>
            <w:vAlign w:val="center"/>
          </w:tcPr>
          <w:p w14:paraId="591F1501">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55</w:t>
            </w:r>
          </w:p>
        </w:tc>
        <w:tc>
          <w:tcPr>
            <w:tcW w:w="2841" w:type="dxa"/>
            <w:vAlign w:val="center"/>
          </w:tcPr>
          <w:p w14:paraId="04470FBD">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40.43%</w:t>
            </w:r>
          </w:p>
        </w:tc>
      </w:tr>
      <w:tr w14:paraId="02310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vAlign w:val="center"/>
          </w:tcPr>
          <w:p w14:paraId="6B6E7E02">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大专</w:t>
            </w:r>
          </w:p>
        </w:tc>
        <w:tc>
          <w:tcPr>
            <w:tcW w:w="2841" w:type="dxa"/>
            <w:vAlign w:val="center"/>
          </w:tcPr>
          <w:p w14:paraId="4E7F09C8">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45</w:t>
            </w:r>
          </w:p>
        </w:tc>
        <w:tc>
          <w:tcPr>
            <w:tcW w:w="2841" w:type="dxa"/>
            <w:vAlign w:val="center"/>
          </w:tcPr>
          <w:p w14:paraId="3B70FC69">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31.91%</w:t>
            </w:r>
          </w:p>
        </w:tc>
      </w:tr>
      <w:tr w14:paraId="2B391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vAlign w:val="center"/>
          </w:tcPr>
          <w:p w14:paraId="6B2B993A">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中专</w:t>
            </w:r>
          </w:p>
        </w:tc>
        <w:tc>
          <w:tcPr>
            <w:tcW w:w="2841" w:type="dxa"/>
            <w:vAlign w:val="center"/>
          </w:tcPr>
          <w:p w14:paraId="355EEDB5">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9</w:t>
            </w:r>
          </w:p>
        </w:tc>
        <w:tc>
          <w:tcPr>
            <w:tcW w:w="2841" w:type="dxa"/>
            <w:vAlign w:val="center"/>
          </w:tcPr>
          <w:p w14:paraId="343AEB5D">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6.38%</w:t>
            </w:r>
          </w:p>
        </w:tc>
      </w:tr>
      <w:tr w14:paraId="182F2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vAlign w:val="center"/>
          </w:tcPr>
          <w:p w14:paraId="0123B713">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中专以下</w:t>
            </w:r>
          </w:p>
        </w:tc>
        <w:tc>
          <w:tcPr>
            <w:tcW w:w="2841" w:type="dxa"/>
            <w:vAlign w:val="center"/>
          </w:tcPr>
          <w:p w14:paraId="385A3A9C">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9</w:t>
            </w:r>
          </w:p>
        </w:tc>
        <w:tc>
          <w:tcPr>
            <w:tcW w:w="2841" w:type="dxa"/>
            <w:vAlign w:val="center"/>
          </w:tcPr>
          <w:p w14:paraId="667A2166">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6.38%</w:t>
            </w:r>
          </w:p>
        </w:tc>
      </w:tr>
    </w:tbl>
    <w:p w14:paraId="3721C016">
      <w:pPr>
        <w:pStyle w:val="50"/>
        <w:spacing w:before="156" w:beforeLines="50" w:after="156" w:afterLines="50"/>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根据公司反馈，截至2025年6月30日，除杭州公司当月15日后入职人员的社保及公积金在下月缴纳以及诸暨公司当月10日前离职或10日后入职员工不缴纳当月公积金外，已为其他签署劳动合同的员工缴纳社保及公积金，缴纳基数均为5,000元，为公司统一标准基数。</w:t>
      </w:r>
    </w:p>
    <w:p w14:paraId="079F2F05">
      <w:pPr>
        <w:pStyle w:val="50"/>
        <w:spacing w:before="156" w:beforeLines="50" w:after="156" w:afterLines="50"/>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截至2025年6月30日，公司共有研发人员64人，其学历情况如下：</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8875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shd w:val="clear" w:color="auto" w:fill="BEBEBE" w:themeFill="background1" w:themeFillShade="BF"/>
            <w:vAlign w:val="center"/>
          </w:tcPr>
          <w:p w14:paraId="4A5928EC">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b/>
                <w:bCs/>
                <w:vertAlign w:val="baseline"/>
                <w:lang w:val="en-US" w:eastAsia="zh-CN"/>
              </w:rPr>
            </w:pPr>
            <w:r>
              <w:rPr>
                <w:rFonts w:hint="default" w:ascii="Times New Roman" w:hAnsi="Times New Roman" w:eastAsia="楷体" w:cs="Times New Roman"/>
                <w:b/>
                <w:bCs/>
                <w:vertAlign w:val="baseline"/>
                <w:lang w:val="en-US" w:eastAsia="zh-CN"/>
              </w:rPr>
              <w:t>学历水平</w:t>
            </w:r>
          </w:p>
        </w:tc>
        <w:tc>
          <w:tcPr>
            <w:tcW w:w="2841" w:type="dxa"/>
            <w:shd w:val="clear" w:color="auto" w:fill="BEBEBE" w:themeFill="background1" w:themeFillShade="BF"/>
            <w:vAlign w:val="center"/>
          </w:tcPr>
          <w:p w14:paraId="2ACE7230">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b/>
                <w:bCs/>
                <w:vertAlign w:val="baseline"/>
                <w:lang w:val="en-US" w:eastAsia="zh-CN"/>
              </w:rPr>
            </w:pPr>
            <w:r>
              <w:rPr>
                <w:rFonts w:hint="default" w:ascii="Times New Roman" w:hAnsi="Times New Roman" w:eastAsia="楷体" w:cs="Times New Roman"/>
                <w:b/>
                <w:bCs/>
                <w:vertAlign w:val="baseline"/>
                <w:lang w:val="en-US" w:eastAsia="zh-CN"/>
              </w:rPr>
              <w:t>人数</w:t>
            </w:r>
          </w:p>
        </w:tc>
        <w:tc>
          <w:tcPr>
            <w:tcW w:w="2841" w:type="dxa"/>
            <w:shd w:val="clear" w:color="auto" w:fill="BEBEBE" w:themeFill="background1" w:themeFillShade="BF"/>
            <w:vAlign w:val="center"/>
          </w:tcPr>
          <w:p w14:paraId="45199E01">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b/>
                <w:bCs/>
                <w:vertAlign w:val="baseline"/>
                <w:lang w:val="en-US" w:eastAsia="zh-CN"/>
              </w:rPr>
            </w:pPr>
            <w:r>
              <w:rPr>
                <w:rFonts w:hint="default" w:ascii="Times New Roman" w:hAnsi="Times New Roman" w:eastAsia="楷体" w:cs="Times New Roman"/>
                <w:b/>
                <w:bCs/>
                <w:vertAlign w:val="baseline"/>
                <w:lang w:val="en-US" w:eastAsia="zh-CN"/>
              </w:rPr>
              <w:t>占比</w:t>
            </w:r>
          </w:p>
        </w:tc>
      </w:tr>
      <w:tr w14:paraId="4AB16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vAlign w:val="center"/>
          </w:tcPr>
          <w:p w14:paraId="3B7B8444">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硕士及以上</w:t>
            </w:r>
          </w:p>
        </w:tc>
        <w:tc>
          <w:tcPr>
            <w:tcW w:w="2841" w:type="dxa"/>
            <w:vAlign w:val="center"/>
          </w:tcPr>
          <w:p w14:paraId="4B71DE50">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15</w:t>
            </w:r>
          </w:p>
        </w:tc>
        <w:tc>
          <w:tcPr>
            <w:tcW w:w="2841" w:type="dxa"/>
            <w:vAlign w:val="center"/>
          </w:tcPr>
          <w:p w14:paraId="2004D953">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23.44%</w:t>
            </w:r>
          </w:p>
        </w:tc>
      </w:tr>
      <w:tr w14:paraId="7DA97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vAlign w:val="center"/>
          </w:tcPr>
          <w:p w14:paraId="05A05CA9">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本科</w:t>
            </w:r>
          </w:p>
        </w:tc>
        <w:tc>
          <w:tcPr>
            <w:tcW w:w="2841" w:type="dxa"/>
            <w:vAlign w:val="center"/>
          </w:tcPr>
          <w:p w14:paraId="4D030EE9">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30</w:t>
            </w:r>
          </w:p>
        </w:tc>
        <w:tc>
          <w:tcPr>
            <w:tcW w:w="2841" w:type="dxa"/>
            <w:vAlign w:val="center"/>
          </w:tcPr>
          <w:p w14:paraId="52BF90FC">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46.88%</w:t>
            </w:r>
          </w:p>
        </w:tc>
      </w:tr>
      <w:tr w14:paraId="4CB5E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vAlign w:val="center"/>
          </w:tcPr>
          <w:p w14:paraId="10E3B685">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大专</w:t>
            </w:r>
          </w:p>
        </w:tc>
        <w:tc>
          <w:tcPr>
            <w:tcW w:w="2841" w:type="dxa"/>
            <w:vAlign w:val="center"/>
          </w:tcPr>
          <w:p w14:paraId="6C034353">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17</w:t>
            </w:r>
          </w:p>
        </w:tc>
        <w:tc>
          <w:tcPr>
            <w:tcW w:w="2841" w:type="dxa"/>
            <w:vAlign w:val="center"/>
          </w:tcPr>
          <w:p w14:paraId="0CFDB35C">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26.56%</w:t>
            </w:r>
          </w:p>
        </w:tc>
      </w:tr>
      <w:tr w14:paraId="0DC23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vAlign w:val="center"/>
          </w:tcPr>
          <w:p w14:paraId="06902950">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中专</w:t>
            </w:r>
          </w:p>
        </w:tc>
        <w:tc>
          <w:tcPr>
            <w:tcW w:w="2841" w:type="dxa"/>
            <w:vAlign w:val="center"/>
          </w:tcPr>
          <w:p w14:paraId="5F32C8B8">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1</w:t>
            </w:r>
          </w:p>
        </w:tc>
        <w:tc>
          <w:tcPr>
            <w:tcW w:w="2841" w:type="dxa"/>
            <w:vAlign w:val="center"/>
          </w:tcPr>
          <w:p w14:paraId="240C0FA2">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1.56%</w:t>
            </w:r>
          </w:p>
        </w:tc>
      </w:tr>
      <w:tr w14:paraId="47B6A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vAlign w:val="center"/>
          </w:tcPr>
          <w:p w14:paraId="3CE9983F">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中专以下</w:t>
            </w:r>
          </w:p>
        </w:tc>
        <w:tc>
          <w:tcPr>
            <w:tcW w:w="2841" w:type="dxa"/>
            <w:vAlign w:val="center"/>
          </w:tcPr>
          <w:p w14:paraId="014A610B">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1</w:t>
            </w:r>
          </w:p>
        </w:tc>
        <w:tc>
          <w:tcPr>
            <w:tcW w:w="2841" w:type="dxa"/>
            <w:vAlign w:val="center"/>
          </w:tcPr>
          <w:p w14:paraId="32A03AE8">
            <w:pPr>
              <w:pStyle w:val="50"/>
              <w:keepNext w:val="0"/>
              <w:keepLines w:val="0"/>
              <w:pageBreakBefore w:val="0"/>
              <w:widowControl w:val="0"/>
              <w:kinsoku/>
              <w:wordWrap/>
              <w:overflowPunct/>
              <w:topLinePunct w:val="0"/>
              <w:autoSpaceDE w:val="0"/>
              <w:autoSpaceDN w:val="0"/>
              <w:bidi w:val="0"/>
              <w:adjustRightInd w:val="0"/>
              <w:snapToGrid w:val="0"/>
              <w:spacing w:line="240" w:lineRule="auto"/>
              <w:ind w:firstLine="0" w:firstLineChars="0"/>
              <w:jc w:val="center"/>
              <w:textAlignment w:val="auto"/>
              <w:rPr>
                <w:rFonts w:hint="default" w:ascii="Times New Roman" w:hAnsi="Times New Roman" w:eastAsia="楷体" w:cs="Times New Roman"/>
                <w:vertAlign w:val="baseline"/>
                <w:lang w:val="en-US" w:eastAsia="zh-CN"/>
              </w:rPr>
            </w:pPr>
            <w:r>
              <w:rPr>
                <w:rFonts w:hint="default" w:ascii="Times New Roman" w:hAnsi="Times New Roman" w:eastAsia="楷体" w:cs="Times New Roman"/>
                <w:vertAlign w:val="baseline"/>
                <w:lang w:val="en-US" w:eastAsia="zh-CN"/>
              </w:rPr>
              <w:t>1.56%</w:t>
            </w:r>
          </w:p>
        </w:tc>
      </w:tr>
    </w:tbl>
    <w:p w14:paraId="015CC374">
      <w:pPr>
        <w:spacing w:before="156" w:beforeLines="50" w:after="156" w:afterLines="50" w:line="360" w:lineRule="auto"/>
        <w:jc w:val="center"/>
        <w:rPr>
          <w:rFonts w:hint="default" w:ascii="Times New Roman" w:hAnsi="Times New Roman" w:eastAsia="楷体" w:cs="Times New Roman"/>
        </w:rPr>
      </w:pPr>
      <w:r>
        <w:rPr>
          <w:rFonts w:hint="default" w:ascii="Times New Roman" w:hAnsi="Times New Roman" w:eastAsia="楷体" w:cs="Times New Roman"/>
        </w:rPr>
        <w:br w:type="page"/>
      </w:r>
    </w:p>
    <w:p w14:paraId="34775504">
      <w:pPr>
        <w:spacing w:before="156" w:beforeLines="50" w:after="156" w:afterLines="50" w:line="360" w:lineRule="auto"/>
        <w:jc w:val="center"/>
        <w:outlineLvl w:val="0"/>
        <w:rPr>
          <w:rFonts w:hint="default" w:ascii="Times New Roman" w:hAnsi="Times New Roman" w:eastAsia="楷体" w:cs="Times New Roman"/>
          <w:b/>
          <w:bCs/>
          <w:sz w:val="32"/>
          <w:szCs w:val="32"/>
          <w:lang w:val="zh-CN"/>
        </w:rPr>
      </w:pPr>
      <w:bookmarkStart w:id="32" w:name="_Toc701"/>
      <w:r>
        <w:rPr>
          <w:rFonts w:hint="default" w:ascii="Times New Roman" w:hAnsi="Times New Roman" w:eastAsia="楷体" w:cs="Times New Roman"/>
          <w:b/>
          <w:bCs/>
          <w:sz w:val="32"/>
          <w:szCs w:val="32"/>
          <w:lang w:val="zh-CN"/>
        </w:rPr>
        <w:t>第三章</w:t>
      </w:r>
      <w:r>
        <w:rPr>
          <w:rFonts w:hint="default" w:ascii="Times New Roman" w:hAnsi="Times New Roman" w:eastAsia="楷体" w:cs="Times New Roman"/>
          <w:b/>
          <w:bCs/>
          <w:sz w:val="32"/>
          <w:szCs w:val="32"/>
          <w:lang w:val="en-US" w:eastAsia="zh-CN"/>
        </w:rPr>
        <w:t xml:space="preserve"> </w:t>
      </w:r>
      <w:r>
        <w:rPr>
          <w:rFonts w:hint="default" w:ascii="Times New Roman" w:hAnsi="Times New Roman" w:eastAsia="楷体" w:cs="Times New Roman"/>
          <w:b/>
          <w:bCs/>
          <w:sz w:val="32"/>
          <w:szCs w:val="32"/>
          <w:lang w:val="zh-CN"/>
        </w:rPr>
        <w:t>公司业务模式</w:t>
      </w:r>
      <w:bookmarkEnd w:id="32"/>
    </w:p>
    <w:p w14:paraId="62339DF7">
      <w:pPr>
        <w:tabs>
          <w:tab w:val="left" w:pos="567"/>
        </w:tabs>
        <w:spacing w:before="156" w:beforeLines="50" w:after="156" w:afterLines="50" w:line="360" w:lineRule="auto"/>
        <w:outlineLvl w:val="1"/>
        <w:rPr>
          <w:rFonts w:hint="default" w:ascii="Times New Roman" w:hAnsi="Times New Roman" w:eastAsia="楷体" w:cs="Times New Roman"/>
          <w:b/>
          <w:sz w:val="28"/>
          <w:szCs w:val="28"/>
        </w:rPr>
      </w:pPr>
      <w:bookmarkStart w:id="33" w:name="_Toc6438"/>
      <w:r>
        <w:rPr>
          <w:rFonts w:hint="default" w:ascii="Times New Roman" w:hAnsi="Times New Roman" w:eastAsia="楷体" w:cs="Times New Roman"/>
          <w:b/>
          <w:sz w:val="28"/>
          <w:szCs w:val="28"/>
        </w:rPr>
        <w:t>第一节</w:t>
      </w:r>
      <w:r>
        <w:rPr>
          <w:rFonts w:hint="default" w:ascii="Times New Roman" w:hAnsi="Times New Roman" w:eastAsia="楷体" w:cs="Times New Roman"/>
          <w:b/>
          <w:sz w:val="28"/>
          <w:szCs w:val="28"/>
          <w:lang w:val="en-US" w:eastAsia="zh-CN"/>
        </w:rPr>
        <w:t xml:space="preserve"> </w:t>
      </w:r>
      <w:r>
        <w:rPr>
          <w:rFonts w:hint="default" w:ascii="Times New Roman" w:hAnsi="Times New Roman" w:eastAsia="楷体" w:cs="Times New Roman"/>
          <w:b/>
          <w:sz w:val="28"/>
          <w:szCs w:val="28"/>
        </w:rPr>
        <w:t>主营业务概述</w:t>
      </w:r>
      <w:bookmarkEnd w:id="33"/>
    </w:p>
    <w:p w14:paraId="1E71D480">
      <w:pPr>
        <w:pStyle w:val="50"/>
        <w:rPr>
          <w:rFonts w:hint="default" w:ascii="Times New Roman" w:hAnsi="Times New Roman" w:eastAsia="楷体" w:cs="Times New Roman"/>
        </w:rPr>
      </w:pPr>
      <w:r>
        <w:rPr>
          <w:rFonts w:hint="default" w:ascii="Times New Roman" w:hAnsi="Times New Roman" w:eastAsia="楷体" w:cs="Times New Roman"/>
        </w:rPr>
        <w:t>公司是国内3D视觉行业准独角兽企业，专注于为各行业提供机器人视觉智能解决方案。公司目前全面贯彻“3+2+N”战略，即提供3大类产品和服务（全套自研的3D视觉相机硬件、一体化通用型软件平台，智能设备），全面覆盖2大重点行业（仓储物流、新能源），并向更多行业推广复制，实现规模化落地。公司已获得众多标杆客户案例，如今天国际、无锡中鼎、凯乐士、昆船、京东、宁德时代、蜂巢新能源、力神电池、比亚迪汽车、新松机器人和中通快递等行业头部客户。曾获得华峰集团、中信银理财、源渡创投、东方嘉富以及熙城金睿等产业方和知名机构投资。</w:t>
      </w:r>
    </w:p>
    <w:p w14:paraId="178B823A">
      <w:pPr>
        <w:tabs>
          <w:tab w:val="left" w:pos="567"/>
        </w:tabs>
        <w:spacing w:before="156" w:beforeLines="50" w:after="156" w:afterLines="50" w:line="360" w:lineRule="auto"/>
        <w:outlineLvl w:val="1"/>
        <w:rPr>
          <w:rFonts w:hint="default" w:ascii="Times New Roman" w:hAnsi="Times New Roman" w:eastAsia="楷体" w:cs="Times New Roman"/>
          <w:b/>
          <w:sz w:val="28"/>
          <w:szCs w:val="28"/>
        </w:rPr>
      </w:pPr>
      <w:bookmarkStart w:id="34" w:name="_Toc303"/>
      <w:r>
        <w:rPr>
          <w:rFonts w:hint="default" w:ascii="Times New Roman" w:hAnsi="Times New Roman" w:eastAsia="楷体" w:cs="Times New Roman"/>
          <w:b/>
          <w:sz w:val="28"/>
          <w:szCs w:val="28"/>
        </w:rPr>
        <w:t>第二节 公司业务模式</w:t>
      </w:r>
      <w:bookmarkEnd w:id="34"/>
    </w:p>
    <w:p w14:paraId="50523F7F">
      <w:pPr>
        <w:pStyle w:val="53"/>
        <w:keepNext/>
        <w:keepLines/>
        <w:numPr>
          <w:ilvl w:val="0"/>
          <w:numId w:val="3"/>
        </w:numPr>
        <w:adjustRightInd w:val="0"/>
        <w:snapToGrid w:val="0"/>
        <w:ind w:firstLineChars="0"/>
        <w:outlineLvl w:val="2"/>
        <w:rPr>
          <w:rFonts w:hint="default" w:ascii="Times New Roman" w:hAnsi="Times New Roman" w:eastAsia="楷体" w:cs="Times New Roman"/>
          <w:b/>
          <w:bCs/>
          <w:szCs w:val="24"/>
        </w:rPr>
      </w:pPr>
      <w:bookmarkStart w:id="35" w:name="_Toc180759996"/>
      <w:bookmarkStart w:id="36" w:name="_Toc10941"/>
      <w:r>
        <w:rPr>
          <w:rFonts w:hint="default" w:ascii="Times New Roman" w:hAnsi="Times New Roman" w:eastAsia="楷体" w:cs="Times New Roman"/>
          <w:b/>
          <w:bCs/>
          <w:szCs w:val="24"/>
        </w:rPr>
        <w:t>公司主要产品</w:t>
      </w:r>
      <w:bookmarkEnd w:id="35"/>
      <w:r>
        <w:rPr>
          <w:rFonts w:hint="default" w:ascii="Times New Roman" w:hAnsi="Times New Roman" w:eastAsia="楷体" w:cs="Times New Roman"/>
          <w:b/>
          <w:bCs/>
          <w:szCs w:val="24"/>
        </w:rPr>
        <w:t>与服务</w:t>
      </w:r>
      <w:bookmarkEnd w:id="36"/>
    </w:p>
    <w:p w14:paraId="0DDEC0DD">
      <w:pPr>
        <w:pStyle w:val="50"/>
        <w:rPr>
          <w:rFonts w:hint="default" w:ascii="Times New Roman" w:hAnsi="Times New Roman" w:eastAsia="楷体" w:cs="Times New Roman"/>
        </w:rPr>
      </w:pPr>
      <w:r>
        <w:rPr>
          <w:rFonts w:hint="default" w:ascii="Times New Roman" w:hAnsi="Times New Roman" w:eastAsia="楷体" w:cs="Times New Roman"/>
        </w:rPr>
        <w:t>公司业务主要是基于3D机器视觉技术提供自研3D视觉相机、AI算法和检测专机设备等标准化产品，以及全栈式软硬件3D视觉工位解决方案，具有产品一致性、稳定性和跨行业通用性的特点。公司基于硬件+软件+工艺的全栈积累，打造通用化矩阵，覆盖各行业需求。目前，公司已在仓储物流、新能源、一般工业等行业实现多场景的产品落地应用。</w:t>
      </w:r>
    </w:p>
    <w:p w14:paraId="58F427D5">
      <w:pPr>
        <w:pStyle w:val="50"/>
        <w:rPr>
          <w:rFonts w:hint="default" w:ascii="Times New Roman" w:hAnsi="Times New Roman" w:eastAsia="楷体" w:cs="Times New Roman"/>
        </w:rPr>
      </w:pPr>
      <w:r>
        <w:rPr>
          <w:rFonts w:hint="default" w:ascii="Times New Roman" w:hAnsi="Times New Roman" w:eastAsia="楷体" w:cs="Times New Roman"/>
        </w:rPr>
        <w:t>1.核心产品</w:t>
      </w:r>
    </w:p>
    <w:p w14:paraId="29A90C3E">
      <w:pPr>
        <w:pStyle w:val="50"/>
        <w:rPr>
          <w:rFonts w:hint="default" w:ascii="Times New Roman" w:hAnsi="Times New Roman" w:eastAsia="楷体" w:cs="Times New Roman"/>
        </w:rPr>
      </w:pPr>
      <w:r>
        <w:rPr>
          <w:rFonts w:hint="default" w:ascii="Times New Roman" w:hAnsi="Times New Roman" w:eastAsia="楷体" w:cs="Times New Roman"/>
        </w:rPr>
        <w:t>（1）3D视觉相机系列</w:t>
      </w:r>
    </w:p>
    <w:p w14:paraId="554775A6">
      <w:pPr>
        <w:pStyle w:val="50"/>
        <w:rPr>
          <w:rFonts w:hint="default" w:ascii="Times New Roman" w:hAnsi="Times New Roman" w:eastAsia="楷体" w:cs="Times New Roman"/>
        </w:rPr>
      </w:pPr>
      <w:r>
        <w:rPr>
          <w:rFonts w:hint="default" w:ascii="Times New Roman" w:hAnsi="Times New Roman" w:eastAsia="楷体" w:cs="Times New Roman"/>
        </w:rPr>
        <w:t>1）LINX-3D视觉相机：包括线激光相机和面结构光相机，覆盖大中小景深的高精度视觉需求，支持复杂场景下的物体识别与定位</w:t>
      </w:r>
    </w:p>
    <w:p w14:paraId="317933F4">
      <w:pPr>
        <w:pStyle w:val="50"/>
        <w:rPr>
          <w:rFonts w:hint="default" w:ascii="Times New Roman" w:hAnsi="Times New Roman" w:eastAsia="楷体" w:cs="Times New Roman"/>
        </w:rPr>
      </w:pPr>
      <w:r>
        <w:rPr>
          <w:rFonts w:hint="default" w:ascii="Times New Roman" w:hAnsi="Times New Roman" w:eastAsia="楷体" w:cs="Times New Roman"/>
        </w:rPr>
        <w:t>2）LINX-SHARP系列高精度相机：采用线激光成像技术，精度达0.032</w:t>
      </w:r>
      <w:r>
        <w:rPr>
          <w:rFonts w:hint="default" w:ascii="Times New Roman" w:hAnsi="Times New Roman" w:eastAsia="楷体" w:cs="Times New Roman"/>
          <w:lang w:eastAsia="zh-CN"/>
        </w:rPr>
        <w:t>～</w:t>
      </w:r>
      <w:r>
        <w:rPr>
          <w:rFonts w:hint="default" w:ascii="Times New Roman" w:hAnsi="Times New Roman" w:eastAsia="楷体" w:cs="Times New Roman"/>
        </w:rPr>
        <w:t>0.052mm，帧率最高20K，适用于锂电、3C等高精度检测场景。</w:t>
      </w:r>
    </w:p>
    <w:p w14:paraId="11CAD888">
      <w:pPr>
        <w:pStyle w:val="50"/>
        <w:rPr>
          <w:rFonts w:hint="default" w:ascii="Times New Roman" w:hAnsi="Times New Roman" w:eastAsia="楷体" w:cs="Times New Roman"/>
        </w:rPr>
      </w:pPr>
      <w:r>
        <w:rPr>
          <w:rFonts w:hint="default" w:ascii="Times New Roman" w:hAnsi="Times New Roman" w:eastAsia="楷体" w:cs="Times New Roman"/>
        </w:rPr>
        <w:t>3）LINX-2.5D线扫相机：国内首套2.5D视觉产品，结合多图融合技术，检测精度≤0.03mm，帧率11.5KHz，专用于新能源电芯表面缺陷检测。</w:t>
      </w:r>
    </w:p>
    <w:p w14:paraId="3002AF7A">
      <w:pPr>
        <w:pStyle w:val="50"/>
        <w:ind w:firstLine="0" w:firstLineChars="0"/>
        <w:rPr>
          <w:rFonts w:hint="default" w:ascii="Times New Roman" w:hAnsi="Times New Roman" w:eastAsia="楷体" w:cs="Times New Roman"/>
        </w:rPr>
      </w:pPr>
      <w:r>
        <w:rPr>
          <w:rFonts w:hint="default" w:ascii="Times New Roman" w:hAnsi="Times New Roman" w:eastAsia="楷体" w:cs="Times New Roman"/>
        </w:rPr>
        <w:drawing>
          <wp:inline distT="0" distB="0" distL="0" distR="0">
            <wp:extent cx="5274310" cy="2393315"/>
            <wp:effectExtent l="0" t="0" r="8890" b="6985"/>
            <wp:docPr id="19286902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90219" name="图片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2393315"/>
                    </a:xfrm>
                    <a:prstGeom prst="rect">
                      <a:avLst/>
                    </a:prstGeom>
                    <a:noFill/>
                    <a:ln>
                      <a:noFill/>
                    </a:ln>
                  </pic:spPr>
                </pic:pic>
              </a:graphicData>
            </a:graphic>
          </wp:inline>
        </w:drawing>
      </w:r>
    </w:p>
    <w:p w14:paraId="2DE1986C">
      <w:pPr>
        <w:pStyle w:val="50"/>
        <w:rPr>
          <w:rFonts w:hint="default" w:ascii="Times New Roman" w:hAnsi="Times New Roman" w:eastAsia="楷体" w:cs="Times New Roman"/>
        </w:rPr>
      </w:pPr>
      <w:r>
        <w:rPr>
          <w:rFonts w:hint="default" w:ascii="Times New Roman" w:hAnsi="Times New Roman" w:eastAsia="楷体" w:cs="Times New Roman"/>
        </w:rPr>
        <w:t>（2）AI算法与控制平台</w:t>
      </w:r>
    </w:p>
    <w:p w14:paraId="42A137DB">
      <w:pPr>
        <w:pStyle w:val="50"/>
        <w:rPr>
          <w:rFonts w:hint="default" w:ascii="Times New Roman" w:hAnsi="Times New Roman" w:eastAsia="楷体" w:cs="Times New Roman"/>
        </w:rPr>
      </w:pPr>
      <w:r>
        <w:rPr>
          <w:rFonts w:hint="default" w:ascii="Times New Roman" w:hAnsi="Times New Roman" w:eastAsia="楷体" w:cs="Times New Roman"/>
        </w:rPr>
        <w:t>1）LINX-CONTROL规划平台：集成视觉算法与机器人控制，提供一站式视觉集成解决方案，支持快速部署和模块化升级。</w:t>
      </w:r>
    </w:p>
    <w:p w14:paraId="3DE8B77B">
      <w:pPr>
        <w:pStyle w:val="50"/>
        <w:rPr>
          <w:rFonts w:hint="default" w:ascii="Times New Roman" w:hAnsi="Times New Roman" w:eastAsia="楷体" w:cs="Times New Roman"/>
        </w:rPr>
      </w:pPr>
      <w:r>
        <w:rPr>
          <w:rFonts w:hint="default" w:ascii="Times New Roman" w:hAnsi="Times New Roman" w:eastAsia="楷体" w:cs="Times New Roman"/>
        </w:rPr>
        <w:t>2）视觉引导系统：内置上百种算法，支持目标定位、缺陷检测、路径规划等功能，适配拆码垛、上下料等场景。</w:t>
      </w:r>
    </w:p>
    <w:p w14:paraId="4B1B6D28">
      <w:pPr>
        <w:pStyle w:val="50"/>
        <w:ind w:firstLine="0" w:firstLineChars="0"/>
        <w:rPr>
          <w:rFonts w:hint="default" w:ascii="Times New Roman" w:hAnsi="Times New Roman" w:eastAsia="楷体" w:cs="Times New Roman"/>
        </w:rPr>
      </w:pPr>
      <w:r>
        <w:rPr>
          <w:rFonts w:hint="default" w:ascii="Times New Roman" w:hAnsi="Times New Roman" w:eastAsia="楷体" w:cs="Times New Roman"/>
        </w:rPr>
        <w:drawing>
          <wp:inline distT="0" distB="0" distL="0" distR="0">
            <wp:extent cx="5274310" cy="2337435"/>
            <wp:effectExtent l="0" t="0" r="8890" b="12065"/>
            <wp:docPr id="10717766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76616" name="图片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310" cy="2337435"/>
                    </a:xfrm>
                    <a:prstGeom prst="rect">
                      <a:avLst/>
                    </a:prstGeom>
                    <a:noFill/>
                    <a:ln>
                      <a:noFill/>
                    </a:ln>
                  </pic:spPr>
                </pic:pic>
              </a:graphicData>
            </a:graphic>
          </wp:inline>
        </w:drawing>
      </w:r>
    </w:p>
    <w:p w14:paraId="23D3CB3E">
      <w:pPr>
        <w:pStyle w:val="50"/>
        <w:rPr>
          <w:rFonts w:hint="default" w:ascii="Times New Roman" w:hAnsi="Times New Roman" w:eastAsia="楷体" w:cs="Times New Roman"/>
        </w:rPr>
      </w:pPr>
      <w:r>
        <w:rPr>
          <w:rFonts w:hint="default" w:ascii="Times New Roman" w:hAnsi="Times New Roman" w:eastAsia="楷体" w:cs="Times New Roman"/>
        </w:rPr>
        <w:t>（3）智能专用机器人</w:t>
      </w:r>
    </w:p>
    <w:p w14:paraId="0F28D009">
      <w:pPr>
        <w:pStyle w:val="50"/>
        <w:rPr>
          <w:rFonts w:hint="default" w:ascii="Times New Roman" w:hAnsi="Times New Roman" w:eastAsia="楷体" w:cs="Times New Roman"/>
        </w:rPr>
      </w:pPr>
      <w:r>
        <w:rPr>
          <w:rFonts w:hint="default" w:ascii="Times New Roman" w:hAnsi="Times New Roman" w:eastAsia="楷体" w:cs="Times New Roman"/>
        </w:rPr>
        <w:t>1）智能拆码垛机器人：覆盖单码、混码、万能拆等场景，码垛准确率99.9%，效率提升40%，应用于京东、昆船等物流头部企业。</w:t>
      </w:r>
    </w:p>
    <w:p w14:paraId="2BC199D3">
      <w:pPr>
        <w:pStyle w:val="50"/>
        <w:rPr>
          <w:rFonts w:hint="default" w:ascii="Times New Roman" w:hAnsi="Times New Roman" w:eastAsia="楷体" w:cs="Times New Roman"/>
        </w:rPr>
      </w:pPr>
      <w:r>
        <w:rPr>
          <w:rFonts w:hint="default" w:ascii="Times New Roman" w:hAnsi="Times New Roman" w:eastAsia="楷体" w:cs="Times New Roman"/>
        </w:rPr>
        <w:t>2）智能分选机器人：覆盖锂电池打包、分选等场景，提升锂电池生产效率，实现机器替人，应用于宁德时代、比亚迪、欣旺达等头部电池厂商</w:t>
      </w:r>
    </w:p>
    <w:p w14:paraId="7E5AD42F">
      <w:pPr>
        <w:pStyle w:val="50"/>
        <w:rPr>
          <w:rFonts w:hint="default" w:ascii="Times New Roman" w:hAnsi="Times New Roman" w:eastAsia="楷体" w:cs="Times New Roman"/>
        </w:rPr>
      </w:pPr>
      <w:r>
        <w:rPr>
          <w:rFonts w:hint="default" w:ascii="Times New Roman" w:hAnsi="Times New Roman" w:eastAsia="楷体" w:cs="Times New Roman"/>
        </w:rPr>
        <w:t>3）缺陷检测机器人：针对锂电池电芯蓝膜表面缺陷检测，实现自动化替代人工，技术指标达国内先进水平，已在瑞浦等头部电池厂商实现落地。</w:t>
      </w:r>
    </w:p>
    <w:p w14:paraId="2C7FA437">
      <w:pPr>
        <w:pStyle w:val="50"/>
        <w:rPr>
          <w:rFonts w:hint="default" w:ascii="Times New Roman" w:hAnsi="Times New Roman" w:eastAsia="楷体" w:cs="Times New Roman"/>
        </w:rPr>
      </w:pPr>
      <w:bookmarkStart w:id="37" w:name="_Hlk177577812"/>
      <w:r>
        <w:rPr>
          <w:rFonts w:hint="default" w:ascii="Times New Roman" w:hAnsi="Times New Roman" w:eastAsia="楷体" w:cs="Times New Roman"/>
        </w:rPr>
        <w:t>2.核心服务</w:t>
      </w:r>
    </w:p>
    <w:p w14:paraId="37CB95B7">
      <w:pPr>
        <w:pStyle w:val="50"/>
        <w:rPr>
          <w:rFonts w:hint="default" w:ascii="Times New Roman" w:hAnsi="Times New Roman" w:eastAsia="楷体" w:cs="Times New Roman"/>
        </w:rPr>
      </w:pPr>
      <w:r>
        <w:rPr>
          <w:rFonts w:hint="default" w:ascii="Times New Roman" w:hAnsi="Times New Roman" w:eastAsia="楷体" w:cs="Times New Roman"/>
        </w:rPr>
        <w:t>（1）仓储物流行业解决方案</w:t>
      </w:r>
    </w:p>
    <w:p w14:paraId="183B6F1D">
      <w:pPr>
        <w:pStyle w:val="50"/>
        <w:rPr>
          <w:rFonts w:hint="default" w:ascii="Times New Roman" w:hAnsi="Times New Roman" w:eastAsia="楷体" w:cs="Times New Roman"/>
        </w:rPr>
      </w:pPr>
      <w:r>
        <w:rPr>
          <w:rFonts w:hint="default" w:ascii="Times New Roman" w:hAnsi="Times New Roman" w:eastAsia="楷体" w:cs="Times New Roman"/>
        </w:rPr>
        <w:t>1）智能拆码垛：针对多SKU、混合垛形场景，提供灵活高效的自动化拆码垛方案，已应用于京东、顺丰等企业。</w:t>
      </w:r>
    </w:p>
    <w:p w14:paraId="3B227903">
      <w:pPr>
        <w:pStyle w:val="50"/>
        <w:rPr>
          <w:rFonts w:hint="default" w:ascii="Times New Roman" w:hAnsi="Times New Roman" w:eastAsia="楷体" w:cs="Times New Roman"/>
        </w:rPr>
      </w:pPr>
      <w:r>
        <w:rPr>
          <w:rFonts w:hint="default" w:ascii="Times New Roman" w:hAnsi="Times New Roman" w:eastAsia="楷体" w:cs="Times New Roman"/>
        </w:rPr>
        <w:t>2）无序上料与分拣：通过3D视觉引导机械臂完成复杂工件的无序抓取，提升分拣效率至40ppm（每分钟40件）。</w:t>
      </w:r>
    </w:p>
    <w:p w14:paraId="34893AE3">
      <w:pPr>
        <w:pStyle w:val="50"/>
        <w:rPr>
          <w:rFonts w:hint="default" w:ascii="Times New Roman" w:hAnsi="Times New Roman" w:eastAsia="楷体" w:cs="Times New Roman"/>
        </w:rPr>
      </w:pPr>
      <w:r>
        <w:rPr>
          <w:rFonts w:hint="default" w:ascii="Times New Roman" w:hAnsi="Times New Roman" w:eastAsia="楷体" w:cs="Times New Roman"/>
        </w:rPr>
        <w:t>（2）新能源行业解决方案</w:t>
      </w:r>
    </w:p>
    <w:p w14:paraId="0FA4E54B">
      <w:pPr>
        <w:pStyle w:val="50"/>
        <w:rPr>
          <w:rFonts w:hint="default" w:ascii="Times New Roman" w:hAnsi="Times New Roman" w:eastAsia="楷体" w:cs="Times New Roman"/>
        </w:rPr>
      </w:pPr>
      <w:r>
        <w:rPr>
          <w:rFonts w:hint="default" w:ascii="Times New Roman" w:hAnsi="Times New Roman" w:eastAsia="楷体" w:cs="Times New Roman"/>
        </w:rPr>
        <w:t>1）锂电生产智能化：包括电芯定位引导、缺陷检测、分档拣选等，技术达国际先进水平，客户包括宁德时代、比亚迪等。</w:t>
      </w:r>
    </w:p>
    <w:p w14:paraId="43FD2505">
      <w:pPr>
        <w:pStyle w:val="50"/>
        <w:rPr>
          <w:rFonts w:hint="default" w:ascii="Times New Roman" w:hAnsi="Times New Roman" w:eastAsia="楷体" w:cs="Times New Roman"/>
        </w:rPr>
      </w:pPr>
      <w:r>
        <w:rPr>
          <w:rFonts w:hint="default" w:ascii="Times New Roman" w:hAnsi="Times New Roman" w:eastAsia="楷体" w:cs="Times New Roman"/>
        </w:rPr>
        <w:t>2）视觉引导装配：在电池模组装配中实现高精度定位，支持跨行业复制。</w:t>
      </w:r>
    </w:p>
    <w:p w14:paraId="61820230">
      <w:pPr>
        <w:pStyle w:val="50"/>
        <w:rPr>
          <w:rFonts w:hint="default" w:ascii="Times New Roman" w:hAnsi="Times New Roman" w:eastAsia="楷体" w:cs="Times New Roman"/>
        </w:rPr>
      </w:pPr>
      <w:r>
        <w:rPr>
          <w:rFonts w:hint="default" w:ascii="Times New Roman" w:hAnsi="Times New Roman" w:eastAsia="楷体" w:cs="Times New Roman"/>
        </w:rPr>
        <w:t>（3）医药制造解决方案</w:t>
      </w:r>
    </w:p>
    <w:p w14:paraId="539ACF51">
      <w:pPr>
        <w:pStyle w:val="50"/>
        <w:rPr>
          <w:rFonts w:hint="default" w:ascii="Times New Roman" w:hAnsi="Times New Roman" w:eastAsia="楷体" w:cs="Times New Roman"/>
        </w:rPr>
      </w:pPr>
      <w:r>
        <w:rPr>
          <w:rFonts w:hint="default" w:ascii="Times New Roman" w:hAnsi="Times New Roman" w:eastAsia="楷体" w:cs="Times New Roman"/>
        </w:rPr>
        <w:t>标准化拆码垛工作站：兼容纸箱、软袋、桶状物料，实现医药仓储出入库自动化，客户覆盖国药、华润等头部企业</w:t>
      </w:r>
    </w:p>
    <w:p w14:paraId="75103522">
      <w:pPr>
        <w:pStyle w:val="50"/>
        <w:rPr>
          <w:rFonts w:hint="default" w:ascii="Times New Roman" w:hAnsi="Times New Roman" w:eastAsia="楷体" w:cs="Times New Roman"/>
        </w:rPr>
      </w:pPr>
      <w:r>
        <w:rPr>
          <w:rFonts w:hint="default" w:ascii="Times New Roman" w:hAnsi="Times New Roman" w:eastAsia="楷体" w:cs="Times New Roman"/>
        </w:rPr>
        <w:t>（4）定制化技术服务</w:t>
      </w:r>
    </w:p>
    <w:p w14:paraId="23C9FE73">
      <w:pPr>
        <w:pStyle w:val="50"/>
        <w:rPr>
          <w:rFonts w:hint="default" w:ascii="Times New Roman" w:hAnsi="Times New Roman" w:eastAsia="楷体" w:cs="Times New Roman"/>
        </w:rPr>
      </w:pPr>
      <w:r>
        <w:rPr>
          <w:rFonts w:hint="default" w:ascii="Times New Roman" w:hAnsi="Times New Roman" w:eastAsia="楷体" w:cs="Times New Roman"/>
        </w:rPr>
        <w:t>提供从硬件（3D相机）到软件（算法与控制平台）的全栈技术支持，针对客户需求开发定制化解决方案，如透明/高反光物体检测、复杂工件抓取等</w:t>
      </w:r>
    </w:p>
    <w:p w14:paraId="2C47957D">
      <w:pPr>
        <w:pStyle w:val="50"/>
        <w:ind w:firstLine="0" w:firstLineChars="0"/>
        <w:rPr>
          <w:rFonts w:hint="default" w:ascii="Times New Roman" w:hAnsi="Times New Roman" w:eastAsia="楷体" w:cs="Times New Roman"/>
        </w:rPr>
      </w:pPr>
      <w:r>
        <w:rPr>
          <w:rFonts w:hint="default" w:ascii="Times New Roman" w:hAnsi="Times New Roman" w:eastAsia="楷体" w:cs="Times New Roman"/>
        </w:rPr>
        <w:drawing>
          <wp:inline distT="0" distB="0" distL="0" distR="0">
            <wp:extent cx="5274310" cy="2307590"/>
            <wp:effectExtent l="0" t="0" r="8890" b="3810"/>
            <wp:docPr id="5953938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93817"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4310" cy="2307590"/>
                    </a:xfrm>
                    <a:prstGeom prst="rect">
                      <a:avLst/>
                    </a:prstGeom>
                    <a:noFill/>
                    <a:ln>
                      <a:noFill/>
                    </a:ln>
                  </pic:spPr>
                </pic:pic>
              </a:graphicData>
            </a:graphic>
          </wp:inline>
        </w:drawing>
      </w:r>
    </w:p>
    <w:p w14:paraId="1DCF7BB0">
      <w:pPr>
        <w:pStyle w:val="50"/>
        <w:ind w:firstLine="0" w:firstLineChars="0"/>
        <w:rPr>
          <w:rFonts w:hint="default" w:ascii="Times New Roman" w:hAnsi="Times New Roman" w:eastAsia="楷体" w:cs="Times New Roman"/>
        </w:rPr>
      </w:pPr>
    </w:p>
    <w:p w14:paraId="1733425E">
      <w:pPr>
        <w:pStyle w:val="50"/>
        <w:outlineLvl w:val="2"/>
        <w:rPr>
          <w:rFonts w:hint="default" w:ascii="Times New Roman" w:hAnsi="Times New Roman" w:eastAsia="楷体" w:cs="Times New Roman"/>
        </w:rPr>
      </w:pPr>
      <w:bookmarkStart w:id="38" w:name="_Toc180759997"/>
      <w:bookmarkStart w:id="39" w:name="_Toc7877"/>
      <w:r>
        <w:rPr>
          <w:rFonts w:hint="default" w:ascii="Times New Roman" w:hAnsi="Times New Roman" w:eastAsia="楷体" w:cs="Times New Roman"/>
        </w:rPr>
        <w:t>二、</w:t>
      </w:r>
      <w:r>
        <w:rPr>
          <w:rFonts w:hint="default" w:ascii="Times New Roman" w:hAnsi="Times New Roman" w:eastAsia="楷体" w:cs="Times New Roman"/>
          <w:b/>
          <w:bCs/>
        </w:rPr>
        <w:t>公司的采购与生产</w:t>
      </w:r>
      <w:bookmarkEnd w:id="38"/>
      <w:bookmarkEnd w:id="39"/>
    </w:p>
    <w:p w14:paraId="4AE0D154">
      <w:pPr>
        <w:pStyle w:val="50"/>
        <w:rPr>
          <w:rFonts w:hint="default" w:ascii="Times New Roman" w:hAnsi="Times New Roman" w:eastAsia="楷体" w:cs="Times New Roman"/>
        </w:rPr>
      </w:pPr>
      <w:r>
        <w:rPr>
          <w:rFonts w:hint="default" w:ascii="Times New Roman" w:hAnsi="Times New Roman" w:eastAsia="楷体" w:cs="Times New Roman"/>
        </w:rPr>
        <w:t>公司主要采购公司根据客户的技术要求进行关键原材料、部件及辅料的采购。供应商选择：在非客户指定供应商的情况下，目标集团综合考虑供应商资质、材补交期、材料质量及采购价格等因素后选择供应商。结算方式主要有月结、先款后货或按进度付款。</w:t>
      </w:r>
    </w:p>
    <w:p w14:paraId="5B5CD62F">
      <w:pPr>
        <w:pStyle w:val="50"/>
        <w:rPr>
          <w:rFonts w:hint="default" w:ascii="Times New Roman" w:hAnsi="Times New Roman" w:eastAsia="楷体" w:cs="Times New Roman"/>
        </w:rPr>
      </w:pPr>
      <w:r>
        <w:rPr>
          <w:rFonts w:hint="default" w:ascii="Times New Roman" w:hAnsi="Times New Roman" w:eastAsia="楷体" w:cs="Times New Roman"/>
        </w:rPr>
        <w:t>公司生产一般在收到订单后会进行技术方案的制定，随后采购所需的特殊部件，再进行客户现场的安装与调试。销售订单主要与客户按照项目签订合同，在合同中约定技术规格及相应要求，按照30%预付款/30%发货款/30%验收款/10%质保金的比例分阶段收款，其中预付款主要为合同签订一个月内支付。</w:t>
      </w:r>
    </w:p>
    <w:p w14:paraId="2DCB635A">
      <w:pPr>
        <w:pStyle w:val="50"/>
        <w:outlineLvl w:val="2"/>
        <w:rPr>
          <w:rFonts w:hint="default" w:ascii="Times New Roman" w:hAnsi="Times New Roman" w:eastAsia="楷体" w:cs="Times New Roman"/>
        </w:rPr>
      </w:pPr>
      <w:bookmarkStart w:id="40" w:name="_Toc28547"/>
      <w:bookmarkStart w:id="41" w:name="_Toc180759998"/>
      <w:r>
        <w:rPr>
          <w:rFonts w:hint="default" w:ascii="Times New Roman" w:hAnsi="Times New Roman" w:eastAsia="楷体" w:cs="Times New Roman"/>
        </w:rPr>
        <w:t>三、</w:t>
      </w:r>
      <w:r>
        <w:rPr>
          <w:rFonts w:hint="default" w:ascii="Times New Roman" w:hAnsi="Times New Roman" w:eastAsia="楷体" w:cs="Times New Roman"/>
          <w:b/>
          <w:bCs/>
        </w:rPr>
        <w:t>公司的商业模式</w:t>
      </w:r>
      <w:bookmarkEnd w:id="40"/>
      <w:bookmarkEnd w:id="41"/>
    </w:p>
    <w:p w14:paraId="2115D2C5">
      <w:pPr>
        <w:pStyle w:val="50"/>
        <w:rPr>
          <w:rFonts w:hint="default" w:ascii="Times New Roman" w:hAnsi="Times New Roman" w:eastAsia="楷体" w:cs="Times New Roman"/>
        </w:rPr>
      </w:pPr>
      <w:r>
        <w:rPr>
          <w:rFonts w:hint="default" w:ascii="Times New Roman" w:hAnsi="Times New Roman" w:eastAsia="楷体" w:cs="Times New Roman"/>
        </w:rPr>
        <w:t>a.</w:t>
      </w:r>
      <w:r>
        <w:rPr>
          <w:rFonts w:hint="default" w:ascii="Times New Roman" w:hAnsi="Times New Roman" w:eastAsia="楷体" w:cs="Times New Roman"/>
        </w:rPr>
        <w:tab/>
      </w:r>
      <w:r>
        <w:rPr>
          <w:rFonts w:hint="default" w:ascii="Times New Roman" w:hAnsi="Times New Roman" w:eastAsia="楷体" w:cs="Times New Roman"/>
        </w:rPr>
        <w:t>产品直销与解决方案定制</w:t>
      </w:r>
    </w:p>
    <w:p w14:paraId="5D439805">
      <w:pPr>
        <w:pStyle w:val="50"/>
        <w:rPr>
          <w:rFonts w:hint="default" w:ascii="Times New Roman" w:hAnsi="Times New Roman" w:eastAsia="楷体" w:cs="Times New Roman"/>
        </w:rPr>
      </w:pPr>
      <w:r>
        <w:rPr>
          <w:rFonts w:hint="default" w:ascii="Times New Roman" w:hAnsi="Times New Roman" w:eastAsia="楷体" w:cs="Times New Roman"/>
        </w:rPr>
        <w:t>标准化产品：通过直销模式向客户提供3D视觉相机（如LINX-SHARP系列）、智能拆码垛工作站等硬件设备，覆盖仓储物流、新能源等行业的通用需求。</w:t>
      </w:r>
    </w:p>
    <w:p w14:paraId="052BEA76">
      <w:pPr>
        <w:pStyle w:val="50"/>
        <w:rPr>
          <w:rFonts w:hint="default" w:ascii="Times New Roman" w:hAnsi="Times New Roman" w:eastAsia="楷体" w:cs="Times New Roman"/>
        </w:rPr>
      </w:pPr>
      <w:r>
        <w:rPr>
          <w:rFonts w:hint="default" w:ascii="Times New Roman" w:hAnsi="Times New Roman" w:eastAsia="楷体" w:cs="Times New Roman"/>
        </w:rPr>
        <w:t>定制化解决方案：针对客户特定场景（如锂电池缺陷检测、半导体拆码垛）提供软硬件集成方案，按项目收费。例如，为某半导体企业定制的取料装箱拆码垛系统，替代人工并提升效率5倍以上。</w:t>
      </w:r>
    </w:p>
    <w:p w14:paraId="00CE60E7">
      <w:pPr>
        <w:pStyle w:val="50"/>
        <w:rPr>
          <w:rFonts w:hint="default" w:ascii="Times New Roman" w:hAnsi="Times New Roman" w:eastAsia="楷体" w:cs="Times New Roman"/>
        </w:rPr>
      </w:pPr>
      <w:r>
        <w:rPr>
          <w:rFonts w:hint="default" w:ascii="Times New Roman" w:hAnsi="Times New Roman" w:eastAsia="楷体" w:cs="Times New Roman"/>
        </w:rPr>
        <w:t>增值服务：包括算法优化、系统升级、运维支持等，按年收取服务费，增强</w:t>
      </w:r>
      <w:r>
        <w:rPr>
          <w:rFonts w:hint="default" w:ascii="Times New Roman" w:hAnsi="Times New Roman" w:eastAsia="楷体" w:cs="Times New Roman"/>
          <w:lang w:eastAsia="zh-CN"/>
        </w:rPr>
        <w:t>客户黏性</w:t>
      </w:r>
      <w:r>
        <w:rPr>
          <w:rFonts w:hint="default" w:ascii="Times New Roman" w:hAnsi="Times New Roman" w:eastAsia="楷体" w:cs="Times New Roman"/>
        </w:rPr>
        <w:t>。</w:t>
      </w:r>
    </w:p>
    <w:p w14:paraId="08681B98">
      <w:pPr>
        <w:pStyle w:val="50"/>
        <w:rPr>
          <w:rFonts w:hint="default" w:ascii="Times New Roman" w:hAnsi="Times New Roman" w:eastAsia="楷体" w:cs="Times New Roman"/>
        </w:rPr>
      </w:pPr>
      <w:r>
        <w:rPr>
          <w:rFonts w:hint="default" w:ascii="Times New Roman" w:hAnsi="Times New Roman" w:eastAsia="楷体" w:cs="Times New Roman"/>
        </w:rPr>
        <w:t>b.</w:t>
      </w:r>
      <w:r>
        <w:rPr>
          <w:rFonts w:hint="default" w:ascii="Times New Roman" w:hAnsi="Times New Roman" w:eastAsia="楷体" w:cs="Times New Roman"/>
        </w:rPr>
        <w:tab/>
      </w:r>
      <w:r>
        <w:rPr>
          <w:rFonts w:hint="default" w:ascii="Times New Roman" w:hAnsi="Times New Roman" w:eastAsia="楷体" w:cs="Times New Roman"/>
        </w:rPr>
        <w:t>长期框架协议合作</w:t>
      </w:r>
    </w:p>
    <w:p w14:paraId="1CF74700">
      <w:pPr>
        <w:pStyle w:val="50"/>
        <w:rPr>
          <w:rFonts w:hint="default" w:ascii="Times New Roman" w:hAnsi="Times New Roman" w:eastAsia="楷体" w:cs="Times New Roman"/>
        </w:rPr>
      </w:pPr>
      <w:r>
        <w:rPr>
          <w:rFonts w:hint="default" w:ascii="Times New Roman" w:hAnsi="Times New Roman" w:eastAsia="楷体" w:cs="Times New Roman"/>
        </w:rPr>
        <w:t>与头部企业（如京东、今天国际）签订年度框架协议，提供批量设备与持续服务。例如，其“3D视觉AI”智能拆码垛工作站在京东物流中心实现99.9%的码垛准确率，覆盖单码、混码等复杂场景。</w:t>
      </w:r>
    </w:p>
    <w:p w14:paraId="556B937E">
      <w:pPr>
        <w:pStyle w:val="50"/>
        <w:rPr>
          <w:rFonts w:hint="default" w:ascii="Times New Roman" w:hAnsi="Times New Roman" w:eastAsia="楷体" w:cs="Times New Roman"/>
        </w:rPr>
      </w:pPr>
      <w:r>
        <w:rPr>
          <w:rFonts w:hint="default" w:ascii="Times New Roman" w:hAnsi="Times New Roman" w:eastAsia="楷体" w:cs="Times New Roman"/>
        </w:rPr>
        <w:t>通过绑定大客户订单，稳定收入来源并降低市场拓展成本。</w:t>
      </w:r>
    </w:p>
    <w:p w14:paraId="1B062BB8">
      <w:pPr>
        <w:pStyle w:val="50"/>
        <w:rPr>
          <w:rFonts w:hint="default" w:ascii="Times New Roman" w:hAnsi="Times New Roman" w:eastAsia="楷体" w:cs="Times New Roman"/>
        </w:rPr>
      </w:pPr>
      <w:r>
        <w:rPr>
          <w:rFonts w:hint="default" w:ascii="Times New Roman" w:hAnsi="Times New Roman" w:eastAsia="楷体" w:cs="Times New Roman"/>
        </w:rPr>
        <w:t>c.</w:t>
      </w:r>
      <w:r>
        <w:rPr>
          <w:rFonts w:hint="default" w:ascii="Times New Roman" w:hAnsi="Times New Roman" w:eastAsia="楷体" w:cs="Times New Roman"/>
        </w:rPr>
        <w:tab/>
      </w:r>
      <w:r>
        <w:rPr>
          <w:rFonts w:hint="default" w:ascii="Times New Roman" w:hAnsi="Times New Roman" w:eastAsia="楷体" w:cs="Times New Roman"/>
        </w:rPr>
        <w:t>行业生态合作</w:t>
      </w:r>
    </w:p>
    <w:p w14:paraId="56C7F308">
      <w:pPr>
        <w:pStyle w:val="50"/>
        <w:rPr>
          <w:rFonts w:hint="default" w:ascii="Times New Roman" w:hAnsi="Times New Roman" w:eastAsia="楷体" w:cs="Times New Roman"/>
        </w:rPr>
      </w:pPr>
      <w:r>
        <w:rPr>
          <w:rFonts w:hint="default" w:ascii="Times New Roman" w:hAnsi="Times New Roman" w:eastAsia="楷体" w:cs="Times New Roman"/>
        </w:rPr>
        <w:t>上游协同：与传感器（如SICK、倍加福）合作，优化硬件成本与性能。</w:t>
      </w:r>
    </w:p>
    <w:p w14:paraId="4FC354CB">
      <w:pPr>
        <w:pStyle w:val="50"/>
        <w:rPr>
          <w:rFonts w:hint="default" w:ascii="Times New Roman" w:hAnsi="Times New Roman" w:eastAsia="楷体" w:cs="Times New Roman"/>
        </w:rPr>
      </w:pPr>
      <w:r>
        <w:rPr>
          <w:rFonts w:hint="default" w:ascii="Times New Roman" w:hAnsi="Times New Roman" w:eastAsia="楷体" w:cs="Times New Roman"/>
        </w:rPr>
        <w:t>下游集成：与自动化设备商（中山四海）、系统集成商共建产业链，提供端到端解决方案。例如，在新能源领域与宁德时代合作，嵌入其产线物流环节。</w:t>
      </w:r>
    </w:p>
    <w:p w14:paraId="30C65564">
      <w:pPr>
        <w:pStyle w:val="50"/>
        <w:rPr>
          <w:rFonts w:hint="default" w:ascii="Times New Roman" w:hAnsi="Times New Roman" w:eastAsia="楷体" w:cs="Times New Roman"/>
        </w:rPr>
      </w:pPr>
      <w:r>
        <w:rPr>
          <w:rFonts w:hint="default" w:ascii="Times New Roman" w:hAnsi="Times New Roman" w:eastAsia="楷体" w:cs="Times New Roman"/>
        </w:rPr>
        <w:t>产学研结合：与北京大学、浙江大学等高校联合研发，推动技术迭代</w:t>
      </w:r>
      <w:r>
        <w:rPr>
          <w:rFonts w:hint="default" w:ascii="Times New Roman" w:hAnsi="Times New Roman" w:eastAsia="楷体" w:cs="Times New Roman"/>
          <w:lang w:eastAsia="zh-CN"/>
        </w:rPr>
        <w:t>。</w:t>
      </w:r>
    </w:p>
    <w:p w14:paraId="43C6984C">
      <w:pPr>
        <w:pStyle w:val="50"/>
        <w:ind w:firstLine="482"/>
        <w:outlineLvl w:val="2"/>
        <w:rPr>
          <w:rFonts w:hint="default" w:ascii="Times New Roman" w:hAnsi="Times New Roman" w:eastAsia="楷体" w:cs="Times New Roman"/>
          <w:b/>
          <w:bCs/>
        </w:rPr>
      </w:pPr>
      <w:bookmarkStart w:id="42" w:name="_Toc180759999"/>
      <w:bookmarkStart w:id="43" w:name="_Toc14836"/>
      <w:r>
        <w:rPr>
          <w:rFonts w:hint="default" w:ascii="Times New Roman" w:hAnsi="Times New Roman" w:eastAsia="楷体" w:cs="Times New Roman"/>
          <w:b/>
          <w:bCs/>
        </w:rPr>
        <w:t>四、公司的</w:t>
      </w:r>
      <w:bookmarkEnd w:id="42"/>
      <w:r>
        <w:rPr>
          <w:rFonts w:hint="default" w:ascii="Times New Roman" w:hAnsi="Times New Roman" w:eastAsia="楷体" w:cs="Times New Roman"/>
          <w:b/>
          <w:bCs/>
        </w:rPr>
        <w:t>业务流程</w:t>
      </w:r>
      <w:bookmarkEnd w:id="43"/>
    </w:p>
    <w:p w14:paraId="61AD9211">
      <w:pPr>
        <w:pStyle w:val="50"/>
        <w:rPr>
          <w:rFonts w:hint="default" w:ascii="Times New Roman" w:hAnsi="Times New Roman" w:eastAsia="楷体" w:cs="Times New Roman"/>
        </w:rPr>
      </w:pPr>
      <w:r>
        <w:rPr>
          <w:rFonts w:hint="default" w:ascii="Times New Roman" w:hAnsi="Times New Roman" w:eastAsia="楷体" w:cs="Times New Roman"/>
        </w:rPr>
        <w:t>1.需求对接与方案设计</w:t>
      </w:r>
    </w:p>
    <w:p w14:paraId="5AC9897D">
      <w:pPr>
        <w:pStyle w:val="50"/>
        <w:rPr>
          <w:rFonts w:hint="default" w:ascii="Times New Roman" w:hAnsi="Times New Roman" w:eastAsia="楷体" w:cs="Times New Roman"/>
        </w:rPr>
      </w:pPr>
      <w:r>
        <w:rPr>
          <w:rFonts w:hint="default" w:ascii="Times New Roman" w:hAnsi="Times New Roman" w:eastAsia="楷体" w:cs="Times New Roman"/>
        </w:rPr>
        <w:t>客户调研：通过现场考察、数据分析明确痛点（如仓储效率低、人工成本高）。</w:t>
      </w:r>
    </w:p>
    <w:p w14:paraId="00AC6F29">
      <w:pPr>
        <w:pStyle w:val="50"/>
        <w:rPr>
          <w:rFonts w:hint="default" w:ascii="Times New Roman" w:hAnsi="Times New Roman" w:eastAsia="楷体" w:cs="Times New Roman"/>
        </w:rPr>
      </w:pPr>
      <w:r>
        <w:rPr>
          <w:rFonts w:hint="default" w:ascii="Times New Roman" w:hAnsi="Times New Roman" w:eastAsia="楷体" w:cs="Times New Roman"/>
        </w:rPr>
        <w:t>方案制定：基于3D视觉与AI算法，设计硬件配置（相机选型）、软件逻辑（视觉引导路径）及系统集成方案。例如，针对锂电池电芯检测需求，开发蓝膜缺陷检测专机。</w:t>
      </w:r>
    </w:p>
    <w:p w14:paraId="723116D6">
      <w:pPr>
        <w:pStyle w:val="50"/>
        <w:rPr>
          <w:rFonts w:hint="default" w:ascii="Times New Roman" w:hAnsi="Times New Roman" w:eastAsia="楷体" w:cs="Times New Roman"/>
        </w:rPr>
      </w:pPr>
      <w:r>
        <w:rPr>
          <w:rFonts w:hint="default" w:ascii="Times New Roman" w:hAnsi="Times New Roman" w:eastAsia="楷体" w:cs="Times New Roman"/>
        </w:rPr>
        <w:t>2.商务洽谈与订单获取</w:t>
      </w:r>
    </w:p>
    <w:p w14:paraId="6046109E">
      <w:pPr>
        <w:pStyle w:val="50"/>
        <w:rPr>
          <w:rFonts w:hint="default" w:ascii="Times New Roman" w:hAnsi="Times New Roman" w:eastAsia="楷体" w:cs="Times New Roman"/>
        </w:rPr>
      </w:pPr>
      <w:r>
        <w:rPr>
          <w:rFonts w:hint="default" w:ascii="Times New Roman" w:hAnsi="Times New Roman" w:eastAsia="楷体" w:cs="Times New Roman"/>
        </w:rPr>
        <w:t>POC验证：提供小规模试点（如某物流中心拆码垛测试），通过实际数据（如准确率99.9%、效率提升40%）增强客户信心。</w:t>
      </w:r>
    </w:p>
    <w:p w14:paraId="7AF872F5">
      <w:pPr>
        <w:pStyle w:val="50"/>
        <w:rPr>
          <w:rFonts w:hint="default" w:ascii="Times New Roman" w:hAnsi="Times New Roman" w:eastAsia="楷体" w:cs="Times New Roman"/>
        </w:rPr>
      </w:pPr>
      <w:r>
        <w:rPr>
          <w:rFonts w:hint="default" w:ascii="Times New Roman" w:hAnsi="Times New Roman" w:eastAsia="楷体" w:cs="Times New Roman"/>
        </w:rPr>
        <w:t>成本优化谈判：采用“硬件成本+算法授权费”分层报价模式，针对长期客户提供年框折扣（如采购量超100台降价15%）。</w:t>
      </w:r>
    </w:p>
    <w:p w14:paraId="285F20FC">
      <w:pPr>
        <w:pStyle w:val="50"/>
        <w:rPr>
          <w:rFonts w:hint="default" w:ascii="Times New Roman" w:hAnsi="Times New Roman" w:eastAsia="楷体" w:cs="Times New Roman"/>
        </w:rPr>
      </w:pPr>
      <w:r>
        <w:rPr>
          <w:rFonts w:hint="default" w:ascii="Times New Roman" w:hAnsi="Times New Roman" w:eastAsia="楷体" w:cs="Times New Roman"/>
        </w:rPr>
        <w:t>风险共担机制：签订对赌协议，如“未达效率提升目标则部分退款”，降低客户决策风险。</w:t>
      </w:r>
    </w:p>
    <w:p w14:paraId="64812050">
      <w:pPr>
        <w:pStyle w:val="50"/>
        <w:rPr>
          <w:rFonts w:hint="default" w:ascii="Times New Roman" w:hAnsi="Times New Roman" w:eastAsia="楷体" w:cs="Times New Roman"/>
        </w:rPr>
      </w:pPr>
      <w:r>
        <w:rPr>
          <w:rFonts w:hint="default" w:ascii="Times New Roman" w:hAnsi="Times New Roman" w:eastAsia="楷体" w:cs="Times New Roman"/>
        </w:rPr>
        <w:t>3.开发与测试</w:t>
      </w:r>
    </w:p>
    <w:p w14:paraId="48C182D1">
      <w:pPr>
        <w:pStyle w:val="50"/>
        <w:rPr>
          <w:rFonts w:hint="default" w:ascii="Times New Roman" w:hAnsi="Times New Roman" w:eastAsia="楷体" w:cs="Times New Roman"/>
        </w:rPr>
      </w:pPr>
      <w:r>
        <w:rPr>
          <w:rFonts w:hint="default" w:ascii="Times New Roman" w:hAnsi="Times New Roman" w:eastAsia="楷体" w:cs="Times New Roman"/>
        </w:rPr>
        <w:t>硬件开发：定制化生产3D相机，优化结构光或线激光成像技术。</w:t>
      </w:r>
    </w:p>
    <w:p w14:paraId="42C45907">
      <w:pPr>
        <w:pStyle w:val="50"/>
        <w:rPr>
          <w:rFonts w:hint="default" w:ascii="Times New Roman" w:hAnsi="Times New Roman" w:eastAsia="楷体" w:cs="Times New Roman"/>
        </w:rPr>
      </w:pPr>
      <w:r>
        <w:rPr>
          <w:rFonts w:hint="default" w:ascii="Times New Roman" w:hAnsi="Times New Roman" w:eastAsia="楷体" w:cs="Times New Roman"/>
        </w:rPr>
        <w:t>算法训练：利用深度学习模型（如GAN、VAE）提升缺陷识别精度，适应复杂场景如反光表面</w:t>
      </w:r>
      <w:r>
        <w:rPr>
          <w:rFonts w:hint="default" w:ascii="Times New Roman" w:hAnsi="Times New Roman" w:eastAsia="楷体" w:cs="Times New Roman"/>
          <w:lang w:eastAsia="zh-CN"/>
        </w:rPr>
        <w:t>）</w:t>
      </w:r>
      <w:r>
        <w:rPr>
          <w:rFonts w:hint="default" w:ascii="Times New Roman" w:hAnsi="Times New Roman" w:eastAsia="楷体" w:cs="Times New Roman"/>
        </w:rPr>
        <w:t>。</w:t>
      </w:r>
    </w:p>
    <w:p w14:paraId="019837DD">
      <w:pPr>
        <w:pStyle w:val="50"/>
        <w:rPr>
          <w:rFonts w:hint="default" w:ascii="Times New Roman" w:hAnsi="Times New Roman" w:eastAsia="楷体" w:cs="Times New Roman"/>
        </w:rPr>
      </w:pPr>
      <w:r>
        <w:rPr>
          <w:rFonts w:hint="default" w:ascii="Times New Roman" w:hAnsi="Times New Roman" w:eastAsia="楷体" w:cs="Times New Roman"/>
        </w:rPr>
        <w:t>系统联调：在实验室或客户现场进行多设备协同测试，确保稳定性。</w:t>
      </w:r>
    </w:p>
    <w:p w14:paraId="47A3D65A">
      <w:pPr>
        <w:pStyle w:val="50"/>
        <w:rPr>
          <w:rFonts w:hint="default" w:ascii="Times New Roman" w:hAnsi="Times New Roman" w:eastAsia="楷体" w:cs="Times New Roman"/>
        </w:rPr>
      </w:pPr>
      <w:r>
        <w:rPr>
          <w:rFonts w:hint="default" w:ascii="Times New Roman" w:hAnsi="Times New Roman" w:eastAsia="楷体" w:cs="Times New Roman"/>
        </w:rPr>
        <w:t>4.部署与交付</w:t>
      </w:r>
    </w:p>
    <w:p w14:paraId="736315F5">
      <w:pPr>
        <w:pStyle w:val="50"/>
        <w:rPr>
          <w:rFonts w:hint="default" w:ascii="Times New Roman" w:hAnsi="Times New Roman" w:eastAsia="楷体" w:cs="Times New Roman"/>
        </w:rPr>
      </w:pPr>
      <w:r>
        <w:rPr>
          <w:rFonts w:hint="default" w:ascii="Times New Roman" w:hAnsi="Times New Roman" w:eastAsia="楷体" w:cs="Times New Roman"/>
        </w:rPr>
        <w:t>安装调试：部署设备并接入客户现有产线系统（如MES、WMS），实现数据互通。</w:t>
      </w:r>
    </w:p>
    <w:p w14:paraId="3B4E4673">
      <w:pPr>
        <w:pStyle w:val="50"/>
        <w:rPr>
          <w:rFonts w:hint="default" w:ascii="Times New Roman" w:hAnsi="Times New Roman" w:eastAsia="楷体" w:cs="Times New Roman"/>
        </w:rPr>
      </w:pPr>
      <w:r>
        <w:rPr>
          <w:rFonts w:hint="default" w:ascii="Times New Roman" w:hAnsi="Times New Roman" w:eastAsia="楷体" w:cs="Times New Roman"/>
        </w:rPr>
        <w:t>培训支持：为客户提供操作培训及技术文档，确保顺利过渡至自动化流程。</w:t>
      </w:r>
    </w:p>
    <w:p w14:paraId="44F179BA">
      <w:pPr>
        <w:pStyle w:val="50"/>
        <w:rPr>
          <w:rFonts w:hint="default" w:ascii="Times New Roman" w:hAnsi="Times New Roman" w:eastAsia="楷体" w:cs="Times New Roman"/>
        </w:rPr>
      </w:pPr>
      <w:r>
        <w:rPr>
          <w:rFonts w:hint="default" w:ascii="Times New Roman" w:hAnsi="Times New Roman" w:eastAsia="楷体" w:cs="Times New Roman"/>
        </w:rPr>
        <w:t>5.运维与迭代</w:t>
      </w:r>
    </w:p>
    <w:p w14:paraId="7ED7A723">
      <w:pPr>
        <w:pStyle w:val="50"/>
        <w:rPr>
          <w:rFonts w:hint="default" w:ascii="Times New Roman" w:hAnsi="Times New Roman" w:eastAsia="楷体" w:cs="Times New Roman"/>
        </w:rPr>
      </w:pPr>
      <w:r>
        <w:rPr>
          <w:rFonts w:hint="default" w:ascii="Times New Roman" w:hAnsi="Times New Roman" w:eastAsia="楷体" w:cs="Times New Roman"/>
        </w:rPr>
        <w:t>远程监控：通过物联网（IoT）实时监测设备状态，预警故障。</w:t>
      </w:r>
    </w:p>
    <w:p w14:paraId="34CD7394">
      <w:pPr>
        <w:pStyle w:val="50"/>
        <w:rPr>
          <w:rFonts w:hint="default" w:ascii="Times New Roman" w:hAnsi="Times New Roman" w:eastAsia="楷体" w:cs="Times New Roman"/>
        </w:rPr>
      </w:pPr>
      <w:r>
        <w:rPr>
          <w:rFonts w:hint="default" w:ascii="Times New Roman" w:hAnsi="Times New Roman" w:eastAsia="楷体" w:cs="Times New Roman"/>
        </w:rPr>
        <w:t>持续优化：根据客户反馈迭代算法与硬件，例如升级至更高精度的FPGA线结构光处理技术。</w:t>
      </w:r>
      <w:bookmarkEnd w:id="37"/>
    </w:p>
    <w:p w14:paraId="48D7B1AF">
      <w:pPr>
        <w:tabs>
          <w:tab w:val="left" w:pos="567"/>
        </w:tabs>
        <w:spacing w:line="360" w:lineRule="auto"/>
        <w:outlineLvl w:val="1"/>
        <w:rPr>
          <w:rFonts w:hint="default" w:ascii="Times New Roman" w:hAnsi="Times New Roman" w:eastAsia="楷体" w:cs="Times New Roman"/>
          <w:b/>
          <w:sz w:val="28"/>
          <w:szCs w:val="28"/>
        </w:rPr>
      </w:pPr>
      <w:bookmarkStart w:id="44" w:name="_Toc6930"/>
      <w:bookmarkStart w:id="45" w:name="_Toc180760000"/>
      <w:r>
        <w:rPr>
          <w:rFonts w:hint="default" w:ascii="Times New Roman" w:hAnsi="Times New Roman" w:eastAsia="楷体" w:cs="Times New Roman"/>
          <w:b/>
          <w:sz w:val="28"/>
          <w:szCs w:val="28"/>
        </w:rPr>
        <w:t>第三节</w:t>
      </w:r>
      <w:r>
        <w:rPr>
          <w:rFonts w:hint="default" w:ascii="Times New Roman" w:hAnsi="Times New Roman" w:eastAsia="楷体" w:cs="Times New Roman"/>
          <w:b/>
          <w:sz w:val="28"/>
          <w:szCs w:val="28"/>
          <w:lang w:val="en-US" w:eastAsia="zh-CN"/>
        </w:rPr>
        <w:t xml:space="preserve"> </w:t>
      </w:r>
      <w:r>
        <w:rPr>
          <w:rFonts w:hint="default" w:ascii="Times New Roman" w:hAnsi="Times New Roman" w:eastAsia="楷体" w:cs="Times New Roman"/>
          <w:b/>
          <w:sz w:val="28"/>
          <w:szCs w:val="28"/>
        </w:rPr>
        <w:t>公司经营情况</w:t>
      </w:r>
      <w:bookmarkEnd w:id="44"/>
      <w:bookmarkEnd w:id="45"/>
    </w:p>
    <w:p w14:paraId="15C853E7">
      <w:pPr>
        <w:pStyle w:val="50"/>
        <w:ind w:firstLine="482"/>
        <w:outlineLvl w:val="2"/>
        <w:rPr>
          <w:rFonts w:hint="default" w:ascii="Times New Roman" w:hAnsi="Times New Roman" w:eastAsia="楷体" w:cs="Times New Roman"/>
          <w:b/>
          <w:bCs/>
        </w:rPr>
      </w:pPr>
      <w:bookmarkStart w:id="46" w:name="_Toc180760001"/>
      <w:bookmarkStart w:id="47" w:name="_Toc4891"/>
      <w:r>
        <w:rPr>
          <w:rFonts w:hint="default" w:ascii="Times New Roman" w:hAnsi="Times New Roman" w:eastAsia="楷体" w:cs="Times New Roman"/>
          <w:b/>
          <w:bCs/>
        </w:rPr>
        <w:t>一、公司收入结构及订单</w:t>
      </w:r>
      <w:bookmarkEnd w:id="46"/>
      <w:bookmarkEnd w:id="47"/>
    </w:p>
    <w:p w14:paraId="414789C7">
      <w:pPr>
        <w:pStyle w:val="50"/>
        <w:rPr>
          <w:rFonts w:hint="default" w:ascii="Times New Roman" w:hAnsi="Times New Roman" w:eastAsia="楷体" w:cs="Times New Roman"/>
        </w:rPr>
      </w:pPr>
      <w:r>
        <w:rPr>
          <w:rFonts w:hint="default" w:ascii="Times New Roman" w:hAnsi="Times New Roman" w:eastAsia="楷体" w:cs="Times New Roman"/>
        </w:rPr>
        <w:t>公司2023</w:t>
      </w:r>
      <w:r>
        <w:rPr>
          <w:rFonts w:hint="default" w:ascii="Times New Roman" w:hAnsi="Times New Roman" w:eastAsia="楷体" w:cs="Times New Roman"/>
          <w:lang w:eastAsia="zh-CN"/>
        </w:rPr>
        <w:t>—</w:t>
      </w:r>
      <w:r>
        <w:rPr>
          <w:rFonts w:hint="default" w:ascii="Times New Roman" w:hAnsi="Times New Roman" w:eastAsia="楷体" w:cs="Times New Roman"/>
        </w:rPr>
        <w:t>2025年6月产品销售收入结构如下表所示：单位（万元）</w:t>
      </w:r>
    </w:p>
    <w:p w14:paraId="50B4C30A">
      <w:pPr>
        <w:pStyle w:val="50"/>
        <w:ind w:firstLine="0" w:firstLineChars="0"/>
        <w:rPr>
          <w:rFonts w:hint="default" w:ascii="Times New Roman" w:hAnsi="Times New Roman" w:eastAsia="楷体" w:cs="Times New Roman"/>
        </w:rPr>
      </w:pPr>
      <w:r>
        <w:rPr>
          <w:rFonts w:hint="default" w:ascii="Times New Roman" w:hAnsi="Times New Roman" w:eastAsia="楷体" w:cs="Times New Roman"/>
        </w:rPr>
        <w:drawing>
          <wp:inline distT="0" distB="0" distL="0" distR="0">
            <wp:extent cx="5274310" cy="3209925"/>
            <wp:effectExtent l="0" t="0" r="8890" b="3175"/>
            <wp:docPr id="816241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41585"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3209925"/>
                    </a:xfrm>
                    <a:prstGeom prst="rect">
                      <a:avLst/>
                    </a:prstGeom>
                    <a:noFill/>
                    <a:ln>
                      <a:noFill/>
                    </a:ln>
                  </pic:spPr>
                </pic:pic>
              </a:graphicData>
            </a:graphic>
          </wp:inline>
        </w:drawing>
      </w:r>
    </w:p>
    <w:p w14:paraId="39041F66">
      <w:pPr>
        <w:pStyle w:val="50"/>
        <w:rPr>
          <w:rFonts w:hint="default" w:ascii="Times New Roman" w:hAnsi="Times New Roman" w:eastAsia="楷体" w:cs="Times New Roman"/>
          <w:b/>
          <w:bCs/>
        </w:rPr>
      </w:pPr>
      <w:r>
        <w:rPr>
          <w:rFonts w:hint="default" w:ascii="Times New Roman" w:hAnsi="Times New Roman" w:eastAsia="楷体" w:cs="Times New Roman"/>
          <w:b/>
          <w:bCs/>
        </w:rPr>
        <w:t>1</w:t>
      </w:r>
      <w:r>
        <w:rPr>
          <w:rFonts w:hint="default" w:ascii="Times New Roman" w:hAnsi="Times New Roman" w:eastAsia="楷体" w:cs="Times New Roman"/>
          <w:b/>
          <w:bCs/>
          <w:lang w:val="en-US" w:eastAsia="zh-CN"/>
        </w:rPr>
        <w:t>.</w:t>
      </w:r>
      <w:r>
        <w:rPr>
          <w:rFonts w:hint="default" w:ascii="Times New Roman" w:hAnsi="Times New Roman" w:eastAsia="楷体" w:cs="Times New Roman"/>
          <w:b/>
          <w:bCs/>
        </w:rPr>
        <w:t>销售占比</w:t>
      </w:r>
    </w:p>
    <w:p w14:paraId="6E355D0D">
      <w:pPr>
        <w:pStyle w:val="50"/>
        <w:rPr>
          <w:rFonts w:hint="default" w:ascii="Times New Roman" w:hAnsi="Times New Roman" w:eastAsia="楷体" w:cs="Times New Roman"/>
        </w:rPr>
      </w:pPr>
      <w:r>
        <w:rPr>
          <w:rFonts w:hint="default" w:ascii="Times New Roman" w:hAnsi="Times New Roman" w:eastAsia="楷体" w:cs="Times New Roman"/>
        </w:rPr>
        <w:t>a.</w:t>
      </w:r>
      <w:r>
        <w:rPr>
          <w:rFonts w:hint="default" w:ascii="Times New Roman" w:hAnsi="Times New Roman" w:eastAsia="楷体" w:cs="Times New Roman"/>
        </w:rPr>
        <w:tab/>
      </w:r>
      <w:r>
        <w:rPr>
          <w:rFonts w:hint="default" w:ascii="Times New Roman" w:hAnsi="Times New Roman" w:eastAsia="楷体" w:cs="Times New Roman"/>
        </w:rPr>
        <w:t>按行业划分</w:t>
      </w:r>
    </w:p>
    <w:p w14:paraId="103FA320">
      <w:pPr>
        <w:pStyle w:val="50"/>
        <w:rPr>
          <w:rFonts w:hint="default" w:ascii="Times New Roman" w:hAnsi="Times New Roman" w:eastAsia="楷体" w:cs="Times New Roman"/>
        </w:rPr>
      </w:pPr>
      <w:r>
        <w:rPr>
          <w:rFonts w:hint="default" w:ascii="Times New Roman" w:hAnsi="Times New Roman" w:eastAsia="楷体" w:cs="Times New Roman"/>
        </w:rPr>
        <w:t>（1）新能源（锂电/光伏）：占比约50%</w:t>
      </w:r>
      <w:r>
        <w:rPr>
          <w:rFonts w:hint="default" w:ascii="Times New Roman" w:hAnsi="Times New Roman" w:eastAsia="楷体" w:cs="Times New Roman"/>
          <w:lang w:eastAsia="zh-CN"/>
        </w:rPr>
        <w:t>～</w:t>
      </w:r>
      <w:r>
        <w:rPr>
          <w:rFonts w:hint="default" w:ascii="Times New Roman" w:hAnsi="Times New Roman" w:eastAsia="楷体" w:cs="Times New Roman"/>
        </w:rPr>
        <w:t>60%，为核心增长引擎。</w:t>
      </w:r>
    </w:p>
    <w:p w14:paraId="7461CF93">
      <w:pPr>
        <w:pStyle w:val="50"/>
        <w:rPr>
          <w:rFonts w:hint="default" w:ascii="Times New Roman" w:hAnsi="Times New Roman" w:eastAsia="楷体" w:cs="Times New Roman"/>
        </w:rPr>
      </w:pPr>
      <w:r>
        <w:rPr>
          <w:rFonts w:hint="default" w:ascii="Times New Roman" w:hAnsi="Times New Roman" w:eastAsia="楷体" w:cs="Times New Roman"/>
        </w:rPr>
        <w:t>（2）检测设备（如蓝膜缺陷检测专机）占比约15%</w:t>
      </w:r>
      <w:r>
        <w:rPr>
          <w:rFonts w:hint="default" w:ascii="Times New Roman" w:hAnsi="Times New Roman" w:eastAsia="楷体" w:cs="Times New Roman"/>
          <w:lang w:eastAsia="zh-CN"/>
        </w:rPr>
        <w:t>～</w:t>
      </w:r>
      <w:r>
        <w:rPr>
          <w:rFonts w:hint="default" w:ascii="Times New Roman" w:hAnsi="Times New Roman" w:eastAsia="楷体" w:cs="Times New Roman"/>
        </w:rPr>
        <w:t>20%，客户包括瑞浦能源、力神电池等。</w:t>
      </w:r>
    </w:p>
    <w:p w14:paraId="67652925">
      <w:pPr>
        <w:pStyle w:val="50"/>
        <w:rPr>
          <w:rFonts w:hint="default" w:ascii="Times New Roman" w:hAnsi="Times New Roman" w:eastAsia="楷体" w:cs="Times New Roman"/>
        </w:rPr>
      </w:pPr>
      <w:r>
        <w:rPr>
          <w:rFonts w:hint="default" w:ascii="Times New Roman" w:hAnsi="Times New Roman" w:eastAsia="楷体" w:cs="Times New Roman"/>
        </w:rPr>
        <w:t>（3）仓储物流：占比约25%</w:t>
      </w:r>
      <w:r>
        <w:rPr>
          <w:rFonts w:hint="default" w:ascii="Times New Roman" w:hAnsi="Times New Roman" w:eastAsia="楷体" w:cs="Times New Roman"/>
          <w:lang w:eastAsia="zh-CN"/>
        </w:rPr>
        <w:t>～</w:t>
      </w:r>
      <w:r>
        <w:rPr>
          <w:rFonts w:hint="default" w:ascii="Times New Roman" w:hAnsi="Times New Roman" w:eastAsia="楷体" w:cs="Times New Roman"/>
        </w:rPr>
        <w:t>30%，聚焦拆码垛、分拣等场景。以标准化拆码垛工作站为主，客户包括石药集团、浙江医药、国药集团、飞鹤等。</w:t>
      </w:r>
    </w:p>
    <w:p w14:paraId="2EE85C44">
      <w:pPr>
        <w:pStyle w:val="50"/>
        <w:rPr>
          <w:rFonts w:hint="default" w:ascii="Times New Roman" w:hAnsi="Times New Roman" w:eastAsia="楷体" w:cs="Times New Roman"/>
        </w:rPr>
      </w:pPr>
      <w:r>
        <w:rPr>
          <w:rFonts w:hint="default" w:ascii="Times New Roman" w:hAnsi="Times New Roman" w:eastAsia="楷体" w:cs="Times New Roman"/>
        </w:rPr>
        <w:t>b.</w:t>
      </w:r>
      <w:r>
        <w:rPr>
          <w:rFonts w:hint="default" w:ascii="Times New Roman" w:hAnsi="Times New Roman" w:eastAsia="楷体" w:cs="Times New Roman"/>
        </w:rPr>
        <w:tab/>
      </w:r>
      <w:r>
        <w:rPr>
          <w:rFonts w:hint="default" w:ascii="Times New Roman" w:hAnsi="Times New Roman" w:eastAsia="楷体" w:cs="Times New Roman"/>
        </w:rPr>
        <w:t>按产品线划分</w:t>
      </w:r>
    </w:p>
    <w:p w14:paraId="23285ECB">
      <w:pPr>
        <w:pStyle w:val="50"/>
        <w:rPr>
          <w:rFonts w:hint="default" w:ascii="Times New Roman" w:hAnsi="Times New Roman" w:eastAsia="楷体" w:cs="Times New Roman"/>
        </w:rPr>
      </w:pPr>
      <w:r>
        <w:rPr>
          <w:rFonts w:hint="default" w:ascii="Times New Roman" w:hAnsi="Times New Roman" w:eastAsia="楷体" w:cs="Times New Roman"/>
        </w:rPr>
        <w:t>（1）视觉相机专机：占比约20%，包括LINX-SHARP系列高精度相机（单价</w:t>
      </w:r>
      <w:r>
        <w:rPr>
          <w:rFonts w:hint="default" w:ascii="Times New Roman" w:hAnsi="Times New Roman" w:eastAsia="楷体" w:cs="Times New Roman"/>
          <w:lang w:eastAsia="zh-CN"/>
        </w:rPr>
        <w:t>2万-10万</w:t>
      </w:r>
      <w:r>
        <w:rPr>
          <w:rFonts w:hint="default" w:ascii="Times New Roman" w:hAnsi="Times New Roman" w:eastAsia="楷体" w:cs="Times New Roman"/>
        </w:rPr>
        <w:t>元）及LINX-2.5D线扫相机（单价</w:t>
      </w:r>
      <w:r>
        <w:rPr>
          <w:rFonts w:hint="default" w:ascii="Times New Roman" w:hAnsi="Times New Roman" w:eastAsia="楷体" w:cs="Times New Roman"/>
          <w:lang w:eastAsia="zh-CN"/>
        </w:rPr>
        <w:t>5万-20万</w:t>
      </w:r>
      <w:r>
        <w:rPr>
          <w:rFonts w:hint="default" w:ascii="Times New Roman" w:hAnsi="Times New Roman" w:eastAsia="楷体" w:cs="Times New Roman"/>
        </w:rPr>
        <w:t>元）等</w:t>
      </w:r>
    </w:p>
    <w:p w14:paraId="65D61E43">
      <w:pPr>
        <w:pStyle w:val="50"/>
        <w:rPr>
          <w:rFonts w:hint="default" w:ascii="Times New Roman" w:hAnsi="Times New Roman" w:eastAsia="楷体" w:cs="Times New Roman"/>
        </w:rPr>
      </w:pPr>
      <w:r>
        <w:rPr>
          <w:rFonts w:hint="default" w:ascii="Times New Roman" w:hAnsi="Times New Roman" w:eastAsia="楷体" w:cs="Times New Roman"/>
        </w:rPr>
        <w:t>（2）智能专用机器人：占比约70%，如拆码垛系统（单价</w:t>
      </w:r>
      <w:r>
        <w:rPr>
          <w:rFonts w:hint="default" w:ascii="Times New Roman" w:hAnsi="Times New Roman" w:eastAsia="楷体" w:cs="Times New Roman"/>
          <w:lang w:eastAsia="zh-CN"/>
        </w:rPr>
        <w:t>30万-50万</w:t>
      </w:r>
      <w:r>
        <w:rPr>
          <w:rFonts w:hint="default" w:ascii="Times New Roman" w:hAnsi="Times New Roman" w:eastAsia="楷体" w:cs="Times New Roman"/>
        </w:rPr>
        <w:t>元）、分选系统</w:t>
      </w:r>
    </w:p>
    <w:p w14:paraId="30F7982F">
      <w:pPr>
        <w:pStyle w:val="50"/>
        <w:rPr>
          <w:rFonts w:hint="default" w:ascii="Times New Roman" w:hAnsi="Times New Roman" w:eastAsia="楷体" w:cs="Times New Roman"/>
          <w:b/>
          <w:bCs/>
        </w:rPr>
      </w:pPr>
      <w:r>
        <w:rPr>
          <w:rFonts w:hint="default" w:ascii="Times New Roman" w:hAnsi="Times New Roman" w:eastAsia="楷体" w:cs="Times New Roman"/>
          <w:b/>
          <w:bCs/>
        </w:rPr>
        <w:t>2.毛利率分析</w:t>
      </w:r>
    </w:p>
    <w:p w14:paraId="25960A8F">
      <w:pPr>
        <w:pStyle w:val="50"/>
        <w:rPr>
          <w:rFonts w:hint="default" w:ascii="Times New Roman" w:hAnsi="Times New Roman" w:eastAsia="楷体" w:cs="Times New Roman"/>
        </w:rPr>
      </w:pPr>
      <w:r>
        <w:rPr>
          <w:rFonts w:hint="default" w:ascii="Times New Roman" w:hAnsi="Times New Roman" w:eastAsia="楷体" w:cs="Times New Roman"/>
        </w:rPr>
        <w:t>a.</w:t>
      </w:r>
      <w:r>
        <w:rPr>
          <w:rFonts w:hint="default" w:ascii="Times New Roman" w:hAnsi="Times New Roman" w:eastAsia="楷体" w:cs="Times New Roman"/>
        </w:rPr>
        <w:tab/>
      </w:r>
      <w:r>
        <w:rPr>
          <w:rFonts w:hint="default" w:ascii="Times New Roman" w:hAnsi="Times New Roman" w:eastAsia="楷体" w:cs="Times New Roman"/>
        </w:rPr>
        <w:t>整体毛利率水平</w:t>
      </w:r>
    </w:p>
    <w:p w14:paraId="473CAB63">
      <w:pPr>
        <w:pStyle w:val="50"/>
        <w:rPr>
          <w:rFonts w:hint="default" w:ascii="Times New Roman" w:hAnsi="Times New Roman" w:eastAsia="楷体" w:cs="Times New Roman"/>
        </w:rPr>
      </w:pPr>
      <w:r>
        <w:rPr>
          <w:rFonts w:hint="default" w:ascii="Times New Roman" w:hAnsi="Times New Roman" w:eastAsia="楷体" w:cs="Times New Roman"/>
        </w:rPr>
        <w:t>2024年综合毛利率约30%。分业务毛利率：</w:t>
      </w:r>
    </w:p>
    <w:p w14:paraId="7D87DA7D">
      <w:pPr>
        <w:pStyle w:val="50"/>
        <w:rPr>
          <w:rFonts w:hint="default" w:ascii="Times New Roman" w:hAnsi="Times New Roman" w:eastAsia="楷体" w:cs="Times New Roman"/>
        </w:rPr>
      </w:pPr>
      <w:r>
        <w:rPr>
          <w:rFonts w:hint="default" w:ascii="Times New Roman" w:hAnsi="Times New Roman" w:eastAsia="楷体" w:cs="Times New Roman"/>
        </w:rPr>
        <w:t>（1）硬件（3D相机）：50%</w:t>
      </w:r>
      <w:r>
        <w:rPr>
          <w:rFonts w:hint="default" w:ascii="Times New Roman" w:hAnsi="Times New Roman" w:eastAsia="楷体" w:cs="Times New Roman"/>
          <w:lang w:eastAsia="zh-CN"/>
        </w:rPr>
        <w:t>～</w:t>
      </w:r>
      <w:r>
        <w:rPr>
          <w:rFonts w:hint="default" w:ascii="Times New Roman" w:hAnsi="Times New Roman" w:eastAsia="楷体" w:cs="Times New Roman"/>
        </w:rPr>
        <w:t>80%（全栈自研技术，毛利率可观）。</w:t>
      </w:r>
    </w:p>
    <w:p w14:paraId="5FD5F255">
      <w:pPr>
        <w:pStyle w:val="50"/>
        <w:rPr>
          <w:rFonts w:hint="default" w:ascii="Times New Roman" w:hAnsi="Times New Roman" w:eastAsia="楷体" w:cs="Times New Roman"/>
        </w:rPr>
      </w:pPr>
      <w:r>
        <w:rPr>
          <w:rFonts w:hint="default" w:ascii="Times New Roman" w:hAnsi="Times New Roman" w:eastAsia="楷体" w:cs="Times New Roman"/>
        </w:rPr>
        <w:t>（2）智能工作站系统集成：约30%（标准化业务，规模效应显著。）</w:t>
      </w:r>
    </w:p>
    <w:p w14:paraId="2DBE89B6">
      <w:pPr>
        <w:pStyle w:val="50"/>
        <w:rPr>
          <w:rFonts w:hint="default" w:ascii="Times New Roman" w:hAnsi="Times New Roman" w:eastAsia="楷体" w:cs="Times New Roman"/>
        </w:rPr>
      </w:pPr>
      <w:r>
        <w:rPr>
          <w:rFonts w:hint="default" w:ascii="Times New Roman" w:hAnsi="Times New Roman" w:eastAsia="楷体" w:cs="Times New Roman"/>
        </w:rPr>
        <w:t>（3）视觉检测机器人：40%</w:t>
      </w:r>
      <w:r>
        <w:rPr>
          <w:rFonts w:hint="default" w:ascii="Times New Roman" w:hAnsi="Times New Roman" w:eastAsia="楷体" w:cs="Times New Roman"/>
          <w:lang w:eastAsia="zh-CN"/>
        </w:rPr>
        <w:t>～</w:t>
      </w:r>
      <w:r>
        <w:rPr>
          <w:rFonts w:hint="default" w:ascii="Times New Roman" w:hAnsi="Times New Roman" w:eastAsia="楷体" w:cs="Times New Roman"/>
        </w:rPr>
        <w:t>45%（全栈自研技术，毛利率可观）。</w:t>
      </w:r>
    </w:p>
    <w:p w14:paraId="01B5D500">
      <w:pPr>
        <w:pStyle w:val="50"/>
        <w:rPr>
          <w:rFonts w:hint="default" w:ascii="Times New Roman" w:hAnsi="Times New Roman" w:eastAsia="楷体" w:cs="Times New Roman"/>
        </w:rPr>
      </w:pPr>
      <w:r>
        <w:rPr>
          <w:rFonts w:hint="default" w:ascii="Times New Roman" w:hAnsi="Times New Roman" w:eastAsia="楷体" w:cs="Times New Roman"/>
        </w:rPr>
        <w:t>b.</w:t>
      </w:r>
      <w:r>
        <w:rPr>
          <w:rFonts w:hint="default" w:ascii="Times New Roman" w:hAnsi="Times New Roman" w:eastAsia="楷体" w:cs="Times New Roman"/>
        </w:rPr>
        <w:tab/>
      </w:r>
      <w:r>
        <w:rPr>
          <w:rFonts w:hint="default" w:ascii="Times New Roman" w:hAnsi="Times New Roman" w:eastAsia="楷体" w:cs="Times New Roman"/>
        </w:rPr>
        <w:t>成本结构</w:t>
      </w:r>
    </w:p>
    <w:p w14:paraId="37B91839">
      <w:pPr>
        <w:pStyle w:val="50"/>
        <w:rPr>
          <w:rFonts w:hint="default" w:ascii="Times New Roman" w:hAnsi="Times New Roman" w:eastAsia="楷体" w:cs="Times New Roman"/>
        </w:rPr>
      </w:pPr>
      <w:r>
        <w:rPr>
          <w:rFonts w:hint="default" w:ascii="Times New Roman" w:hAnsi="Times New Roman" w:eastAsia="楷体" w:cs="Times New Roman"/>
        </w:rPr>
        <w:t>（1）研发成本：占营收15%</w:t>
      </w:r>
      <w:r>
        <w:rPr>
          <w:rFonts w:hint="default" w:ascii="Times New Roman" w:hAnsi="Times New Roman" w:eastAsia="楷体" w:cs="Times New Roman"/>
          <w:lang w:eastAsia="zh-CN"/>
        </w:rPr>
        <w:t>～</w:t>
      </w:r>
      <w:r>
        <w:rPr>
          <w:rFonts w:hint="default" w:ascii="Times New Roman" w:hAnsi="Times New Roman" w:eastAsia="楷体" w:cs="Times New Roman"/>
        </w:rPr>
        <w:t>18%，主要用于AI算法优化（如光度立体检测技术）及2.5D/3D智能相机适配。</w:t>
      </w:r>
    </w:p>
    <w:p w14:paraId="52E31787">
      <w:pPr>
        <w:pStyle w:val="50"/>
        <w:rPr>
          <w:rFonts w:hint="default" w:ascii="Times New Roman" w:hAnsi="Times New Roman" w:eastAsia="楷体" w:cs="Times New Roman"/>
        </w:rPr>
      </w:pPr>
      <w:r>
        <w:rPr>
          <w:rFonts w:hint="default" w:ascii="Times New Roman" w:hAnsi="Times New Roman" w:eastAsia="楷体" w:cs="Times New Roman"/>
        </w:rPr>
        <w:t>（2）生产成本：硬件生产成本占售价的50%</w:t>
      </w:r>
      <w:r>
        <w:rPr>
          <w:rFonts w:hint="default" w:ascii="Times New Roman" w:hAnsi="Times New Roman" w:eastAsia="楷体" w:cs="Times New Roman"/>
          <w:lang w:eastAsia="zh-CN"/>
        </w:rPr>
        <w:t>～</w:t>
      </w:r>
      <w:r>
        <w:rPr>
          <w:rFonts w:hint="default" w:ascii="Times New Roman" w:hAnsi="Times New Roman" w:eastAsia="楷体" w:cs="Times New Roman"/>
        </w:rPr>
        <w:t>60%，通过供应链优化/技术迭代降低BOM成本。</w:t>
      </w:r>
    </w:p>
    <w:p w14:paraId="6D0A7832">
      <w:pPr>
        <w:pStyle w:val="50"/>
        <w:rPr>
          <w:rFonts w:hint="default" w:ascii="Times New Roman" w:hAnsi="Times New Roman" w:eastAsia="楷体" w:cs="Times New Roman"/>
        </w:rPr>
      </w:pPr>
      <w:r>
        <w:rPr>
          <w:rFonts w:hint="default" w:ascii="Times New Roman" w:hAnsi="Times New Roman" w:eastAsia="楷体" w:cs="Times New Roman"/>
        </w:rPr>
        <w:t>（3）服务成本：占营收5%</w:t>
      </w:r>
      <w:r>
        <w:rPr>
          <w:rFonts w:hint="default" w:ascii="Times New Roman" w:hAnsi="Times New Roman" w:eastAsia="楷体" w:cs="Times New Roman"/>
          <w:lang w:eastAsia="zh-CN"/>
        </w:rPr>
        <w:t>～</w:t>
      </w:r>
      <w:r>
        <w:rPr>
          <w:rFonts w:hint="default" w:ascii="Times New Roman" w:hAnsi="Times New Roman" w:eastAsia="楷体" w:cs="Times New Roman"/>
        </w:rPr>
        <w:t>7%，主要为售后运维及远程支持。</w:t>
      </w:r>
    </w:p>
    <w:p w14:paraId="45B2146B">
      <w:pPr>
        <w:pStyle w:val="50"/>
        <w:rPr>
          <w:rFonts w:hint="default" w:ascii="Times New Roman" w:hAnsi="Times New Roman" w:eastAsia="楷体" w:cs="Times New Roman"/>
        </w:rPr>
      </w:pPr>
      <w:r>
        <w:rPr>
          <w:rFonts w:hint="default" w:ascii="Times New Roman" w:hAnsi="Times New Roman" w:eastAsia="楷体" w:cs="Times New Roman"/>
        </w:rPr>
        <w:t>c.</w:t>
      </w:r>
      <w:r>
        <w:rPr>
          <w:rFonts w:hint="default" w:ascii="Times New Roman" w:hAnsi="Times New Roman" w:eastAsia="楷体" w:cs="Times New Roman"/>
        </w:rPr>
        <w:tab/>
      </w:r>
      <w:r>
        <w:rPr>
          <w:rFonts w:hint="default" w:ascii="Times New Roman" w:hAnsi="Times New Roman" w:eastAsia="楷体" w:cs="Times New Roman"/>
        </w:rPr>
        <w:t>盈利能力驱动因素</w:t>
      </w:r>
    </w:p>
    <w:p w14:paraId="5BC62942">
      <w:pPr>
        <w:pStyle w:val="50"/>
        <w:rPr>
          <w:rFonts w:hint="default" w:ascii="Times New Roman" w:hAnsi="Times New Roman" w:eastAsia="楷体" w:cs="Times New Roman"/>
        </w:rPr>
      </w:pPr>
      <w:r>
        <w:rPr>
          <w:rFonts w:hint="default" w:ascii="Times New Roman" w:hAnsi="Times New Roman" w:eastAsia="楷体" w:cs="Times New Roman"/>
        </w:rPr>
        <w:t>（1）技术壁垒：专利技术支撑高毛利产品（如LINX-SHARP系列）溢价。</w:t>
      </w:r>
    </w:p>
    <w:p w14:paraId="707D6E5B">
      <w:pPr>
        <w:pStyle w:val="50"/>
        <w:rPr>
          <w:rFonts w:hint="default" w:ascii="Times New Roman" w:hAnsi="Times New Roman" w:eastAsia="楷体" w:cs="Times New Roman"/>
        </w:rPr>
      </w:pPr>
      <w:r>
        <w:rPr>
          <w:rFonts w:hint="default" w:ascii="Times New Roman" w:hAnsi="Times New Roman" w:eastAsia="楷体" w:cs="Times New Roman"/>
        </w:rPr>
        <w:t>（2）规模化效应：逐年产能提升至年产1000台，降低单位成本。（单价</w:t>
      </w:r>
      <w:r>
        <w:rPr>
          <w:rFonts w:hint="default" w:ascii="Times New Roman" w:hAnsi="Times New Roman" w:eastAsia="楷体" w:cs="Times New Roman"/>
          <w:lang w:eastAsia="zh-CN"/>
        </w:rPr>
        <w:t>30万-80万</w:t>
      </w:r>
      <w:r>
        <w:rPr>
          <w:rFonts w:hint="default" w:ascii="Times New Roman" w:hAnsi="Times New Roman" w:eastAsia="楷体" w:cs="Times New Roman"/>
        </w:rPr>
        <w:t>元），缺陷检测机器人（单价</w:t>
      </w:r>
      <w:r>
        <w:rPr>
          <w:rFonts w:hint="default" w:ascii="Times New Roman" w:hAnsi="Times New Roman" w:eastAsia="楷体" w:cs="Times New Roman"/>
          <w:lang w:eastAsia="zh-CN"/>
        </w:rPr>
        <w:t>200万-300万</w:t>
      </w:r>
      <w:r>
        <w:rPr>
          <w:rFonts w:hint="default" w:ascii="Times New Roman" w:hAnsi="Times New Roman" w:eastAsia="楷体" w:cs="Times New Roman"/>
        </w:rPr>
        <w:t>元）。</w:t>
      </w:r>
    </w:p>
    <w:p w14:paraId="08EF5BA1">
      <w:pPr>
        <w:pStyle w:val="50"/>
        <w:rPr>
          <w:rFonts w:hint="default" w:ascii="Times New Roman" w:hAnsi="Times New Roman" w:eastAsia="楷体" w:cs="Times New Roman"/>
          <w:b/>
          <w:bCs/>
        </w:rPr>
      </w:pPr>
      <w:r>
        <w:rPr>
          <w:rFonts w:hint="default" w:ascii="Times New Roman" w:hAnsi="Times New Roman" w:eastAsia="楷体" w:cs="Times New Roman"/>
          <w:b/>
          <w:bCs/>
        </w:rPr>
        <w:t>公司在手订单情况：</w:t>
      </w:r>
    </w:p>
    <w:p w14:paraId="619AF0C0">
      <w:pPr>
        <w:pStyle w:val="50"/>
        <w:rPr>
          <w:rFonts w:hint="default" w:ascii="Times New Roman" w:hAnsi="Times New Roman" w:eastAsia="楷体" w:cs="Times New Roman"/>
        </w:rPr>
      </w:pPr>
      <w:r>
        <w:rPr>
          <w:rFonts w:hint="default" w:ascii="Times New Roman" w:hAnsi="Times New Roman" w:eastAsia="楷体" w:cs="Times New Roman"/>
        </w:rPr>
        <w:t>根据公司提供的合同明细，2025年1</w:t>
      </w:r>
      <w:r>
        <w:rPr>
          <w:rFonts w:hint="default" w:ascii="Times New Roman" w:hAnsi="Times New Roman" w:eastAsia="楷体" w:cs="Times New Roman"/>
          <w:lang w:eastAsia="zh-CN"/>
        </w:rPr>
        <w:t>—</w:t>
      </w:r>
      <w:r>
        <w:rPr>
          <w:rFonts w:hint="default" w:ascii="Times New Roman" w:hAnsi="Times New Roman" w:eastAsia="楷体" w:cs="Times New Roman"/>
        </w:rPr>
        <w:t>6月</w:t>
      </w:r>
      <w:bookmarkStart w:id="48" w:name="_Hlk206423825"/>
      <w:r>
        <w:rPr>
          <w:rFonts w:hint="default" w:ascii="Times New Roman" w:hAnsi="Times New Roman" w:eastAsia="楷体" w:cs="Times New Roman"/>
        </w:rPr>
        <w:t>签订的合同未完成金额</w:t>
      </w:r>
      <w:bookmarkEnd w:id="48"/>
      <w:r>
        <w:rPr>
          <w:rFonts w:hint="default" w:ascii="Times New Roman" w:hAnsi="Times New Roman" w:eastAsia="楷体" w:cs="Times New Roman"/>
        </w:rPr>
        <w:t>2</w:t>
      </w:r>
      <w:r>
        <w:rPr>
          <w:rFonts w:hint="eastAsia" w:ascii="Times New Roman" w:hAnsi="Times New Roman" w:eastAsia="楷体" w:cs="Times New Roman"/>
          <w:lang w:val="en-US" w:eastAsia="zh-CN"/>
        </w:rPr>
        <w:t>,</w:t>
      </w:r>
      <w:r>
        <w:rPr>
          <w:rFonts w:hint="default" w:ascii="Times New Roman" w:hAnsi="Times New Roman" w:eastAsia="楷体" w:cs="Times New Roman"/>
        </w:rPr>
        <w:t>163万元，2024年签订的合同未完成金额2</w:t>
      </w:r>
      <w:r>
        <w:rPr>
          <w:rFonts w:hint="eastAsia" w:ascii="Times New Roman" w:hAnsi="Times New Roman" w:eastAsia="楷体" w:cs="Times New Roman"/>
          <w:lang w:val="en-US" w:eastAsia="zh-CN"/>
        </w:rPr>
        <w:t>,</w:t>
      </w:r>
      <w:r>
        <w:rPr>
          <w:rFonts w:hint="default" w:ascii="Times New Roman" w:hAnsi="Times New Roman" w:eastAsia="楷体" w:cs="Times New Roman"/>
        </w:rPr>
        <w:t>848万元。</w:t>
      </w:r>
    </w:p>
    <w:p w14:paraId="1012D79C">
      <w:pPr>
        <w:pStyle w:val="50"/>
        <w:ind w:firstLine="482"/>
        <w:outlineLvl w:val="2"/>
        <w:rPr>
          <w:rFonts w:hint="default" w:ascii="Times New Roman" w:hAnsi="Times New Roman" w:eastAsia="楷体" w:cs="Times New Roman"/>
          <w:b/>
          <w:bCs/>
        </w:rPr>
      </w:pPr>
      <w:bookmarkStart w:id="49" w:name="_Toc714"/>
      <w:bookmarkStart w:id="50" w:name="_Toc180760002"/>
      <w:r>
        <w:rPr>
          <w:rFonts w:hint="default" w:ascii="Times New Roman" w:hAnsi="Times New Roman" w:eastAsia="楷体" w:cs="Times New Roman"/>
          <w:b/>
          <w:bCs/>
        </w:rPr>
        <w:t>二、公司业务发展规划</w:t>
      </w:r>
      <w:bookmarkEnd w:id="49"/>
      <w:bookmarkEnd w:id="50"/>
    </w:p>
    <w:p w14:paraId="16831905">
      <w:pPr>
        <w:pStyle w:val="50"/>
        <w:rPr>
          <w:rFonts w:hint="default" w:ascii="Times New Roman" w:hAnsi="Times New Roman" w:eastAsia="楷体" w:cs="Times New Roman"/>
          <w:b/>
          <w:bCs/>
        </w:rPr>
      </w:pPr>
      <w:r>
        <w:rPr>
          <w:rFonts w:hint="default" w:ascii="Times New Roman" w:hAnsi="Times New Roman" w:eastAsia="楷体" w:cs="Times New Roman"/>
          <w:b/>
          <w:bCs/>
        </w:rPr>
        <w:t>1.总部与研发中心</w:t>
      </w:r>
    </w:p>
    <w:p w14:paraId="3E63A211">
      <w:pPr>
        <w:pStyle w:val="50"/>
        <w:rPr>
          <w:rFonts w:hint="default" w:ascii="Times New Roman" w:hAnsi="Times New Roman" w:eastAsia="楷体" w:cs="Times New Roman"/>
        </w:rPr>
      </w:pPr>
      <w:r>
        <w:rPr>
          <w:rFonts w:hint="default" w:ascii="Times New Roman" w:hAnsi="Times New Roman" w:eastAsia="楷体" w:cs="Times New Roman"/>
        </w:rPr>
        <w:t>杭州总部是公司核心研发与运营基地，承担技术研发、产品测试及管理职能。</w:t>
      </w:r>
    </w:p>
    <w:p w14:paraId="42C9B5CC">
      <w:pPr>
        <w:pStyle w:val="50"/>
        <w:rPr>
          <w:rFonts w:hint="default" w:ascii="Times New Roman" w:hAnsi="Times New Roman" w:eastAsia="楷体" w:cs="Times New Roman"/>
        </w:rPr>
      </w:pPr>
      <w:commentRangeStart w:id="2"/>
      <w:r>
        <w:rPr>
          <w:rFonts w:hint="default" w:ascii="Times New Roman" w:hAnsi="Times New Roman" w:eastAsia="楷体" w:cs="Times New Roman"/>
        </w:rPr>
        <w:t>生产基地：位于浙江省诸暨市视觉智能产业园，负责灵西机器人现有产品的生产和交付，根据访谈产能最大不超过2亿元。</w:t>
      </w:r>
      <w:commentRangeEnd w:id="2"/>
      <w:r>
        <w:commentReference w:id="2"/>
      </w:r>
    </w:p>
    <w:p w14:paraId="045B0627">
      <w:pPr>
        <w:pStyle w:val="50"/>
        <w:rPr>
          <w:rFonts w:hint="default" w:ascii="Times New Roman" w:hAnsi="Times New Roman" w:eastAsia="楷体" w:cs="Times New Roman"/>
          <w:b/>
          <w:bCs/>
        </w:rPr>
      </w:pPr>
      <w:r>
        <w:rPr>
          <w:rFonts w:hint="default" w:ascii="Times New Roman" w:hAnsi="Times New Roman" w:eastAsia="楷体" w:cs="Times New Roman"/>
          <w:b/>
          <w:bCs/>
        </w:rPr>
        <w:t>2.公司业务覆盖区域</w:t>
      </w:r>
    </w:p>
    <w:p w14:paraId="3307B0CE">
      <w:pPr>
        <w:pStyle w:val="50"/>
        <w:rPr>
          <w:rFonts w:hint="default" w:ascii="Times New Roman" w:hAnsi="Times New Roman" w:eastAsia="楷体" w:cs="Times New Roman"/>
        </w:rPr>
      </w:pPr>
      <w:r>
        <w:rPr>
          <w:rFonts w:hint="default" w:ascii="Times New Roman" w:hAnsi="Times New Roman" w:eastAsia="楷体" w:cs="Times New Roman"/>
        </w:rPr>
        <w:t>（1）国内重点市场</w:t>
      </w:r>
    </w:p>
    <w:p w14:paraId="49168FE0">
      <w:pPr>
        <w:pStyle w:val="50"/>
        <w:rPr>
          <w:rFonts w:hint="default" w:ascii="Times New Roman" w:hAnsi="Times New Roman" w:eastAsia="楷体" w:cs="Times New Roman"/>
        </w:rPr>
      </w:pPr>
      <w:r>
        <w:rPr>
          <w:rFonts w:hint="default" w:ascii="Times New Roman" w:hAnsi="Times New Roman" w:eastAsia="楷体" w:cs="Times New Roman"/>
        </w:rPr>
        <w:t>华东地区：浙江（杭州、宁波）、江苏（苏州）等地，依托长三角制造业集群，服务宁德时代、京东物流等头部客户。</w:t>
      </w:r>
    </w:p>
    <w:p w14:paraId="019A5155">
      <w:pPr>
        <w:pStyle w:val="50"/>
        <w:rPr>
          <w:rFonts w:hint="default" w:ascii="Times New Roman" w:hAnsi="Times New Roman" w:eastAsia="楷体" w:cs="Times New Roman"/>
        </w:rPr>
      </w:pPr>
      <w:r>
        <w:rPr>
          <w:rFonts w:hint="default" w:ascii="Times New Roman" w:hAnsi="Times New Roman" w:eastAsia="楷体" w:cs="Times New Roman"/>
        </w:rPr>
        <w:t>华南地区：广东（深圳、广州），覆盖消费电子、汽车零部件等产业。</w:t>
      </w:r>
    </w:p>
    <w:p w14:paraId="182ECBE6">
      <w:pPr>
        <w:pStyle w:val="50"/>
        <w:rPr>
          <w:rFonts w:hint="default" w:ascii="Times New Roman" w:hAnsi="Times New Roman" w:eastAsia="楷体" w:cs="Times New Roman"/>
        </w:rPr>
      </w:pPr>
      <w:r>
        <w:rPr>
          <w:rFonts w:hint="default" w:ascii="Times New Roman" w:hAnsi="Times New Roman" w:eastAsia="楷体" w:cs="Times New Roman"/>
        </w:rPr>
        <w:t>华北地区：北京、河北（雄安新区），布局新能源及高端制造领域。</w:t>
      </w:r>
    </w:p>
    <w:p w14:paraId="561B8C70">
      <w:pPr>
        <w:pStyle w:val="50"/>
        <w:rPr>
          <w:rFonts w:hint="default" w:ascii="Times New Roman" w:hAnsi="Times New Roman" w:eastAsia="楷体" w:cs="Times New Roman"/>
        </w:rPr>
      </w:pPr>
      <w:r>
        <w:rPr>
          <w:rFonts w:hint="default" w:ascii="Times New Roman" w:hAnsi="Times New Roman" w:eastAsia="楷体" w:cs="Times New Roman"/>
        </w:rPr>
        <w:t>（2）海外拓展</w:t>
      </w:r>
    </w:p>
    <w:p w14:paraId="3DE637B1">
      <w:pPr>
        <w:pStyle w:val="50"/>
        <w:rPr>
          <w:rFonts w:hint="default" w:ascii="Times New Roman" w:hAnsi="Times New Roman" w:eastAsia="楷体" w:cs="Times New Roman"/>
        </w:rPr>
      </w:pPr>
      <w:r>
        <w:rPr>
          <w:rFonts w:hint="default" w:ascii="Times New Roman" w:hAnsi="Times New Roman" w:eastAsia="楷体" w:cs="Times New Roman"/>
        </w:rPr>
        <w:t>2024年首次进入匈牙利市场，为宁德时代海外工厂提供锂电检测设备，开启国际化进程。</w:t>
      </w:r>
    </w:p>
    <w:p w14:paraId="793A7AFB">
      <w:pPr>
        <w:pStyle w:val="50"/>
        <w:rPr>
          <w:rFonts w:hint="default" w:ascii="Times New Roman" w:hAnsi="Times New Roman" w:eastAsia="楷体" w:cs="Times New Roman"/>
          <w:b/>
          <w:bCs/>
        </w:rPr>
      </w:pPr>
      <w:r>
        <w:rPr>
          <w:rFonts w:hint="default" w:ascii="Times New Roman" w:hAnsi="Times New Roman" w:eastAsia="楷体" w:cs="Times New Roman"/>
          <w:b/>
          <w:bCs/>
        </w:rPr>
        <w:t>3.业务规划</w:t>
      </w:r>
    </w:p>
    <w:p w14:paraId="58117454">
      <w:pPr>
        <w:pStyle w:val="50"/>
        <w:rPr>
          <w:rFonts w:hint="default" w:ascii="Times New Roman" w:hAnsi="Times New Roman" w:eastAsia="楷体" w:cs="Times New Roman"/>
        </w:rPr>
      </w:pPr>
      <w:r>
        <w:rPr>
          <w:rFonts w:hint="default" w:ascii="Times New Roman" w:hAnsi="Times New Roman" w:eastAsia="楷体" w:cs="Times New Roman"/>
        </w:rPr>
        <w:t>公司战略通过提炼跨行业的通用级3D视觉产品，赋能海量下游行业。</w:t>
      </w:r>
    </w:p>
    <w:p w14:paraId="60BCFB3A">
      <w:pPr>
        <w:pStyle w:val="50"/>
        <w:ind w:firstLine="0" w:firstLineChars="0"/>
        <w:rPr>
          <w:rFonts w:hint="default" w:ascii="Times New Roman" w:hAnsi="Times New Roman" w:eastAsia="楷体" w:cs="Times New Roman"/>
        </w:rPr>
      </w:pPr>
      <w:r>
        <w:rPr>
          <w:rFonts w:hint="default" w:ascii="Times New Roman" w:hAnsi="Times New Roman" w:eastAsia="楷体" w:cs="Times New Roman"/>
        </w:rPr>
        <w:drawing>
          <wp:inline distT="0" distB="0" distL="0" distR="0">
            <wp:extent cx="5274310" cy="2513965"/>
            <wp:effectExtent l="0" t="0" r="8890" b="635"/>
            <wp:docPr id="9830142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14295"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4310" cy="2513965"/>
                    </a:xfrm>
                    <a:prstGeom prst="rect">
                      <a:avLst/>
                    </a:prstGeom>
                    <a:noFill/>
                    <a:ln>
                      <a:noFill/>
                    </a:ln>
                  </pic:spPr>
                </pic:pic>
              </a:graphicData>
            </a:graphic>
          </wp:inline>
        </w:drawing>
      </w:r>
    </w:p>
    <w:p w14:paraId="43F347BC">
      <w:pPr>
        <w:pStyle w:val="50"/>
        <w:ind w:firstLine="482"/>
        <w:outlineLvl w:val="2"/>
        <w:rPr>
          <w:rFonts w:hint="default" w:ascii="Times New Roman" w:hAnsi="Times New Roman" w:eastAsia="楷体" w:cs="Times New Roman"/>
          <w:b/>
          <w:bCs/>
        </w:rPr>
      </w:pPr>
      <w:bookmarkStart w:id="51" w:name="_Toc28298"/>
      <w:bookmarkStart w:id="52" w:name="_Toc180760003"/>
      <w:r>
        <w:rPr>
          <w:rFonts w:hint="default" w:ascii="Times New Roman" w:hAnsi="Times New Roman" w:eastAsia="楷体" w:cs="Times New Roman"/>
          <w:b/>
          <w:bCs/>
        </w:rPr>
        <w:t>三、前十大客户与供应商</w:t>
      </w:r>
      <w:bookmarkEnd w:id="51"/>
      <w:bookmarkEnd w:id="52"/>
    </w:p>
    <w:p w14:paraId="6713C73E">
      <w:pPr>
        <w:pStyle w:val="50"/>
        <w:ind w:firstLine="482"/>
        <w:rPr>
          <w:rFonts w:hint="default" w:ascii="Times New Roman" w:hAnsi="Times New Roman" w:eastAsia="楷体" w:cs="Times New Roman"/>
          <w:b/>
          <w:bCs/>
        </w:rPr>
      </w:pPr>
      <w:r>
        <w:rPr>
          <w:rFonts w:hint="default" w:ascii="Times New Roman" w:hAnsi="Times New Roman" w:eastAsia="楷体" w:cs="Times New Roman"/>
          <w:b/>
          <w:bCs/>
        </w:rPr>
        <w:t>1</w:t>
      </w:r>
      <w:r>
        <w:rPr>
          <w:rFonts w:hint="default" w:ascii="Times New Roman" w:hAnsi="Times New Roman" w:eastAsia="楷体" w:cs="Times New Roman"/>
          <w:b/>
          <w:bCs/>
          <w:lang w:val="en-US" w:eastAsia="zh-CN"/>
        </w:rPr>
        <w:t>.</w:t>
      </w:r>
      <w:r>
        <w:rPr>
          <w:rFonts w:hint="default" w:ascii="Times New Roman" w:hAnsi="Times New Roman" w:eastAsia="楷体" w:cs="Times New Roman"/>
          <w:b/>
          <w:bCs/>
        </w:rPr>
        <w:t>2023年-2025年1-6月</w:t>
      </w:r>
      <w:r>
        <w:rPr>
          <w:rFonts w:hint="default" w:ascii="Times New Roman" w:hAnsi="Times New Roman" w:eastAsia="楷体" w:cs="Times New Roman"/>
          <w:b/>
          <w:bCs/>
          <w:lang w:eastAsia="zh-CN"/>
        </w:rPr>
        <w:t>前</w:t>
      </w:r>
      <w:r>
        <w:rPr>
          <w:rFonts w:hint="default" w:ascii="Times New Roman" w:hAnsi="Times New Roman" w:eastAsia="楷体" w:cs="Times New Roman"/>
          <w:b/>
          <w:bCs/>
        </w:rPr>
        <w:t>十大客户</w:t>
      </w:r>
    </w:p>
    <w:p w14:paraId="3AAEE338">
      <w:pPr>
        <w:pStyle w:val="50"/>
        <w:keepNext w:val="0"/>
        <w:keepLines w:val="0"/>
        <w:pageBreakBefore w:val="0"/>
        <w:widowControl w:val="0"/>
        <w:kinsoku/>
        <w:wordWrap/>
        <w:overflowPunct/>
        <w:topLinePunct w:val="0"/>
        <w:autoSpaceDE w:val="0"/>
        <w:autoSpaceDN w:val="0"/>
        <w:bidi w:val="0"/>
        <w:adjustRightInd w:val="0"/>
        <w:snapToGrid w:val="0"/>
        <w:ind w:firstLine="480" w:firstLineChars="200"/>
        <w:textAlignment w:val="auto"/>
        <w:rPr>
          <w:rFonts w:hint="default" w:ascii="Times New Roman" w:hAnsi="Times New Roman" w:eastAsia="楷体" w:cs="Times New Roman"/>
          <w:b/>
          <w:bCs/>
        </w:rPr>
      </w:pPr>
      <w:r>
        <w:rPr>
          <w:rFonts w:hint="default" w:ascii="Times New Roman" w:hAnsi="Times New Roman" w:eastAsia="楷体" w:cs="Times New Roman"/>
          <w:b/>
          <w:bCs/>
        </w:rPr>
        <w:t>2025年1-6月公司前十大客户</w:t>
      </w:r>
    </w:p>
    <w:tbl>
      <w:tblPr>
        <w:tblStyle w:val="28"/>
        <w:tblW w:w="9215"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9"/>
        <w:gridCol w:w="2291"/>
        <w:gridCol w:w="791"/>
        <w:gridCol w:w="1454"/>
      </w:tblGrid>
      <w:tr w14:paraId="090F2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679" w:type="dxa"/>
            <w:noWrap/>
            <w:vAlign w:val="center"/>
          </w:tcPr>
          <w:p w14:paraId="182B14B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客户</w:t>
            </w:r>
          </w:p>
        </w:tc>
        <w:tc>
          <w:tcPr>
            <w:tcW w:w="2291" w:type="dxa"/>
            <w:noWrap/>
            <w:vAlign w:val="center"/>
          </w:tcPr>
          <w:p w14:paraId="47C5E68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lang w:eastAsia="zh-CN"/>
              </w:rPr>
            </w:pPr>
            <w:r>
              <w:rPr>
                <w:rFonts w:hint="default" w:ascii="Times New Roman" w:hAnsi="Times New Roman" w:eastAsia="楷体" w:cs="Times New Roman"/>
                <w:b/>
                <w:bCs/>
                <w:color w:val="000000"/>
                <w:sz w:val="21"/>
                <w:szCs w:val="21"/>
              </w:rPr>
              <w:t>合同额（元）</w:t>
            </w:r>
          </w:p>
        </w:tc>
        <w:tc>
          <w:tcPr>
            <w:tcW w:w="791" w:type="dxa"/>
            <w:noWrap/>
            <w:vAlign w:val="center"/>
          </w:tcPr>
          <w:p w14:paraId="0E29982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产品类型</w:t>
            </w:r>
          </w:p>
        </w:tc>
        <w:tc>
          <w:tcPr>
            <w:tcW w:w="1454" w:type="dxa"/>
            <w:noWrap/>
            <w:vAlign w:val="center"/>
          </w:tcPr>
          <w:p w14:paraId="6CBF7C4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占比</w:t>
            </w:r>
          </w:p>
        </w:tc>
      </w:tr>
      <w:tr w14:paraId="1F1E5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679" w:type="dxa"/>
            <w:noWrap/>
            <w:vAlign w:val="center"/>
          </w:tcPr>
          <w:p w14:paraId="24E32D2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深圳市今天国际智能机器人有限公司</w:t>
            </w:r>
          </w:p>
        </w:tc>
        <w:tc>
          <w:tcPr>
            <w:tcW w:w="2291" w:type="dxa"/>
            <w:noWrap/>
            <w:vAlign w:val="center"/>
          </w:tcPr>
          <w:p w14:paraId="3A48A92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31,650,660.00</w:t>
            </w:r>
          </w:p>
        </w:tc>
        <w:tc>
          <w:tcPr>
            <w:tcW w:w="791" w:type="dxa"/>
            <w:noWrap/>
            <w:vAlign w:val="center"/>
          </w:tcPr>
          <w:p w14:paraId="108F2C6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1454" w:type="dxa"/>
            <w:noWrap/>
            <w:vAlign w:val="center"/>
          </w:tcPr>
          <w:p w14:paraId="5FA6DAA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52.72%</w:t>
            </w:r>
          </w:p>
        </w:tc>
      </w:tr>
      <w:tr w14:paraId="44A6B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679" w:type="dxa"/>
            <w:noWrap/>
            <w:vAlign w:val="center"/>
          </w:tcPr>
          <w:p w14:paraId="6B230D4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无锡中鼎集成技术有限公司（中鼎智能</w:t>
            </w:r>
            <w:r>
              <w:rPr>
                <w:rFonts w:hint="default" w:ascii="Times New Roman" w:hAnsi="Times New Roman" w:eastAsia="楷体" w:cs="Times New Roman"/>
                <w:color w:val="000000"/>
                <w:sz w:val="21"/>
                <w:szCs w:val="21"/>
                <w:lang w:eastAsia="zh-CN"/>
              </w:rPr>
              <w:t>（</w:t>
            </w:r>
            <w:r>
              <w:rPr>
                <w:rFonts w:hint="default" w:ascii="Times New Roman" w:hAnsi="Times New Roman" w:eastAsia="楷体" w:cs="Times New Roman"/>
                <w:color w:val="000000"/>
                <w:sz w:val="21"/>
                <w:szCs w:val="21"/>
              </w:rPr>
              <w:t>无锡</w:t>
            </w:r>
            <w:r>
              <w:rPr>
                <w:rFonts w:hint="default" w:ascii="Times New Roman" w:hAnsi="Times New Roman" w:eastAsia="楷体" w:cs="Times New Roman"/>
                <w:color w:val="000000"/>
                <w:sz w:val="21"/>
                <w:szCs w:val="21"/>
                <w:lang w:eastAsia="zh-CN"/>
              </w:rPr>
              <w:t>）</w:t>
            </w:r>
            <w:r>
              <w:rPr>
                <w:rFonts w:hint="default" w:ascii="Times New Roman" w:hAnsi="Times New Roman" w:eastAsia="楷体" w:cs="Times New Roman"/>
                <w:color w:val="000000"/>
                <w:sz w:val="21"/>
                <w:szCs w:val="21"/>
              </w:rPr>
              <w:t>科技股份有限公司）</w:t>
            </w:r>
          </w:p>
        </w:tc>
        <w:tc>
          <w:tcPr>
            <w:tcW w:w="2291" w:type="dxa"/>
            <w:noWrap/>
            <w:vAlign w:val="center"/>
          </w:tcPr>
          <w:p w14:paraId="3AC1555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18,419,832.00</w:t>
            </w:r>
          </w:p>
        </w:tc>
        <w:tc>
          <w:tcPr>
            <w:tcW w:w="791" w:type="dxa"/>
            <w:noWrap/>
            <w:vAlign w:val="center"/>
          </w:tcPr>
          <w:p w14:paraId="25F4419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1454" w:type="dxa"/>
            <w:noWrap/>
            <w:vAlign w:val="center"/>
          </w:tcPr>
          <w:p w14:paraId="2684831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30.68%</w:t>
            </w:r>
          </w:p>
        </w:tc>
      </w:tr>
      <w:tr w14:paraId="53D08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679" w:type="dxa"/>
            <w:noWrap/>
            <w:vAlign w:val="center"/>
          </w:tcPr>
          <w:p w14:paraId="4B32547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广东贝导智能科技有限公司</w:t>
            </w:r>
          </w:p>
        </w:tc>
        <w:tc>
          <w:tcPr>
            <w:tcW w:w="2291" w:type="dxa"/>
            <w:noWrap/>
            <w:vAlign w:val="center"/>
          </w:tcPr>
          <w:p w14:paraId="64DE7FF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3,393,900.00</w:t>
            </w:r>
          </w:p>
        </w:tc>
        <w:tc>
          <w:tcPr>
            <w:tcW w:w="791" w:type="dxa"/>
            <w:noWrap/>
            <w:vAlign w:val="center"/>
          </w:tcPr>
          <w:p w14:paraId="46E1004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1454" w:type="dxa"/>
            <w:noWrap/>
            <w:vAlign w:val="center"/>
          </w:tcPr>
          <w:p w14:paraId="40D5595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5.65%</w:t>
            </w:r>
          </w:p>
        </w:tc>
      </w:tr>
      <w:tr w14:paraId="30EBC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679" w:type="dxa"/>
            <w:noWrap/>
            <w:vAlign w:val="center"/>
          </w:tcPr>
          <w:p w14:paraId="01BE927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深圳市今天国际物流技术股份有限公司</w:t>
            </w:r>
          </w:p>
        </w:tc>
        <w:tc>
          <w:tcPr>
            <w:tcW w:w="2291" w:type="dxa"/>
            <w:noWrap/>
            <w:vAlign w:val="center"/>
          </w:tcPr>
          <w:p w14:paraId="0706D24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1,218,000.00</w:t>
            </w:r>
          </w:p>
        </w:tc>
        <w:tc>
          <w:tcPr>
            <w:tcW w:w="791" w:type="dxa"/>
            <w:noWrap/>
            <w:vAlign w:val="center"/>
          </w:tcPr>
          <w:p w14:paraId="2BBDB3D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1454" w:type="dxa"/>
            <w:noWrap/>
            <w:vAlign w:val="center"/>
          </w:tcPr>
          <w:p w14:paraId="27A99CA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2.03%</w:t>
            </w:r>
          </w:p>
        </w:tc>
      </w:tr>
      <w:tr w14:paraId="06A22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679" w:type="dxa"/>
            <w:noWrap/>
            <w:vAlign w:val="center"/>
          </w:tcPr>
          <w:p w14:paraId="6154876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沈阳新松机器人自动化股份有限公司</w:t>
            </w:r>
          </w:p>
        </w:tc>
        <w:tc>
          <w:tcPr>
            <w:tcW w:w="2291" w:type="dxa"/>
            <w:noWrap/>
            <w:vAlign w:val="center"/>
          </w:tcPr>
          <w:p w14:paraId="02DBD00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1,030,000.00</w:t>
            </w:r>
          </w:p>
        </w:tc>
        <w:tc>
          <w:tcPr>
            <w:tcW w:w="791" w:type="dxa"/>
            <w:noWrap/>
            <w:vAlign w:val="center"/>
          </w:tcPr>
          <w:p w14:paraId="45C7741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1454" w:type="dxa"/>
            <w:noWrap/>
            <w:vAlign w:val="center"/>
          </w:tcPr>
          <w:p w14:paraId="0FBDFD1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1.72%</w:t>
            </w:r>
          </w:p>
        </w:tc>
      </w:tr>
      <w:tr w14:paraId="7580B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679" w:type="dxa"/>
            <w:noWrap/>
            <w:vAlign w:val="center"/>
          </w:tcPr>
          <w:p w14:paraId="1540A8E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昆船智能技术股份有限公司</w:t>
            </w:r>
          </w:p>
        </w:tc>
        <w:tc>
          <w:tcPr>
            <w:tcW w:w="2291" w:type="dxa"/>
            <w:noWrap/>
            <w:vAlign w:val="center"/>
          </w:tcPr>
          <w:p w14:paraId="6C9B763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1,028,000.00</w:t>
            </w:r>
          </w:p>
        </w:tc>
        <w:tc>
          <w:tcPr>
            <w:tcW w:w="791" w:type="dxa"/>
            <w:noWrap/>
            <w:vAlign w:val="center"/>
          </w:tcPr>
          <w:p w14:paraId="2312D17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1454" w:type="dxa"/>
            <w:noWrap/>
            <w:vAlign w:val="center"/>
          </w:tcPr>
          <w:p w14:paraId="23FB29D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1.71%</w:t>
            </w:r>
          </w:p>
        </w:tc>
      </w:tr>
      <w:tr w14:paraId="641D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679" w:type="dxa"/>
            <w:noWrap/>
            <w:vAlign w:val="center"/>
          </w:tcPr>
          <w:p w14:paraId="66A6FA2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原力格图（苏州）智能装备有限公司</w:t>
            </w:r>
          </w:p>
        </w:tc>
        <w:tc>
          <w:tcPr>
            <w:tcW w:w="2291" w:type="dxa"/>
            <w:noWrap/>
            <w:vAlign w:val="center"/>
          </w:tcPr>
          <w:p w14:paraId="2ED717A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330,000.00</w:t>
            </w:r>
          </w:p>
        </w:tc>
        <w:tc>
          <w:tcPr>
            <w:tcW w:w="791" w:type="dxa"/>
            <w:noWrap/>
            <w:vAlign w:val="center"/>
          </w:tcPr>
          <w:p w14:paraId="0CB38D6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1454" w:type="dxa"/>
            <w:noWrap/>
            <w:vAlign w:val="center"/>
          </w:tcPr>
          <w:p w14:paraId="5F448E8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0.55%</w:t>
            </w:r>
          </w:p>
        </w:tc>
      </w:tr>
      <w:tr w14:paraId="40EE7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679" w:type="dxa"/>
            <w:noWrap/>
            <w:vAlign w:val="center"/>
          </w:tcPr>
          <w:p w14:paraId="552362C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无锡力鼎技术服务有限公司</w:t>
            </w:r>
          </w:p>
        </w:tc>
        <w:tc>
          <w:tcPr>
            <w:tcW w:w="2291" w:type="dxa"/>
            <w:noWrap/>
            <w:vAlign w:val="center"/>
          </w:tcPr>
          <w:p w14:paraId="4990B82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253,000.00</w:t>
            </w:r>
          </w:p>
        </w:tc>
        <w:tc>
          <w:tcPr>
            <w:tcW w:w="791" w:type="dxa"/>
            <w:noWrap/>
            <w:vAlign w:val="center"/>
          </w:tcPr>
          <w:p w14:paraId="4FF52D1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1454" w:type="dxa"/>
            <w:noWrap/>
            <w:vAlign w:val="center"/>
          </w:tcPr>
          <w:p w14:paraId="0BCFE0C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0.42%</w:t>
            </w:r>
          </w:p>
        </w:tc>
      </w:tr>
      <w:tr w14:paraId="6DBD8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679" w:type="dxa"/>
            <w:noWrap/>
            <w:vAlign w:val="center"/>
          </w:tcPr>
          <w:p w14:paraId="17CC023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上海智元新创技术有限公司</w:t>
            </w:r>
          </w:p>
        </w:tc>
        <w:tc>
          <w:tcPr>
            <w:tcW w:w="2291" w:type="dxa"/>
            <w:noWrap/>
            <w:vAlign w:val="center"/>
          </w:tcPr>
          <w:p w14:paraId="087D96C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180,000.00</w:t>
            </w:r>
          </w:p>
        </w:tc>
        <w:tc>
          <w:tcPr>
            <w:tcW w:w="791" w:type="dxa"/>
            <w:noWrap/>
            <w:vAlign w:val="center"/>
          </w:tcPr>
          <w:p w14:paraId="550E1CD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1454" w:type="dxa"/>
            <w:noWrap/>
            <w:vAlign w:val="center"/>
          </w:tcPr>
          <w:p w14:paraId="197662E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0.30%</w:t>
            </w:r>
          </w:p>
        </w:tc>
      </w:tr>
      <w:tr w14:paraId="538FE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679" w:type="dxa"/>
            <w:noWrap/>
            <w:vAlign w:val="center"/>
          </w:tcPr>
          <w:p w14:paraId="1AA12A6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明度智云（浙江）科技有限公司</w:t>
            </w:r>
          </w:p>
        </w:tc>
        <w:tc>
          <w:tcPr>
            <w:tcW w:w="2291" w:type="dxa"/>
            <w:noWrap/>
            <w:vAlign w:val="center"/>
          </w:tcPr>
          <w:p w14:paraId="33E37A3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134,050.00</w:t>
            </w:r>
          </w:p>
        </w:tc>
        <w:tc>
          <w:tcPr>
            <w:tcW w:w="791" w:type="dxa"/>
            <w:noWrap/>
            <w:vAlign w:val="center"/>
          </w:tcPr>
          <w:p w14:paraId="38D48BE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1454" w:type="dxa"/>
            <w:noWrap/>
            <w:vAlign w:val="center"/>
          </w:tcPr>
          <w:p w14:paraId="4D08541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0.22%</w:t>
            </w:r>
          </w:p>
        </w:tc>
      </w:tr>
      <w:tr w14:paraId="03E10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679" w:type="dxa"/>
            <w:noWrap/>
            <w:vAlign w:val="center"/>
          </w:tcPr>
          <w:p w14:paraId="51B7E8F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总计</w:t>
            </w:r>
          </w:p>
        </w:tc>
        <w:tc>
          <w:tcPr>
            <w:tcW w:w="4536" w:type="dxa"/>
            <w:gridSpan w:val="3"/>
            <w:noWrap/>
            <w:vAlign w:val="center"/>
          </w:tcPr>
          <w:p w14:paraId="6287840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60,033,354.08</w:t>
            </w:r>
          </w:p>
        </w:tc>
      </w:tr>
    </w:tbl>
    <w:p w14:paraId="04C875C0">
      <w:pPr>
        <w:pStyle w:val="50"/>
        <w:keepNext w:val="0"/>
        <w:keepLines w:val="0"/>
        <w:pageBreakBefore w:val="0"/>
        <w:widowControl w:val="0"/>
        <w:kinsoku/>
        <w:wordWrap/>
        <w:overflowPunct/>
        <w:topLinePunct w:val="0"/>
        <w:autoSpaceDE w:val="0"/>
        <w:autoSpaceDN w:val="0"/>
        <w:bidi w:val="0"/>
        <w:adjustRightInd w:val="0"/>
        <w:snapToGrid w:val="0"/>
        <w:spacing w:before="157" w:beforeLines="50"/>
        <w:ind w:firstLine="0" w:firstLineChars="0"/>
        <w:textAlignment w:val="auto"/>
        <w:rPr>
          <w:rFonts w:hint="default" w:ascii="Times New Roman" w:hAnsi="Times New Roman" w:eastAsia="楷体" w:cs="Times New Roman"/>
          <w:b/>
          <w:bCs/>
        </w:rPr>
      </w:pPr>
      <w:r>
        <w:rPr>
          <w:rFonts w:hint="default" w:ascii="Times New Roman" w:hAnsi="Times New Roman" w:eastAsia="楷体" w:cs="Times New Roman"/>
          <w:b/>
          <w:bCs/>
        </w:rPr>
        <w:t>2024年公司前十大客户</w:t>
      </w:r>
    </w:p>
    <w:tbl>
      <w:tblPr>
        <w:tblStyle w:val="28"/>
        <w:tblW w:w="9214"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2"/>
        <w:gridCol w:w="2176"/>
        <w:gridCol w:w="780"/>
        <w:gridCol w:w="1296"/>
      </w:tblGrid>
      <w:tr w14:paraId="5A0F1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962" w:type="dxa"/>
            <w:noWrap/>
            <w:vAlign w:val="center"/>
          </w:tcPr>
          <w:p w14:paraId="66FDF35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客户</w:t>
            </w:r>
          </w:p>
        </w:tc>
        <w:tc>
          <w:tcPr>
            <w:tcW w:w="2176" w:type="dxa"/>
            <w:noWrap/>
            <w:vAlign w:val="center"/>
          </w:tcPr>
          <w:p w14:paraId="376E1DA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lang w:eastAsia="zh-CN"/>
              </w:rPr>
            </w:pPr>
            <w:r>
              <w:rPr>
                <w:rFonts w:hint="default" w:ascii="Times New Roman" w:hAnsi="Times New Roman" w:eastAsia="楷体" w:cs="Times New Roman"/>
                <w:b/>
                <w:bCs/>
                <w:color w:val="000000"/>
                <w:sz w:val="21"/>
                <w:szCs w:val="21"/>
              </w:rPr>
              <w:t>合同额（元）</w:t>
            </w:r>
          </w:p>
        </w:tc>
        <w:tc>
          <w:tcPr>
            <w:tcW w:w="780" w:type="dxa"/>
            <w:noWrap/>
            <w:vAlign w:val="center"/>
          </w:tcPr>
          <w:p w14:paraId="1674C54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产品类型</w:t>
            </w:r>
          </w:p>
        </w:tc>
        <w:tc>
          <w:tcPr>
            <w:tcW w:w="1296" w:type="dxa"/>
            <w:noWrap/>
            <w:vAlign w:val="center"/>
          </w:tcPr>
          <w:p w14:paraId="18C1B37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占比</w:t>
            </w:r>
          </w:p>
        </w:tc>
      </w:tr>
      <w:tr w14:paraId="5F0E6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962" w:type="dxa"/>
            <w:noWrap/>
            <w:vAlign w:val="center"/>
          </w:tcPr>
          <w:p w14:paraId="0F32A38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北京京东乾石科技有限公司</w:t>
            </w:r>
          </w:p>
        </w:tc>
        <w:tc>
          <w:tcPr>
            <w:tcW w:w="2176" w:type="dxa"/>
            <w:noWrap/>
            <w:vAlign w:val="center"/>
          </w:tcPr>
          <w:p w14:paraId="24B852D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34,382,738.00</w:t>
            </w:r>
          </w:p>
        </w:tc>
        <w:tc>
          <w:tcPr>
            <w:tcW w:w="780" w:type="dxa"/>
            <w:noWrap/>
            <w:vAlign w:val="center"/>
          </w:tcPr>
          <w:p w14:paraId="4E4F42B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1296" w:type="dxa"/>
            <w:noWrap/>
            <w:vAlign w:val="center"/>
          </w:tcPr>
          <w:p w14:paraId="51C0732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31.24%</w:t>
            </w:r>
          </w:p>
        </w:tc>
      </w:tr>
      <w:tr w14:paraId="1F506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962" w:type="dxa"/>
            <w:noWrap/>
            <w:vAlign w:val="center"/>
          </w:tcPr>
          <w:p w14:paraId="47006D8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瑞浦兰钧能源股份有限公司</w:t>
            </w:r>
          </w:p>
        </w:tc>
        <w:tc>
          <w:tcPr>
            <w:tcW w:w="2176" w:type="dxa"/>
            <w:noWrap/>
            <w:vAlign w:val="center"/>
          </w:tcPr>
          <w:p w14:paraId="76767B8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23,615,000.00</w:t>
            </w:r>
          </w:p>
        </w:tc>
        <w:tc>
          <w:tcPr>
            <w:tcW w:w="780" w:type="dxa"/>
            <w:noWrap/>
            <w:vAlign w:val="center"/>
          </w:tcPr>
          <w:p w14:paraId="3A6DDFA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1296" w:type="dxa"/>
            <w:noWrap/>
            <w:vAlign w:val="center"/>
          </w:tcPr>
          <w:p w14:paraId="242AF6F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21.45%</w:t>
            </w:r>
          </w:p>
        </w:tc>
      </w:tr>
      <w:tr w14:paraId="65451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962" w:type="dxa"/>
            <w:noWrap/>
            <w:vAlign w:val="center"/>
          </w:tcPr>
          <w:p w14:paraId="6AC5AE0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深圳市今天国际智能机器人有限公司</w:t>
            </w:r>
          </w:p>
        </w:tc>
        <w:tc>
          <w:tcPr>
            <w:tcW w:w="2176" w:type="dxa"/>
            <w:noWrap/>
            <w:vAlign w:val="center"/>
          </w:tcPr>
          <w:p w14:paraId="3CB1E68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19,698,800.00</w:t>
            </w:r>
          </w:p>
        </w:tc>
        <w:tc>
          <w:tcPr>
            <w:tcW w:w="780" w:type="dxa"/>
            <w:noWrap/>
            <w:vAlign w:val="center"/>
          </w:tcPr>
          <w:p w14:paraId="0FE4EA4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1296" w:type="dxa"/>
            <w:noWrap/>
            <w:vAlign w:val="center"/>
          </w:tcPr>
          <w:p w14:paraId="5BFBC86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17.90%</w:t>
            </w:r>
          </w:p>
        </w:tc>
      </w:tr>
      <w:tr w14:paraId="3129E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962" w:type="dxa"/>
            <w:noWrap/>
            <w:vAlign w:val="center"/>
          </w:tcPr>
          <w:p w14:paraId="26AC066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无锡中鼎集成技术有限公司中鼎智能</w:t>
            </w:r>
            <w:r>
              <w:rPr>
                <w:rFonts w:hint="default" w:ascii="Times New Roman" w:hAnsi="Times New Roman" w:eastAsia="楷体" w:cs="Times New Roman"/>
                <w:color w:val="000000"/>
                <w:sz w:val="21"/>
                <w:szCs w:val="21"/>
                <w:lang w:eastAsia="zh-CN"/>
              </w:rPr>
              <w:t>（</w:t>
            </w:r>
            <w:r>
              <w:rPr>
                <w:rFonts w:hint="default" w:ascii="Times New Roman" w:hAnsi="Times New Roman" w:eastAsia="楷体" w:cs="Times New Roman"/>
                <w:color w:val="000000"/>
                <w:sz w:val="21"/>
                <w:szCs w:val="21"/>
              </w:rPr>
              <w:t>无锡</w:t>
            </w:r>
            <w:r>
              <w:rPr>
                <w:rFonts w:hint="default" w:ascii="Times New Roman" w:hAnsi="Times New Roman" w:eastAsia="楷体" w:cs="Times New Roman"/>
                <w:color w:val="000000"/>
                <w:sz w:val="21"/>
                <w:szCs w:val="21"/>
                <w:lang w:eastAsia="zh-CN"/>
              </w:rPr>
              <w:t>）</w:t>
            </w:r>
            <w:r>
              <w:rPr>
                <w:rFonts w:hint="default" w:ascii="Times New Roman" w:hAnsi="Times New Roman" w:eastAsia="楷体" w:cs="Times New Roman"/>
                <w:color w:val="000000"/>
                <w:sz w:val="21"/>
                <w:szCs w:val="21"/>
              </w:rPr>
              <w:t>科技股份有限公司）</w:t>
            </w:r>
          </w:p>
        </w:tc>
        <w:tc>
          <w:tcPr>
            <w:tcW w:w="2176" w:type="dxa"/>
            <w:noWrap/>
            <w:vAlign w:val="center"/>
          </w:tcPr>
          <w:p w14:paraId="307E4A0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6,048,312.00</w:t>
            </w:r>
          </w:p>
        </w:tc>
        <w:tc>
          <w:tcPr>
            <w:tcW w:w="780" w:type="dxa"/>
            <w:noWrap/>
            <w:vAlign w:val="center"/>
          </w:tcPr>
          <w:p w14:paraId="77E9BEC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1296" w:type="dxa"/>
            <w:noWrap/>
            <w:vAlign w:val="center"/>
          </w:tcPr>
          <w:p w14:paraId="5D4813B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5.49%</w:t>
            </w:r>
          </w:p>
        </w:tc>
      </w:tr>
      <w:tr w14:paraId="635D8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962" w:type="dxa"/>
            <w:noWrap/>
            <w:vAlign w:val="center"/>
          </w:tcPr>
          <w:p w14:paraId="2F55F69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安徽凯乐仕科技有限公司</w:t>
            </w:r>
          </w:p>
        </w:tc>
        <w:tc>
          <w:tcPr>
            <w:tcW w:w="2176" w:type="dxa"/>
            <w:noWrap/>
            <w:vAlign w:val="center"/>
          </w:tcPr>
          <w:p w14:paraId="0FE1638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4,100,000.00</w:t>
            </w:r>
          </w:p>
        </w:tc>
        <w:tc>
          <w:tcPr>
            <w:tcW w:w="780" w:type="dxa"/>
            <w:noWrap/>
            <w:vAlign w:val="center"/>
          </w:tcPr>
          <w:p w14:paraId="54B3409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1296" w:type="dxa"/>
            <w:noWrap/>
            <w:vAlign w:val="center"/>
          </w:tcPr>
          <w:p w14:paraId="7BC22DA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3.72%</w:t>
            </w:r>
          </w:p>
        </w:tc>
      </w:tr>
      <w:tr w14:paraId="06405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962" w:type="dxa"/>
            <w:noWrap/>
            <w:vAlign w:val="center"/>
          </w:tcPr>
          <w:p w14:paraId="168210E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原力格图（苏州）智能装备有限公司</w:t>
            </w:r>
          </w:p>
        </w:tc>
        <w:tc>
          <w:tcPr>
            <w:tcW w:w="2176" w:type="dxa"/>
            <w:noWrap/>
            <w:vAlign w:val="center"/>
          </w:tcPr>
          <w:p w14:paraId="16CF882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3,790,000.00</w:t>
            </w:r>
          </w:p>
        </w:tc>
        <w:tc>
          <w:tcPr>
            <w:tcW w:w="780" w:type="dxa"/>
            <w:noWrap/>
            <w:vAlign w:val="center"/>
          </w:tcPr>
          <w:p w14:paraId="32A5E00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1296" w:type="dxa"/>
            <w:noWrap/>
            <w:vAlign w:val="center"/>
          </w:tcPr>
          <w:p w14:paraId="20916E4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3.44%</w:t>
            </w:r>
          </w:p>
        </w:tc>
      </w:tr>
      <w:tr w14:paraId="49621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962" w:type="dxa"/>
            <w:noWrap/>
            <w:vAlign w:val="center"/>
          </w:tcPr>
          <w:p w14:paraId="6C5F9C0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深圳市今天国际物流技术股份有限公司</w:t>
            </w:r>
          </w:p>
        </w:tc>
        <w:tc>
          <w:tcPr>
            <w:tcW w:w="2176" w:type="dxa"/>
            <w:noWrap/>
            <w:vAlign w:val="center"/>
          </w:tcPr>
          <w:p w14:paraId="2AF25C3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3,454,150.00</w:t>
            </w:r>
          </w:p>
        </w:tc>
        <w:tc>
          <w:tcPr>
            <w:tcW w:w="780" w:type="dxa"/>
            <w:noWrap/>
            <w:vAlign w:val="center"/>
          </w:tcPr>
          <w:p w14:paraId="2EC96EF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1296" w:type="dxa"/>
            <w:noWrap/>
            <w:vAlign w:val="center"/>
          </w:tcPr>
          <w:p w14:paraId="00B20B2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3.14%</w:t>
            </w:r>
          </w:p>
        </w:tc>
      </w:tr>
      <w:tr w14:paraId="2AD26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962" w:type="dxa"/>
            <w:noWrap/>
            <w:vAlign w:val="center"/>
          </w:tcPr>
          <w:p w14:paraId="5298FAF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昆船智能技术股份有限公司</w:t>
            </w:r>
          </w:p>
        </w:tc>
        <w:tc>
          <w:tcPr>
            <w:tcW w:w="2176" w:type="dxa"/>
            <w:noWrap/>
            <w:vAlign w:val="center"/>
          </w:tcPr>
          <w:p w14:paraId="51E16A8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3,317,700.00</w:t>
            </w:r>
          </w:p>
        </w:tc>
        <w:tc>
          <w:tcPr>
            <w:tcW w:w="780" w:type="dxa"/>
            <w:noWrap/>
            <w:vAlign w:val="center"/>
          </w:tcPr>
          <w:p w14:paraId="4FC0230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1296" w:type="dxa"/>
            <w:noWrap/>
            <w:vAlign w:val="center"/>
          </w:tcPr>
          <w:p w14:paraId="190D35B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3.01%</w:t>
            </w:r>
          </w:p>
        </w:tc>
      </w:tr>
      <w:tr w14:paraId="29A20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962" w:type="dxa"/>
            <w:noWrap/>
            <w:vAlign w:val="center"/>
          </w:tcPr>
          <w:p w14:paraId="643A648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明度智云（浙江）科技有限公司</w:t>
            </w:r>
          </w:p>
        </w:tc>
        <w:tc>
          <w:tcPr>
            <w:tcW w:w="2176" w:type="dxa"/>
            <w:noWrap/>
            <w:vAlign w:val="center"/>
          </w:tcPr>
          <w:p w14:paraId="2F2FCAB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2,309,200.00</w:t>
            </w:r>
          </w:p>
        </w:tc>
        <w:tc>
          <w:tcPr>
            <w:tcW w:w="780" w:type="dxa"/>
            <w:noWrap/>
            <w:vAlign w:val="center"/>
          </w:tcPr>
          <w:p w14:paraId="57818ED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1296" w:type="dxa"/>
            <w:noWrap/>
            <w:vAlign w:val="center"/>
          </w:tcPr>
          <w:p w14:paraId="2052F58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2.10%</w:t>
            </w:r>
          </w:p>
        </w:tc>
      </w:tr>
      <w:tr w14:paraId="39D8B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962" w:type="dxa"/>
            <w:noWrap/>
            <w:vAlign w:val="center"/>
          </w:tcPr>
          <w:p w14:paraId="4706951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科捷智能科技股份有限公司</w:t>
            </w:r>
          </w:p>
        </w:tc>
        <w:tc>
          <w:tcPr>
            <w:tcW w:w="2176" w:type="dxa"/>
            <w:noWrap/>
            <w:vAlign w:val="center"/>
          </w:tcPr>
          <w:p w14:paraId="62935A0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1,740,100.00</w:t>
            </w:r>
          </w:p>
        </w:tc>
        <w:tc>
          <w:tcPr>
            <w:tcW w:w="780" w:type="dxa"/>
            <w:noWrap/>
            <w:vAlign w:val="center"/>
          </w:tcPr>
          <w:p w14:paraId="49F2300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1296" w:type="dxa"/>
            <w:noWrap/>
            <w:vAlign w:val="center"/>
          </w:tcPr>
          <w:p w14:paraId="6B29B38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1.58%</w:t>
            </w:r>
          </w:p>
        </w:tc>
      </w:tr>
      <w:tr w14:paraId="2047D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962" w:type="dxa"/>
            <w:noWrap/>
            <w:vAlign w:val="center"/>
          </w:tcPr>
          <w:p w14:paraId="067F63C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总计</w:t>
            </w:r>
          </w:p>
        </w:tc>
        <w:tc>
          <w:tcPr>
            <w:tcW w:w="4252" w:type="dxa"/>
            <w:gridSpan w:val="3"/>
            <w:noWrap/>
            <w:vAlign w:val="center"/>
          </w:tcPr>
          <w:p w14:paraId="5474CF7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b/>
                <w:bCs/>
                <w:color w:val="000000"/>
                <w:sz w:val="21"/>
                <w:szCs w:val="21"/>
              </w:rPr>
              <w:t>110,076,999.05</w:t>
            </w:r>
          </w:p>
        </w:tc>
      </w:tr>
    </w:tbl>
    <w:p w14:paraId="15C1D4F7">
      <w:pPr>
        <w:pStyle w:val="50"/>
        <w:keepNext w:val="0"/>
        <w:keepLines w:val="0"/>
        <w:pageBreakBefore w:val="0"/>
        <w:widowControl w:val="0"/>
        <w:kinsoku/>
        <w:wordWrap/>
        <w:overflowPunct/>
        <w:topLinePunct w:val="0"/>
        <w:autoSpaceDE w:val="0"/>
        <w:autoSpaceDN w:val="0"/>
        <w:bidi w:val="0"/>
        <w:adjustRightInd w:val="0"/>
        <w:snapToGrid w:val="0"/>
        <w:spacing w:before="157" w:beforeLines="50"/>
        <w:ind w:firstLine="0" w:firstLineChars="0"/>
        <w:textAlignment w:val="auto"/>
        <w:rPr>
          <w:rFonts w:hint="default" w:ascii="Times New Roman" w:hAnsi="Times New Roman" w:eastAsia="楷体" w:cs="Times New Roman"/>
          <w:b/>
          <w:bCs/>
        </w:rPr>
      </w:pPr>
      <w:r>
        <w:rPr>
          <w:rFonts w:hint="default" w:ascii="Times New Roman" w:hAnsi="Times New Roman" w:eastAsia="楷体" w:cs="Times New Roman"/>
          <w:b/>
          <w:bCs/>
        </w:rPr>
        <w:t>2023年公司前十大客户</w:t>
      </w:r>
    </w:p>
    <w:tbl>
      <w:tblPr>
        <w:tblStyle w:val="28"/>
        <w:tblW w:w="0" w:type="auto"/>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8"/>
        <w:gridCol w:w="2642"/>
        <w:gridCol w:w="797"/>
        <w:gridCol w:w="864"/>
      </w:tblGrid>
      <w:tr w14:paraId="62624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678" w:type="dxa"/>
            <w:noWrap/>
            <w:vAlign w:val="center"/>
          </w:tcPr>
          <w:p w14:paraId="32262F0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客户</w:t>
            </w:r>
          </w:p>
        </w:tc>
        <w:tc>
          <w:tcPr>
            <w:tcW w:w="2642" w:type="dxa"/>
            <w:noWrap/>
            <w:vAlign w:val="center"/>
          </w:tcPr>
          <w:p w14:paraId="7DE764F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lang w:eastAsia="zh-CN"/>
              </w:rPr>
            </w:pPr>
            <w:r>
              <w:rPr>
                <w:rFonts w:hint="default" w:ascii="Times New Roman" w:hAnsi="Times New Roman" w:eastAsia="楷体" w:cs="Times New Roman"/>
                <w:b/>
                <w:bCs/>
                <w:color w:val="000000"/>
                <w:sz w:val="21"/>
                <w:szCs w:val="21"/>
              </w:rPr>
              <w:t>合同额（元）</w:t>
            </w:r>
          </w:p>
        </w:tc>
        <w:tc>
          <w:tcPr>
            <w:tcW w:w="797" w:type="dxa"/>
            <w:noWrap/>
            <w:vAlign w:val="center"/>
          </w:tcPr>
          <w:p w14:paraId="3119BC9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产品类型</w:t>
            </w:r>
          </w:p>
        </w:tc>
        <w:tc>
          <w:tcPr>
            <w:tcW w:w="864" w:type="dxa"/>
            <w:noWrap/>
            <w:vAlign w:val="center"/>
          </w:tcPr>
          <w:p w14:paraId="4363AFF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占比</w:t>
            </w:r>
          </w:p>
        </w:tc>
      </w:tr>
      <w:tr w14:paraId="2F0CD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678" w:type="dxa"/>
            <w:noWrap/>
            <w:vAlign w:val="center"/>
          </w:tcPr>
          <w:p w14:paraId="70413F5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无锡中鼎集成技术有限公司中鼎智能</w:t>
            </w:r>
            <w:r>
              <w:rPr>
                <w:rFonts w:hint="default" w:ascii="Times New Roman" w:hAnsi="Times New Roman" w:eastAsia="楷体" w:cs="Times New Roman"/>
                <w:color w:val="000000"/>
                <w:sz w:val="21"/>
                <w:szCs w:val="21"/>
                <w:lang w:eastAsia="zh-CN"/>
              </w:rPr>
              <w:t>（</w:t>
            </w:r>
            <w:r>
              <w:rPr>
                <w:rFonts w:hint="default" w:ascii="Times New Roman" w:hAnsi="Times New Roman" w:eastAsia="楷体" w:cs="Times New Roman"/>
                <w:color w:val="000000"/>
                <w:sz w:val="21"/>
                <w:szCs w:val="21"/>
              </w:rPr>
              <w:t>无锡</w:t>
            </w:r>
            <w:r>
              <w:rPr>
                <w:rFonts w:hint="default" w:ascii="Times New Roman" w:hAnsi="Times New Roman" w:eastAsia="楷体" w:cs="Times New Roman"/>
                <w:color w:val="000000"/>
                <w:sz w:val="21"/>
                <w:szCs w:val="21"/>
                <w:lang w:eastAsia="zh-CN"/>
              </w:rPr>
              <w:t>）</w:t>
            </w:r>
            <w:r>
              <w:rPr>
                <w:rFonts w:hint="default" w:ascii="Times New Roman" w:hAnsi="Times New Roman" w:eastAsia="楷体" w:cs="Times New Roman"/>
                <w:color w:val="000000"/>
                <w:sz w:val="21"/>
                <w:szCs w:val="21"/>
              </w:rPr>
              <w:t>科技股份有限公司）</w:t>
            </w:r>
          </w:p>
        </w:tc>
        <w:tc>
          <w:tcPr>
            <w:tcW w:w="2642" w:type="dxa"/>
            <w:noWrap/>
            <w:vAlign w:val="center"/>
          </w:tcPr>
          <w:p w14:paraId="1228BAC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34,189,000.00</w:t>
            </w:r>
          </w:p>
        </w:tc>
        <w:tc>
          <w:tcPr>
            <w:tcW w:w="797" w:type="dxa"/>
            <w:noWrap/>
            <w:vAlign w:val="center"/>
          </w:tcPr>
          <w:p w14:paraId="3F928F5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864" w:type="dxa"/>
            <w:noWrap/>
            <w:vAlign w:val="center"/>
          </w:tcPr>
          <w:p w14:paraId="749263D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27.45%</w:t>
            </w:r>
          </w:p>
        </w:tc>
      </w:tr>
      <w:tr w14:paraId="121FB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678" w:type="dxa"/>
            <w:noWrap/>
            <w:vAlign w:val="center"/>
          </w:tcPr>
          <w:p w14:paraId="19BC9E2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深圳市今天国际智能机器人有限公司</w:t>
            </w:r>
          </w:p>
        </w:tc>
        <w:tc>
          <w:tcPr>
            <w:tcW w:w="2642" w:type="dxa"/>
            <w:noWrap/>
            <w:vAlign w:val="center"/>
          </w:tcPr>
          <w:p w14:paraId="740B8A5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32,957,000.00</w:t>
            </w:r>
          </w:p>
        </w:tc>
        <w:tc>
          <w:tcPr>
            <w:tcW w:w="797" w:type="dxa"/>
            <w:noWrap/>
            <w:vAlign w:val="center"/>
          </w:tcPr>
          <w:p w14:paraId="79C62AF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864" w:type="dxa"/>
            <w:noWrap/>
            <w:vAlign w:val="center"/>
          </w:tcPr>
          <w:p w14:paraId="426AB14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26.46%</w:t>
            </w:r>
          </w:p>
        </w:tc>
      </w:tr>
      <w:tr w14:paraId="01DF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678" w:type="dxa"/>
            <w:noWrap/>
            <w:vAlign w:val="center"/>
          </w:tcPr>
          <w:p w14:paraId="654F215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北京京东乾石科技有限公司</w:t>
            </w:r>
          </w:p>
        </w:tc>
        <w:tc>
          <w:tcPr>
            <w:tcW w:w="2642" w:type="dxa"/>
            <w:noWrap/>
            <w:vAlign w:val="center"/>
          </w:tcPr>
          <w:p w14:paraId="27BE28D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25,703,550.00</w:t>
            </w:r>
          </w:p>
        </w:tc>
        <w:tc>
          <w:tcPr>
            <w:tcW w:w="797" w:type="dxa"/>
            <w:noWrap/>
            <w:vAlign w:val="center"/>
          </w:tcPr>
          <w:p w14:paraId="4532C3E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864" w:type="dxa"/>
            <w:noWrap/>
            <w:vAlign w:val="center"/>
          </w:tcPr>
          <w:p w14:paraId="4793884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20.64%</w:t>
            </w:r>
          </w:p>
        </w:tc>
      </w:tr>
      <w:tr w14:paraId="657F9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678" w:type="dxa"/>
            <w:noWrap/>
            <w:vAlign w:val="center"/>
          </w:tcPr>
          <w:p w14:paraId="676A43B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沈阳新松机器人自动化股份有限公司</w:t>
            </w:r>
          </w:p>
        </w:tc>
        <w:tc>
          <w:tcPr>
            <w:tcW w:w="2642" w:type="dxa"/>
            <w:noWrap/>
            <w:vAlign w:val="center"/>
          </w:tcPr>
          <w:p w14:paraId="72B525C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9,146,000.01</w:t>
            </w:r>
          </w:p>
        </w:tc>
        <w:tc>
          <w:tcPr>
            <w:tcW w:w="797" w:type="dxa"/>
            <w:noWrap/>
            <w:vAlign w:val="center"/>
          </w:tcPr>
          <w:p w14:paraId="2A76AFF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864" w:type="dxa"/>
            <w:noWrap/>
            <w:vAlign w:val="center"/>
          </w:tcPr>
          <w:p w14:paraId="26494F9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7.34%</w:t>
            </w:r>
          </w:p>
        </w:tc>
      </w:tr>
      <w:tr w14:paraId="5CA56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678" w:type="dxa"/>
            <w:noWrap/>
            <w:vAlign w:val="center"/>
          </w:tcPr>
          <w:p w14:paraId="6B81B99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力神电池（苏州）有限公司</w:t>
            </w:r>
          </w:p>
        </w:tc>
        <w:tc>
          <w:tcPr>
            <w:tcW w:w="2642" w:type="dxa"/>
            <w:noWrap/>
            <w:vAlign w:val="center"/>
          </w:tcPr>
          <w:p w14:paraId="6ABAA53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5,600,000.00</w:t>
            </w:r>
          </w:p>
        </w:tc>
        <w:tc>
          <w:tcPr>
            <w:tcW w:w="797" w:type="dxa"/>
            <w:noWrap/>
            <w:vAlign w:val="center"/>
          </w:tcPr>
          <w:p w14:paraId="1561C98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864" w:type="dxa"/>
            <w:noWrap/>
            <w:vAlign w:val="center"/>
          </w:tcPr>
          <w:p w14:paraId="637D655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4.50%</w:t>
            </w:r>
          </w:p>
        </w:tc>
      </w:tr>
      <w:tr w14:paraId="391C0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678" w:type="dxa"/>
            <w:noWrap/>
            <w:vAlign w:val="center"/>
          </w:tcPr>
          <w:p w14:paraId="4FC2413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昆船智能技术股份有限公司</w:t>
            </w:r>
          </w:p>
        </w:tc>
        <w:tc>
          <w:tcPr>
            <w:tcW w:w="2642" w:type="dxa"/>
            <w:noWrap/>
            <w:vAlign w:val="center"/>
          </w:tcPr>
          <w:p w14:paraId="6A4CC93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5,023,000.00</w:t>
            </w:r>
          </w:p>
        </w:tc>
        <w:tc>
          <w:tcPr>
            <w:tcW w:w="797" w:type="dxa"/>
            <w:noWrap/>
            <w:vAlign w:val="center"/>
          </w:tcPr>
          <w:p w14:paraId="1ECF8AC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864" w:type="dxa"/>
            <w:noWrap/>
            <w:vAlign w:val="center"/>
          </w:tcPr>
          <w:p w14:paraId="1B0C120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4.03%</w:t>
            </w:r>
          </w:p>
        </w:tc>
      </w:tr>
      <w:tr w14:paraId="2E8FD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678" w:type="dxa"/>
            <w:noWrap/>
            <w:vAlign w:val="center"/>
          </w:tcPr>
          <w:p w14:paraId="03D9408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瑞浦兰钧能源股份有限公司</w:t>
            </w:r>
          </w:p>
        </w:tc>
        <w:tc>
          <w:tcPr>
            <w:tcW w:w="2642" w:type="dxa"/>
            <w:noWrap/>
            <w:vAlign w:val="center"/>
          </w:tcPr>
          <w:p w14:paraId="408CA9F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2,825,000.00</w:t>
            </w:r>
          </w:p>
        </w:tc>
        <w:tc>
          <w:tcPr>
            <w:tcW w:w="797" w:type="dxa"/>
            <w:noWrap/>
            <w:vAlign w:val="center"/>
          </w:tcPr>
          <w:p w14:paraId="6F617AC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864" w:type="dxa"/>
            <w:noWrap/>
            <w:vAlign w:val="center"/>
          </w:tcPr>
          <w:p w14:paraId="09AF8BB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2.27%</w:t>
            </w:r>
          </w:p>
        </w:tc>
      </w:tr>
      <w:tr w14:paraId="13624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678" w:type="dxa"/>
            <w:noWrap/>
            <w:vAlign w:val="center"/>
          </w:tcPr>
          <w:p w14:paraId="5EFE908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明度智云（浙江）科技有限公司</w:t>
            </w:r>
          </w:p>
        </w:tc>
        <w:tc>
          <w:tcPr>
            <w:tcW w:w="2642" w:type="dxa"/>
            <w:noWrap/>
            <w:vAlign w:val="center"/>
          </w:tcPr>
          <w:p w14:paraId="66FB5CA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2,335,000.00</w:t>
            </w:r>
          </w:p>
        </w:tc>
        <w:tc>
          <w:tcPr>
            <w:tcW w:w="797" w:type="dxa"/>
            <w:noWrap/>
            <w:vAlign w:val="center"/>
          </w:tcPr>
          <w:p w14:paraId="541DD20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864" w:type="dxa"/>
            <w:noWrap/>
            <w:vAlign w:val="center"/>
          </w:tcPr>
          <w:p w14:paraId="170E1C5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1.87%</w:t>
            </w:r>
          </w:p>
        </w:tc>
      </w:tr>
      <w:tr w14:paraId="47EB2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678" w:type="dxa"/>
            <w:noWrap/>
            <w:vAlign w:val="center"/>
          </w:tcPr>
          <w:p w14:paraId="3D4C0E9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北京智联弘盛科技发展有限公司</w:t>
            </w:r>
          </w:p>
        </w:tc>
        <w:tc>
          <w:tcPr>
            <w:tcW w:w="2642" w:type="dxa"/>
            <w:noWrap/>
            <w:vAlign w:val="center"/>
          </w:tcPr>
          <w:p w14:paraId="29D9928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1,300,000.00</w:t>
            </w:r>
          </w:p>
        </w:tc>
        <w:tc>
          <w:tcPr>
            <w:tcW w:w="797" w:type="dxa"/>
            <w:noWrap/>
            <w:vAlign w:val="center"/>
          </w:tcPr>
          <w:p w14:paraId="1AD6F15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864" w:type="dxa"/>
            <w:noWrap/>
            <w:vAlign w:val="center"/>
          </w:tcPr>
          <w:p w14:paraId="42F4E46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1.04%</w:t>
            </w:r>
          </w:p>
        </w:tc>
      </w:tr>
      <w:tr w14:paraId="4DE2C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678" w:type="dxa"/>
            <w:noWrap/>
            <w:vAlign w:val="center"/>
          </w:tcPr>
          <w:p w14:paraId="2388EAB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华晟</w:t>
            </w:r>
            <w:r>
              <w:rPr>
                <w:rFonts w:hint="default" w:ascii="Times New Roman" w:hAnsi="Times New Roman" w:eastAsia="楷体" w:cs="Times New Roman"/>
                <w:color w:val="000000"/>
                <w:sz w:val="21"/>
                <w:szCs w:val="21"/>
                <w:lang w:eastAsia="zh-CN"/>
              </w:rPr>
              <w:t>（</w:t>
            </w:r>
            <w:r>
              <w:rPr>
                <w:rFonts w:hint="default" w:ascii="Times New Roman" w:hAnsi="Times New Roman" w:eastAsia="楷体" w:cs="Times New Roman"/>
                <w:color w:val="000000"/>
                <w:sz w:val="21"/>
                <w:szCs w:val="21"/>
              </w:rPr>
              <w:t>青岛</w:t>
            </w:r>
            <w:r>
              <w:rPr>
                <w:rFonts w:hint="default" w:ascii="Times New Roman" w:hAnsi="Times New Roman" w:eastAsia="楷体" w:cs="Times New Roman"/>
                <w:color w:val="000000"/>
                <w:sz w:val="21"/>
                <w:szCs w:val="21"/>
                <w:lang w:eastAsia="zh-CN"/>
              </w:rPr>
              <w:t>）</w:t>
            </w:r>
            <w:r>
              <w:rPr>
                <w:rFonts w:hint="default" w:ascii="Times New Roman" w:hAnsi="Times New Roman" w:eastAsia="楷体" w:cs="Times New Roman"/>
                <w:color w:val="000000"/>
                <w:sz w:val="21"/>
                <w:szCs w:val="21"/>
              </w:rPr>
              <w:t>智能装备科技有限公司</w:t>
            </w:r>
          </w:p>
        </w:tc>
        <w:tc>
          <w:tcPr>
            <w:tcW w:w="2642" w:type="dxa"/>
            <w:noWrap/>
            <w:vAlign w:val="center"/>
          </w:tcPr>
          <w:p w14:paraId="56A1F2D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eastAsia="zh-CN"/>
              </w:rPr>
            </w:pPr>
            <w:r>
              <w:rPr>
                <w:rFonts w:hint="default" w:ascii="Times New Roman" w:hAnsi="Times New Roman" w:eastAsia="楷体" w:cs="Times New Roman"/>
                <w:color w:val="000000"/>
                <w:sz w:val="21"/>
                <w:szCs w:val="21"/>
              </w:rPr>
              <w:t>1,071,000.00</w:t>
            </w:r>
          </w:p>
        </w:tc>
        <w:tc>
          <w:tcPr>
            <w:tcW w:w="797" w:type="dxa"/>
            <w:noWrap/>
            <w:vAlign w:val="center"/>
          </w:tcPr>
          <w:p w14:paraId="1DEE9D1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集成</w:t>
            </w:r>
          </w:p>
        </w:tc>
        <w:tc>
          <w:tcPr>
            <w:tcW w:w="864" w:type="dxa"/>
            <w:noWrap/>
            <w:vAlign w:val="center"/>
          </w:tcPr>
          <w:p w14:paraId="660E4E6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0.86%</w:t>
            </w:r>
          </w:p>
        </w:tc>
      </w:tr>
      <w:tr w14:paraId="16D1B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2" w:hRule="atLeast"/>
        </w:trPr>
        <w:tc>
          <w:tcPr>
            <w:tcW w:w="4678" w:type="dxa"/>
            <w:noWrap/>
            <w:vAlign w:val="center"/>
          </w:tcPr>
          <w:p w14:paraId="26FB3EC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总计</w:t>
            </w:r>
          </w:p>
        </w:tc>
        <w:tc>
          <w:tcPr>
            <w:tcW w:w="4303" w:type="dxa"/>
            <w:gridSpan w:val="3"/>
            <w:noWrap/>
            <w:vAlign w:val="center"/>
          </w:tcPr>
          <w:p w14:paraId="00C814C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b/>
                <w:bCs/>
                <w:color w:val="000000"/>
                <w:sz w:val="21"/>
                <w:szCs w:val="21"/>
              </w:rPr>
              <w:t>124,549,308.87</w:t>
            </w:r>
          </w:p>
        </w:tc>
      </w:tr>
    </w:tbl>
    <w:p w14:paraId="539CB958">
      <w:pPr>
        <w:pStyle w:val="50"/>
        <w:keepNext w:val="0"/>
        <w:keepLines w:val="0"/>
        <w:pageBreakBefore w:val="0"/>
        <w:widowControl w:val="0"/>
        <w:kinsoku/>
        <w:wordWrap/>
        <w:overflowPunct/>
        <w:topLinePunct w:val="0"/>
        <w:autoSpaceDE w:val="0"/>
        <w:autoSpaceDN w:val="0"/>
        <w:bidi w:val="0"/>
        <w:adjustRightInd w:val="0"/>
        <w:snapToGrid w:val="0"/>
        <w:spacing w:before="157" w:beforeLines="50"/>
        <w:ind w:firstLine="0" w:firstLineChars="0"/>
        <w:textAlignment w:val="auto"/>
        <w:rPr>
          <w:rFonts w:hint="default" w:ascii="Times New Roman" w:hAnsi="Times New Roman" w:eastAsia="楷体" w:cs="Times New Roman"/>
          <w:b/>
          <w:bCs/>
        </w:rPr>
      </w:pPr>
      <w:r>
        <w:rPr>
          <w:rFonts w:hint="default" w:ascii="Times New Roman" w:hAnsi="Times New Roman" w:eastAsia="楷体" w:cs="Times New Roman"/>
          <w:b/>
          <w:bCs/>
        </w:rPr>
        <w:t>客户及合作伙伴：</w:t>
      </w:r>
    </w:p>
    <w:p w14:paraId="373A4123">
      <w:pPr>
        <w:pStyle w:val="50"/>
        <w:ind w:firstLine="0" w:firstLineChars="0"/>
        <w:rPr>
          <w:rFonts w:hint="default" w:ascii="Times New Roman" w:hAnsi="Times New Roman" w:eastAsia="楷体" w:cs="Times New Roman"/>
          <w:b/>
          <w:bCs/>
        </w:rPr>
      </w:pPr>
      <w:r>
        <w:rPr>
          <w:rFonts w:hint="default" w:ascii="Times New Roman" w:hAnsi="Times New Roman" w:eastAsia="楷体" w:cs="Times New Roman"/>
          <w:b/>
          <w:bCs/>
        </w:rPr>
        <w:drawing>
          <wp:inline distT="0" distB="0" distL="0" distR="0">
            <wp:extent cx="5274310" cy="2288540"/>
            <wp:effectExtent l="0" t="0" r="8890" b="10160"/>
            <wp:docPr id="19899273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27311" name="图片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2288540"/>
                    </a:xfrm>
                    <a:prstGeom prst="rect">
                      <a:avLst/>
                    </a:prstGeom>
                    <a:noFill/>
                    <a:ln>
                      <a:noFill/>
                    </a:ln>
                  </pic:spPr>
                </pic:pic>
              </a:graphicData>
            </a:graphic>
          </wp:inline>
        </w:drawing>
      </w:r>
    </w:p>
    <w:p w14:paraId="203CA193">
      <w:pPr>
        <w:pStyle w:val="50"/>
        <w:ind w:firstLine="0" w:firstLineChars="0"/>
        <w:rPr>
          <w:rFonts w:hint="default" w:ascii="Times New Roman" w:hAnsi="Times New Roman" w:eastAsia="楷体" w:cs="Times New Roman"/>
          <w:b/>
          <w:bCs/>
        </w:rPr>
      </w:pPr>
    </w:p>
    <w:p w14:paraId="5E00FBAB">
      <w:pPr>
        <w:pStyle w:val="50"/>
        <w:ind w:firstLine="482"/>
        <w:rPr>
          <w:rFonts w:hint="default" w:ascii="Times New Roman" w:hAnsi="Times New Roman" w:eastAsia="楷体" w:cs="Times New Roman"/>
          <w:b/>
          <w:bCs/>
        </w:rPr>
      </w:pPr>
      <w:r>
        <w:rPr>
          <w:rFonts w:hint="default" w:ascii="Times New Roman" w:hAnsi="Times New Roman" w:eastAsia="楷体" w:cs="Times New Roman"/>
          <w:b/>
          <w:bCs/>
        </w:rPr>
        <w:t>2</w:t>
      </w:r>
      <w:r>
        <w:rPr>
          <w:rFonts w:hint="default" w:ascii="Times New Roman" w:hAnsi="Times New Roman" w:eastAsia="楷体" w:cs="Times New Roman"/>
          <w:b/>
          <w:bCs/>
          <w:lang w:val="en-US" w:eastAsia="zh-CN"/>
        </w:rPr>
        <w:t xml:space="preserve">. </w:t>
      </w:r>
      <w:r>
        <w:rPr>
          <w:rFonts w:hint="default" w:ascii="Times New Roman" w:hAnsi="Times New Roman" w:eastAsia="楷体" w:cs="Times New Roman"/>
          <w:b/>
          <w:bCs/>
        </w:rPr>
        <w:t>2024年-2025年1-6月主要供应商</w:t>
      </w:r>
    </w:p>
    <w:p w14:paraId="715FB74D">
      <w:pPr>
        <w:pStyle w:val="50"/>
        <w:rPr>
          <w:rFonts w:hint="default" w:ascii="Times New Roman" w:hAnsi="Times New Roman" w:eastAsia="楷体" w:cs="Times New Roman"/>
        </w:rPr>
      </w:pPr>
      <w:r>
        <w:rPr>
          <w:rFonts w:hint="default" w:ascii="Times New Roman" w:hAnsi="Times New Roman" w:eastAsia="楷体" w:cs="Times New Roman"/>
        </w:rPr>
        <w:t>（1）2024年主要供应商</w:t>
      </w:r>
    </w:p>
    <w:p w14:paraId="32AE97B5">
      <w:pPr>
        <w:pStyle w:val="50"/>
        <w:ind w:firstLine="0" w:firstLineChars="0"/>
        <w:jc w:val="center"/>
        <w:rPr>
          <w:rFonts w:hint="default" w:ascii="Times New Roman" w:hAnsi="Times New Roman" w:eastAsia="楷体" w:cs="Times New Roman"/>
        </w:rPr>
      </w:pPr>
      <w:r>
        <w:rPr>
          <w:rFonts w:hint="default" w:ascii="Times New Roman" w:hAnsi="Times New Roman" w:eastAsia="楷体" w:cs="Times New Roman"/>
        </w:rPr>
        <w:drawing>
          <wp:inline distT="0" distB="0" distL="0" distR="0">
            <wp:extent cx="5200015" cy="2266950"/>
            <wp:effectExtent l="0" t="0" r="6985" b="6350"/>
            <wp:docPr id="21461968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96840" name="图片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00015" cy="2266950"/>
                    </a:xfrm>
                    <a:prstGeom prst="rect">
                      <a:avLst/>
                    </a:prstGeom>
                    <a:noFill/>
                    <a:ln>
                      <a:noFill/>
                    </a:ln>
                  </pic:spPr>
                </pic:pic>
              </a:graphicData>
            </a:graphic>
          </wp:inline>
        </w:drawing>
      </w:r>
    </w:p>
    <w:p w14:paraId="3F3C02EA">
      <w:pPr>
        <w:pStyle w:val="50"/>
        <w:rPr>
          <w:rFonts w:hint="default" w:ascii="Times New Roman" w:hAnsi="Times New Roman" w:eastAsia="楷体" w:cs="Times New Roman"/>
        </w:rPr>
      </w:pPr>
      <w:r>
        <w:rPr>
          <w:rFonts w:hint="default" w:ascii="Times New Roman" w:hAnsi="Times New Roman" w:eastAsia="楷体" w:cs="Times New Roman"/>
        </w:rPr>
        <w:t>采购产品如下：</w:t>
      </w:r>
    </w:p>
    <w:p w14:paraId="06FF692D">
      <w:pPr>
        <w:pStyle w:val="50"/>
        <w:ind w:firstLine="0" w:firstLineChars="0"/>
        <w:rPr>
          <w:rFonts w:hint="default" w:ascii="Times New Roman" w:hAnsi="Times New Roman" w:eastAsia="楷体" w:cs="Times New Roman"/>
        </w:rPr>
      </w:pPr>
      <w:r>
        <w:rPr>
          <w:rFonts w:hint="default" w:ascii="Times New Roman" w:hAnsi="Times New Roman" w:eastAsia="楷体" w:cs="Times New Roman"/>
        </w:rPr>
        <w:drawing>
          <wp:inline distT="0" distB="0" distL="0" distR="0">
            <wp:extent cx="5274310" cy="1869440"/>
            <wp:effectExtent l="0" t="0" r="8890" b="10160"/>
            <wp:docPr id="20217788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78844" name="图片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1869440"/>
                    </a:xfrm>
                    <a:prstGeom prst="rect">
                      <a:avLst/>
                    </a:prstGeom>
                    <a:noFill/>
                    <a:ln>
                      <a:noFill/>
                    </a:ln>
                  </pic:spPr>
                </pic:pic>
              </a:graphicData>
            </a:graphic>
          </wp:inline>
        </w:drawing>
      </w:r>
    </w:p>
    <w:p w14:paraId="13D4307B">
      <w:pPr>
        <w:pStyle w:val="50"/>
        <w:ind w:firstLineChars="0"/>
        <w:rPr>
          <w:rFonts w:hint="default" w:ascii="Times New Roman" w:hAnsi="Times New Roman" w:eastAsia="楷体" w:cs="Times New Roman"/>
        </w:rPr>
      </w:pPr>
      <w:r>
        <w:rPr>
          <w:rFonts w:hint="default" w:ascii="Times New Roman" w:hAnsi="Times New Roman" w:eastAsia="楷体" w:cs="Times New Roman"/>
        </w:rPr>
        <w:t>（2）2025年1-6月主要供应商</w:t>
      </w:r>
    </w:p>
    <w:p w14:paraId="45557737">
      <w:pPr>
        <w:pStyle w:val="50"/>
        <w:ind w:firstLine="0" w:firstLineChars="0"/>
        <w:jc w:val="center"/>
        <w:rPr>
          <w:rFonts w:hint="default" w:ascii="Times New Roman" w:hAnsi="Times New Roman" w:eastAsia="楷体" w:cs="Times New Roman"/>
        </w:rPr>
      </w:pPr>
      <w:r>
        <w:rPr>
          <w:rFonts w:hint="default" w:ascii="Times New Roman" w:hAnsi="Times New Roman" w:cs="Times New Roman"/>
        </w:rPr>
        <w:drawing>
          <wp:inline distT="0" distB="0" distL="0" distR="0">
            <wp:extent cx="4906010" cy="2711450"/>
            <wp:effectExtent l="0" t="0" r="8890" b="6350"/>
            <wp:docPr id="12113506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5064" name="图片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906010" cy="2711450"/>
                    </a:xfrm>
                    <a:prstGeom prst="rect">
                      <a:avLst/>
                    </a:prstGeom>
                    <a:noFill/>
                    <a:ln>
                      <a:noFill/>
                    </a:ln>
                  </pic:spPr>
                </pic:pic>
              </a:graphicData>
            </a:graphic>
          </wp:inline>
        </w:drawing>
      </w:r>
    </w:p>
    <w:p w14:paraId="665A46C5">
      <w:pPr>
        <w:pStyle w:val="50"/>
        <w:ind w:firstLineChars="0"/>
        <w:rPr>
          <w:rFonts w:hint="default" w:ascii="Times New Roman" w:hAnsi="Times New Roman" w:eastAsia="楷体" w:cs="Times New Roman"/>
        </w:rPr>
      </w:pPr>
      <w:r>
        <w:rPr>
          <w:rFonts w:hint="default" w:ascii="Times New Roman" w:hAnsi="Times New Roman" w:eastAsia="楷体" w:cs="Times New Roman"/>
        </w:rPr>
        <w:t>采购产品如下：</w:t>
      </w:r>
    </w:p>
    <w:p w14:paraId="2E43BCB0">
      <w:pPr>
        <w:pStyle w:val="50"/>
        <w:ind w:firstLine="0" w:firstLineChars="0"/>
        <w:rPr>
          <w:rFonts w:hint="default" w:ascii="Times New Roman" w:hAnsi="Times New Roman" w:eastAsia="楷体" w:cs="Times New Roman"/>
        </w:rPr>
      </w:pPr>
      <w:r>
        <w:rPr>
          <w:rFonts w:hint="default" w:ascii="Times New Roman" w:hAnsi="Times New Roman" w:eastAsia="楷体" w:cs="Times New Roman"/>
        </w:rPr>
        <w:drawing>
          <wp:inline distT="0" distB="0" distL="0" distR="0">
            <wp:extent cx="5274310" cy="1474470"/>
            <wp:effectExtent l="0" t="0" r="8890" b="11430"/>
            <wp:docPr id="14652252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25211" name="图片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4310" cy="1474470"/>
                    </a:xfrm>
                    <a:prstGeom prst="rect">
                      <a:avLst/>
                    </a:prstGeom>
                    <a:noFill/>
                    <a:ln>
                      <a:noFill/>
                    </a:ln>
                  </pic:spPr>
                </pic:pic>
              </a:graphicData>
            </a:graphic>
          </wp:inline>
        </w:drawing>
      </w:r>
    </w:p>
    <w:p w14:paraId="62958EE8">
      <w:pPr>
        <w:tabs>
          <w:tab w:val="left" w:pos="567"/>
        </w:tabs>
        <w:spacing w:line="360" w:lineRule="auto"/>
        <w:outlineLvl w:val="1"/>
        <w:rPr>
          <w:rFonts w:hint="default" w:ascii="Times New Roman" w:hAnsi="Times New Roman" w:eastAsia="楷体" w:cs="Times New Roman"/>
          <w:b/>
          <w:sz w:val="28"/>
          <w:szCs w:val="28"/>
        </w:rPr>
      </w:pPr>
      <w:bookmarkStart w:id="53" w:name="_Toc180760004"/>
      <w:bookmarkStart w:id="54" w:name="_Toc29771"/>
      <w:r>
        <w:rPr>
          <w:rFonts w:hint="default" w:ascii="Times New Roman" w:hAnsi="Times New Roman" w:eastAsia="楷体" w:cs="Times New Roman"/>
          <w:b/>
          <w:sz w:val="28"/>
          <w:szCs w:val="28"/>
        </w:rPr>
        <w:t>第四节</w:t>
      </w:r>
      <w:r>
        <w:rPr>
          <w:rFonts w:hint="default" w:ascii="Times New Roman" w:hAnsi="Times New Roman" w:eastAsia="楷体" w:cs="Times New Roman"/>
          <w:b/>
          <w:sz w:val="28"/>
          <w:szCs w:val="28"/>
          <w:lang w:val="en-US" w:eastAsia="zh-CN"/>
        </w:rPr>
        <w:t xml:space="preserve"> </w:t>
      </w:r>
      <w:r>
        <w:rPr>
          <w:rFonts w:hint="default" w:ascii="Times New Roman" w:hAnsi="Times New Roman" w:eastAsia="楷体" w:cs="Times New Roman"/>
          <w:b/>
          <w:sz w:val="28"/>
          <w:szCs w:val="28"/>
        </w:rPr>
        <w:t>公司核心</w:t>
      </w:r>
      <w:bookmarkEnd w:id="53"/>
      <w:r>
        <w:rPr>
          <w:rFonts w:hint="default" w:ascii="Times New Roman" w:hAnsi="Times New Roman" w:eastAsia="楷体" w:cs="Times New Roman"/>
          <w:b/>
          <w:sz w:val="28"/>
          <w:szCs w:val="28"/>
        </w:rPr>
        <w:t>技术</w:t>
      </w:r>
      <w:bookmarkEnd w:id="54"/>
    </w:p>
    <w:p w14:paraId="337419D9">
      <w:pPr>
        <w:pStyle w:val="50"/>
        <w:ind w:firstLine="482"/>
        <w:outlineLvl w:val="2"/>
        <w:rPr>
          <w:rFonts w:hint="default" w:ascii="Times New Roman" w:hAnsi="Times New Roman" w:eastAsia="楷体" w:cs="Times New Roman"/>
          <w:b/>
          <w:bCs/>
        </w:rPr>
      </w:pPr>
      <w:bookmarkStart w:id="55" w:name="_Toc23477"/>
      <w:r>
        <w:rPr>
          <w:rFonts w:hint="default" w:ascii="Times New Roman" w:hAnsi="Times New Roman" w:eastAsia="楷体" w:cs="Times New Roman"/>
          <w:b/>
          <w:bCs/>
          <w:lang w:val="en-US" w:eastAsia="zh-CN"/>
        </w:rPr>
        <w:t>一、</w:t>
      </w:r>
      <w:r>
        <w:rPr>
          <w:rFonts w:hint="default" w:ascii="Times New Roman" w:hAnsi="Times New Roman" w:eastAsia="楷体" w:cs="Times New Roman"/>
          <w:b/>
          <w:bCs/>
        </w:rPr>
        <w:t>3D相机</w:t>
      </w:r>
      <w:bookmarkEnd w:id="55"/>
    </w:p>
    <w:p w14:paraId="52FE405F">
      <w:pPr>
        <w:pStyle w:val="50"/>
        <w:rPr>
          <w:rFonts w:hint="default" w:ascii="Times New Roman" w:hAnsi="Times New Roman" w:eastAsia="楷体" w:cs="Times New Roman"/>
        </w:rPr>
      </w:pPr>
      <w:r>
        <w:rPr>
          <w:rFonts w:hint="default" w:ascii="Times New Roman" w:hAnsi="Times New Roman" w:eastAsia="楷体" w:cs="Times New Roman"/>
        </w:rPr>
        <w:t>公司自主研发了线扫3D相机、面阵3D相机两大品类，并结合不同的功能研发了多个系列产品。不同场景对于精度、帧率以及3D视觉成像技术实现路径均不同。</w:t>
      </w:r>
    </w:p>
    <w:p w14:paraId="0A11AB51">
      <w:pPr>
        <w:pStyle w:val="50"/>
        <w:rPr>
          <w:rFonts w:hint="default" w:ascii="Times New Roman" w:hAnsi="Times New Roman" w:eastAsia="楷体" w:cs="Times New Roman"/>
        </w:rPr>
      </w:pPr>
      <w:r>
        <w:rPr>
          <w:rFonts w:hint="default" w:ascii="Times New Roman" w:hAnsi="Times New Roman" w:eastAsia="楷体" w:cs="Times New Roman"/>
        </w:rPr>
        <w:t>线扫3D相机：主要依靠线激光成像技术，快速扫描并精准识别海量SKU，亚毫米精度级别，对于结构复杂的异形工件、金属制品等物品具有较好的识别效果，引导机械臂完成准确抓放动作。广泛应用于自动化的出入库投线、工业制造领域的上下料及装配场景。</w:t>
      </w:r>
    </w:p>
    <w:p w14:paraId="7EF85E37">
      <w:pPr>
        <w:pStyle w:val="50"/>
        <w:rPr>
          <w:rFonts w:hint="default" w:ascii="Times New Roman" w:hAnsi="Times New Roman" w:eastAsia="楷体" w:cs="Times New Roman"/>
        </w:rPr>
      </w:pPr>
      <w:r>
        <w:rPr>
          <w:rFonts w:hint="default" w:ascii="Times New Roman" w:hAnsi="Times New Roman" w:eastAsia="楷体" w:cs="Times New Roman"/>
        </w:rPr>
        <w:t>面阵3D相机：采用面结构光成像技术，可采集丰富的点云数据，具有大视野、大景深和速度快优势，支持200-3800mm工作距离下的识别成像能力。适用于对精度要求较高的应用场景，包括仓储物流行业拆码垛、挑零拣选和工业上下料等。</w:t>
      </w:r>
    </w:p>
    <w:p w14:paraId="522AC29D">
      <w:pPr>
        <w:pStyle w:val="50"/>
        <w:ind w:firstLine="482"/>
        <w:outlineLvl w:val="2"/>
        <w:rPr>
          <w:rFonts w:hint="default" w:ascii="Times New Roman" w:hAnsi="Times New Roman" w:eastAsia="楷体" w:cs="Times New Roman"/>
          <w:b/>
          <w:bCs/>
          <w:lang w:val="en-US" w:eastAsia="zh-CN"/>
        </w:rPr>
      </w:pPr>
      <w:bookmarkStart w:id="56" w:name="_Toc98"/>
      <w:r>
        <w:rPr>
          <w:rFonts w:hint="default" w:ascii="Times New Roman" w:hAnsi="Times New Roman" w:eastAsia="楷体" w:cs="Times New Roman"/>
          <w:b/>
          <w:bCs/>
          <w:lang w:val="en-US" w:eastAsia="zh-CN"/>
        </w:rPr>
        <w:t>二、软件＆算法</w:t>
      </w:r>
      <w:bookmarkEnd w:id="56"/>
    </w:p>
    <w:p w14:paraId="19435ECA">
      <w:pPr>
        <w:pStyle w:val="50"/>
        <w:rPr>
          <w:rFonts w:hint="default" w:ascii="Times New Roman" w:hAnsi="Times New Roman" w:eastAsia="楷体" w:cs="Times New Roman"/>
        </w:rPr>
      </w:pPr>
      <w:r>
        <w:rPr>
          <w:rFonts w:hint="default" w:ascii="Times New Roman" w:hAnsi="Times New Roman" w:eastAsia="楷体" w:cs="Times New Roman"/>
        </w:rPr>
        <w:t>基于图形化编程、路径规划、碰撞检测，结合3D成像、深度学习视觉算法等，大幅提升机器人软件易用性和智能化程度，机器人的能力边界得到极大的扩展。灵西3D相机智能算法库能力可以对箱体、麻袋、圆桶等各种仓储商品形态进行自适应识别和分割。对于紧密贴合、倾斜码放、叠放等各种复杂情况进行智能识别处理；对扎带、提手、中缝、胶带等多种类附件进行智能识别及处理。经过3D相机多维面成像后，通过AI智能算法形成3D点云图，并根据点云图进行特征识别、分析，由硬件相机、视觉成像算法、视觉控制系统、路径规划算法等软、硬件协同作业，赋能于机器人。灵西通过自研适用于不同应用场景和行业需求的3D视觉相机，结合多年沉淀的AI智能算法库能力，既可以提供标准的模块化软硬件产品，也可提供全栈式的“3D+”机器视觉解决方案服务。</w:t>
      </w:r>
    </w:p>
    <w:p w14:paraId="675E0538">
      <w:pPr>
        <w:pStyle w:val="50"/>
        <w:ind w:firstLine="0" w:firstLineChars="0"/>
        <w:rPr>
          <w:rFonts w:hint="default" w:ascii="Times New Roman" w:hAnsi="Times New Roman" w:eastAsia="楷体" w:cs="Times New Roman"/>
        </w:rPr>
      </w:pPr>
      <w:r>
        <w:rPr>
          <w:rFonts w:hint="default" w:ascii="Times New Roman" w:hAnsi="Times New Roman" w:eastAsia="楷体" w:cs="Times New Roman"/>
        </w:rPr>
        <w:drawing>
          <wp:inline distT="0" distB="0" distL="0" distR="0">
            <wp:extent cx="5462270" cy="2731135"/>
            <wp:effectExtent l="0" t="0" r="11430" b="12065"/>
            <wp:docPr id="204176258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62589" name="图片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462270" cy="2731135"/>
                    </a:xfrm>
                    <a:prstGeom prst="rect">
                      <a:avLst/>
                    </a:prstGeom>
                    <a:noFill/>
                  </pic:spPr>
                </pic:pic>
              </a:graphicData>
            </a:graphic>
          </wp:inline>
        </w:drawing>
      </w:r>
    </w:p>
    <w:p w14:paraId="48983A22">
      <w:pPr>
        <w:tabs>
          <w:tab w:val="left" w:pos="567"/>
        </w:tabs>
        <w:spacing w:line="360" w:lineRule="auto"/>
        <w:outlineLvl w:val="1"/>
        <w:rPr>
          <w:rFonts w:hint="default" w:ascii="Times New Roman" w:hAnsi="Times New Roman" w:eastAsia="楷体" w:cs="Times New Roman"/>
          <w:b/>
          <w:sz w:val="28"/>
          <w:szCs w:val="28"/>
        </w:rPr>
      </w:pPr>
      <w:bookmarkStart w:id="57" w:name="_Toc180760007"/>
      <w:bookmarkStart w:id="58" w:name="_Toc29387"/>
      <w:r>
        <w:rPr>
          <w:rFonts w:hint="default" w:ascii="Times New Roman" w:hAnsi="Times New Roman" w:eastAsia="楷体" w:cs="Times New Roman"/>
          <w:b/>
          <w:sz w:val="28"/>
          <w:szCs w:val="28"/>
        </w:rPr>
        <w:t>第五节</w:t>
      </w:r>
      <w:r>
        <w:rPr>
          <w:rFonts w:hint="default" w:ascii="Times New Roman" w:hAnsi="Times New Roman" w:eastAsia="楷体" w:cs="Times New Roman"/>
          <w:b/>
          <w:sz w:val="28"/>
          <w:szCs w:val="28"/>
          <w:lang w:val="en-US" w:eastAsia="zh-CN"/>
        </w:rPr>
        <w:t xml:space="preserve"> </w:t>
      </w:r>
      <w:r>
        <w:rPr>
          <w:rFonts w:hint="default" w:ascii="Times New Roman" w:hAnsi="Times New Roman" w:eastAsia="楷体" w:cs="Times New Roman"/>
          <w:b/>
          <w:sz w:val="28"/>
          <w:szCs w:val="28"/>
        </w:rPr>
        <w:t>公司的资质</w:t>
      </w:r>
      <w:bookmarkEnd w:id="57"/>
      <w:r>
        <w:rPr>
          <w:rFonts w:hint="default" w:ascii="Times New Roman" w:hAnsi="Times New Roman" w:eastAsia="楷体" w:cs="Times New Roman"/>
          <w:b/>
          <w:sz w:val="28"/>
          <w:szCs w:val="28"/>
        </w:rPr>
        <w:t>及奖项</w:t>
      </w:r>
      <w:bookmarkEnd w:id="58"/>
    </w:p>
    <w:p w14:paraId="617B4E61">
      <w:pPr>
        <w:pStyle w:val="50"/>
        <w:rPr>
          <w:rFonts w:hint="default" w:ascii="Times New Roman" w:hAnsi="Times New Roman" w:eastAsia="楷体" w:cs="Times New Roman"/>
        </w:rPr>
      </w:pPr>
      <w:r>
        <w:rPr>
          <w:rFonts w:hint="default" w:ascii="Times New Roman" w:hAnsi="Times New Roman" w:eastAsia="楷体" w:cs="Times New Roman"/>
        </w:rPr>
        <w:t>根据公司提供的相关资料，公司拥有的经营资质、认证和许可如下：</w:t>
      </w:r>
    </w:p>
    <w:tbl>
      <w:tblPr>
        <w:tblStyle w:val="28"/>
        <w:tblW w:w="9215"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226"/>
        <w:gridCol w:w="1575"/>
        <w:gridCol w:w="1836"/>
        <w:gridCol w:w="2047"/>
        <w:gridCol w:w="1821"/>
      </w:tblGrid>
      <w:tr w14:paraId="1B5B8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3" w:hRule="atLeast"/>
        </w:trPr>
        <w:tc>
          <w:tcPr>
            <w:tcW w:w="710" w:type="dxa"/>
            <w:noWrap/>
            <w:vAlign w:val="center"/>
          </w:tcPr>
          <w:p w14:paraId="341C699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序号</w:t>
            </w:r>
          </w:p>
        </w:tc>
        <w:tc>
          <w:tcPr>
            <w:tcW w:w="1226" w:type="dxa"/>
            <w:noWrap/>
            <w:vAlign w:val="center"/>
          </w:tcPr>
          <w:p w14:paraId="410C14B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类型</w:t>
            </w:r>
          </w:p>
        </w:tc>
        <w:tc>
          <w:tcPr>
            <w:tcW w:w="1575" w:type="dxa"/>
            <w:noWrap/>
            <w:vAlign w:val="center"/>
          </w:tcPr>
          <w:p w14:paraId="0784375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名称</w:t>
            </w:r>
          </w:p>
        </w:tc>
        <w:tc>
          <w:tcPr>
            <w:tcW w:w="1836" w:type="dxa"/>
            <w:noWrap/>
            <w:vAlign w:val="center"/>
          </w:tcPr>
          <w:p w14:paraId="764B72D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颁布单位</w:t>
            </w:r>
          </w:p>
        </w:tc>
        <w:tc>
          <w:tcPr>
            <w:tcW w:w="2047" w:type="dxa"/>
            <w:noWrap/>
            <w:vAlign w:val="center"/>
          </w:tcPr>
          <w:p w14:paraId="4781C6C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明细</w:t>
            </w:r>
          </w:p>
        </w:tc>
        <w:tc>
          <w:tcPr>
            <w:tcW w:w="1821" w:type="dxa"/>
            <w:noWrap/>
            <w:vAlign w:val="center"/>
          </w:tcPr>
          <w:p w14:paraId="58B4638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获得时间</w:t>
            </w:r>
          </w:p>
        </w:tc>
      </w:tr>
      <w:tr w14:paraId="20D9F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5" w:hRule="atLeast"/>
        </w:trPr>
        <w:tc>
          <w:tcPr>
            <w:tcW w:w="710" w:type="dxa"/>
            <w:noWrap/>
            <w:vAlign w:val="center"/>
          </w:tcPr>
          <w:p w14:paraId="205985A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w:t>
            </w:r>
          </w:p>
        </w:tc>
        <w:tc>
          <w:tcPr>
            <w:tcW w:w="1226" w:type="dxa"/>
            <w:noWrap/>
            <w:vAlign w:val="center"/>
          </w:tcPr>
          <w:p w14:paraId="2569EF4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专业资质</w:t>
            </w:r>
          </w:p>
        </w:tc>
        <w:tc>
          <w:tcPr>
            <w:tcW w:w="1575" w:type="dxa"/>
            <w:vAlign w:val="center"/>
          </w:tcPr>
          <w:p w14:paraId="6C0E325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国家高新技术企业</w:t>
            </w:r>
          </w:p>
        </w:tc>
        <w:tc>
          <w:tcPr>
            <w:tcW w:w="1836" w:type="dxa"/>
            <w:vAlign w:val="center"/>
          </w:tcPr>
          <w:p w14:paraId="77AD22F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浙江省科技厅</w:t>
            </w:r>
          </w:p>
        </w:tc>
        <w:tc>
          <w:tcPr>
            <w:tcW w:w="2047" w:type="dxa"/>
            <w:vAlign w:val="center"/>
          </w:tcPr>
          <w:p w14:paraId="482454E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GR202333002270</w:t>
            </w:r>
          </w:p>
        </w:tc>
        <w:tc>
          <w:tcPr>
            <w:tcW w:w="1821" w:type="dxa"/>
            <w:vAlign w:val="center"/>
          </w:tcPr>
          <w:p w14:paraId="34D9C15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2023年12月8日</w:t>
            </w:r>
          </w:p>
        </w:tc>
      </w:tr>
      <w:tr w14:paraId="60F39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5" w:hRule="atLeast"/>
        </w:trPr>
        <w:tc>
          <w:tcPr>
            <w:tcW w:w="710" w:type="dxa"/>
            <w:noWrap/>
            <w:vAlign w:val="center"/>
          </w:tcPr>
          <w:p w14:paraId="650CCF7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w:t>
            </w:r>
          </w:p>
        </w:tc>
        <w:tc>
          <w:tcPr>
            <w:tcW w:w="1226" w:type="dxa"/>
            <w:noWrap/>
            <w:vAlign w:val="center"/>
          </w:tcPr>
          <w:p w14:paraId="3780583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专业资质</w:t>
            </w:r>
          </w:p>
        </w:tc>
        <w:tc>
          <w:tcPr>
            <w:tcW w:w="1575" w:type="dxa"/>
            <w:vAlign w:val="center"/>
          </w:tcPr>
          <w:p w14:paraId="51C5B24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准独角兽</w:t>
            </w:r>
          </w:p>
        </w:tc>
        <w:tc>
          <w:tcPr>
            <w:tcW w:w="1836" w:type="dxa"/>
            <w:vAlign w:val="center"/>
          </w:tcPr>
          <w:p w14:paraId="2854A49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余杭区经信</w:t>
            </w:r>
          </w:p>
        </w:tc>
        <w:tc>
          <w:tcPr>
            <w:tcW w:w="2047" w:type="dxa"/>
            <w:vAlign w:val="center"/>
          </w:tcPr>
          <w:p w14:paraId="523AC5B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w:t>
            </w:r>
          </w:p>
        </w:tc>
        <w:tc>
          <w:tcPr>
            <w:tcW w:w="1821" w:type="dxa"/>
            <w:vAlign w:val="center"/>
          </w:tcPr>
          <w:p w14:paraId="33BFD24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2023年12月21日</w:t>
            </w:r>
          </w:p>
        </w:tc>
      </w:tr>
      <w:tr w14:paraId="47311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0" w:hRule="atLeast"/>
        </w:trPr>
        <w:tc>
          <w:tcPr>
            <w:tcW w:w="710" w:type="dxa"/>
            <w:noWrap/>
            <w:vAlign w:val="center"/>
          </w:tcPr>
          <w:p w14:paraId="7D2C6F9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3</w:t>
            </w:r>
          </w:p>
        </w:tc>
        <w:tc>
          <w:tcPr>
            <w:tcW w:w="1226" w:type="dxa"/>
            <w:noWrap/>
            <w:vAlign w:val="center"/>
          </w:tcPr>
          <w:p w14:paraId="2CC1829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专业资质</w:t>
            </w:r>
          </w:p>
        </w:tc>
        <w:tc>
          <w:tcPr>
            <w:tcW w:w="1575" w:type="dxa"/>
            <w:vAlign w:val="center"/>
          </w:tcPr>
          <w:p w14:paraId="16BCB90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国家级专精特新小巨人企业</w:t>
            </w:r>
          </w:p>
        </w:tc>
        <w:tc>
          <w:tcPr>
            <w:tcW w:w="1836" w:type="dxa"/>
            <w:vAlign w:val="center"/>
          </w:tcPr>
          <w:p w14:paraId="6111E10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浙江省经信厅</w:t>
            </w:r>
          </w:p>
        </w:tc>
        <w:tc>
          <w:tcPr>
            <w:tcW w:w="2047" w:type="dxa"/>
            <w:vAlign w:val="center"/>
          </w:tcPr>
          <w:p w14:paraId="05F3CEC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w:t>
            </w:r>
          </w:p>
        </w:tc>
        <w:tc>
          <w:tcPr>
            <w:tcW w:w="1821" w:type="dxa"/>
            <w:vAlign w:val="center"/>
          </w:tcPr>
          <w:p w14:paraId="7551337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2024年7月1日</w:t>
            </w:r>
          </w:p>
        </w:tc>
      </w:tr>
      <w:tr w14:paraId="3D50C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0" w:hRule="atLeast"/>
        </w:trPr>
        <w:tc>
          <w:tcPr>
            <w:tcW w:w="710" w:type="dxa"/>
            <w:noWrap/>
            <w:vAlign w:val="center"/>
          </w:tcPr>
          <w:p w14:paraId="4088E6D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4</w:t>
            </w:r>
          </w:p>
        </w:tc>
        <w:tc>
          <w:tcPr>
            <w:tcW w:w="1226" w:type="dxa"/>
            <w:noWrap/>
            <w:vAlign w:val="center"/>
          </w:tcPr>
          <w:p w14:paraId="5F0CC61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专业资质</w:t>
            </w:r>
          </w:p>
        </w:tc>
        <w:tc>
          <w:tcPr>
            <w:tcW w:w="1575" w:type="dxa"/>
            <w:vAlign w:val="center"/>
          </w:tcPr>
          <w:p w14:paraId="0817F6C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省级高新技术企业研究开发中心</w:t>
            </w:r>
          </w:p>
        </w:tc>
        <w:tc>
          <w:tcPr>
            <w:tcW w:w="1836" w:type="dxa"/>
            <w:vAlign w:val="center"/>
          </w:tcPr>
          <w:p w14:paraId="1A62563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浙江省科技厅</w:t>
            </w:r>
          </w:p>
        </w:tc>
        <w:tc>
          <w:tcPr>
            <w:tcW w:w="2047" w:type="dxa"/>
            <w:vAlign w:val="center"/>
          </w:tcPr>
          <w:p w14:paraId="4992E28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w:t>
            </w:r>
          </w:p>
        </w:tc>
        <w:tc>
          <w:tcPr>
            <w:tcW w:w="1821" w:type="dxa"/>
            <w:vAlign w:val="center"/>
          </w:tcPr>
          <w:p w14:paraId="2309781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2021年12月1日</w:t>
            </w:r>
          </w:p>
        </w:tc>
      </w:tr>
      <w:tr w14:paraId="5B7AF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5" w:hRule="atLeast"/>
        </w:trPr>
        <w:tc>
          <w:tcPr>
            <w:tcW w:w="710" w:type="dxa"/>
            <w:noWrap/>
            <w:vAlign w:val="center"/>
          </w:tcPr>
          <w:p w14:paraId="5EFF557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5</w:t>
            </w:r>
          </w:p>
        </w:tc>
        <w:tc>
          <w:tcPr>
            <w:tcW w:w="1226" w:type="dxa"/>
            <w:noWrap/>
            <w:vAlign w:val="center"/>
          </w:tcPr>
          <w:p w14:paraId="047FCC1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专业资质</w:t>
            </w:r>
          </w:p>
        </w:tc>
        <w:tc>
          <w:tcPr>
            <w:tcW w:w="1575" w:type="dxa"/>
            <w:vAlign w:val="center"/>
          </w:tcPr>
          <w:p w14:paraId="35C672B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浙江省企业研究院</w:t>
            </w:r>
          </w:p>
        </w:tc>
        <w:tc>
          <w:tcPr>
            <w:tcW w:w="1836" w:type="dxa"/>
            <w:vAlign w:val="center"/>
          </w:tcPr>
          <w:p w14:paraId="192BABD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浙江省科技厅</w:t>
            </w:r>
          </w:p>
        </w:tc>
        <w:tc>
          <w:tcPr>
            <w:tcW w:w="2047" w:type="dxa"/>
            <w:vAlign w:val="center"/>
          </w:tcPr>
          <w:p w14:paraId="3B6B933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浙江省灵西3D机器人视觉企业研究院</w:t>
            </w:r>
          </w:p>
        </w:tc>
        <w:tc>
          <w:tcPr>
            <w:tcW w:w="1821" w:type="dxa"/>
            <w:vAlign w:val="center"/>
          </w:tcPr>
          <w:p w14:paraId="28FBB5D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2023年11月1日</w:t>
            </w:r>
          </w:p>
        </w:tc>
      </w:tr>
      <w:tr w14:paraId="49DFE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0" w:hRule="atLeast"/>
        </w:trPr>
        <w:tc>
          <w:tcPr>
            <w:tcW w:w="710" w:type="dxa"/>
            <w:noWrap/>
            <w:vAlign w:val="center"/>
          </w:tcPr>
          <w:p w14:paraId="167DC58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6</w:t>
            </w:r>
          </w:p>
        </w:tc>
        <w:tc>
          <w:tcPr>
            <w:tcW w:w="1226" w:type="dxa"/>
            <w:noWrap/>
            <w:vAlign w:val="center"/>
          </w:tcPr>
          <w:p w14:paraId="720EBA8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专业资质</w:t>
            </w:r>
          </w:p>
        </w:tc>
        <w:tc>
          <w:tcPr>
            <w:tcW w:w="1575" w:type="dxa"/>
            <w:vAlign w:val="center"/>
          </w:tcPr>
          <w:p w14:paraId="3A16D6F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2022年度浙江省制造业首台（套）</w:t>
            </w:r>
          </w:p>
        </w:tc>
        <w:tc>
          <w:tcPr>
            <w:tcW w:w="1836" w:type="dxa"/>
            <w:vAlign w:val="center"/>
          </w:tcPr>
          <w:p w14:paraId="19426AD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浙江省经信厅</w:t>
            </w:r>
          </w:p>
        </w:tc>
        <w:tc>
          <w:tcPr>
            <w:tcW w:w="2047" w:type="dxa"/>
            <w:vAlign w:val="center"/>
          </w:tcPr>
          <w:p w14:paraId="2408DBF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基于3D视觉和机器人技术的智能拆码垛系统</w:t>
            </w:r>
          </w:p>
        </w:tc>
        <w:tc>
          <w:tcPr>
            <w:tcW w:w="1821" w:type="dxa"/>
            <w:vAlign w:val="center"/>
          </w:tcPr>
          <w:p w14:paraId="02EC9A1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2023年1月1日</w:t>
            </w:r>
          </w:p>
        </w:tc>
      </w:tr>
      <w:tr w14:paraId="1034A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0" w:hRule="atLeast"/>
        </w:trPr>
        <w:tc>
          <w:tcPr>
            <w:tcW w:w="710" w:type="dxa"/>
            <w:noWrap/>
            <w:vAlign w:val="center"/>
          </w:tcPr>
          <w:p w14:paraId="2D930D8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7</w:t>
            </w:r>
          </w:p>
        </w:tc>
        <w:tc>
          <w:tcPr>
            <w:tcW w:w="1226" w:type="dxa"/>
            <w:noWrap/>
            <w:vAlign w:val="center"/>
          </w:tcPr>
          <w:p w14:paraId="7D7B316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专业资质</w:t>
            </w:r>
          </w:p>
        </w:tc>
        <w:tc>
          <w:tcPr>
            <w:tcW w:w="1575" w:type="dxa"/>
            <w:vAlign w:val="center"/>
          </w:tcPr>
          <w:p w14:paraId="7A227D0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2024年度浙江省制造业首台（套）</w:t>
            </w:r>
          </w:p>
        </w:tc>
        <w:tc>
          <w:tcPr>
            <w:tcW w:w="1836" w:type="dxa"/>
            <w:vAlign w:val="center"/>
          </w:tcPr>
          <w:p w14:paraId="18235C4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浙江省经信厅</w:t>
            </w:r>
          </w:p>
        </w:tc>
        <w:tc>
          <w:tcPr>
            <w:tcW w:w="2047" w:type="dxa"/>
            <w:vAlign w:val="center"/>
          </w:tcPr>
          <w:p w14:paraId="1F979E1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2022118-3 面向新能源电芯缺陷检测的光度立体-三维机器视觉系统</w:t>
            </w:r>
          </w:p>
        </w:tc>
        <w:tc>
          <w:tcPr>
            <w:tcW w:w="1821" w:type="dxa"/>
            <w:vAlign w:val="center"/>
          </w:tcPr>
          <w:p w14:paraId="16993FE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2024年9月29日</w:t>
            </w:r>
          </w:p>
        </w:tc>
      </w:tr>
      <w:tr w14:paraId="72047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50" w:hRule="atLeast"/>
        </w:trPr>
        <w:tc>
          <w:tcPr>
            <w:tcW w:w="710" w:type="dxa"/>
            <w:noWrap/>
            <w:vAlign w:val="center"/>
          </w:tcPr>
          <w:p w14:paraId="4EB58F6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8</w:t>
            </w:r>
          </w:p>
        </w:tc>
        <w:tc>
          <w:tcPr>
            <w:tcW w:w="1226" w:type="dxa"/>
            <w:noWrap/>
            <w:vAlign w:val="center"/>
          </w:tcPr>
          <w:p w14:paraId="264A360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专业资质</w:t>
            </w:r>
          </w:p>
        </w:tc>
        <w:tc>
          <w:tcPr>
            <w:tcW w:w="1575" w:type="dxa"/>
            <w:vAlign w:val="center"/>
          </w:tcPr>
          <w:p w14:paraId="0806C64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浙江省科技型中小企业</w:t>
            </w:r>
          </w:p>
        </w:tc>
        <w:tc>
          <w:tcPr>
            <w:tcW w:w="1836" w:type="dxa"/>
            <w:vAlign w:val="center"/>
          </w:tcPr>
          <w:p w14:paraId="06F1DD6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浙江省科技厅</w:t>
            </w:r>
          </w:p>
        </w:tc>
        <w:tc>
          <w:tcPr>
            <w:tcW w:w="2047" w:type="dxa"/>
            <w:vAlign w:val="center"/>
          </w:tcPr>
          <w:p w14:paraId="07C6733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20193301001357</w:t>
            </w:r>
          </w:p>
        </w:tc>
        <w:tc>
          <w:tcPr>
            <w:tcW w:w="1821" w:type="dxa"/>
            <w:vAlign w:val="center"/>
          </w:tcPr>
          <w:p w14:paraId="633E8F1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2020年2月1日</w:t>
            </w:r>
          </w:p>
        </w:tc>
      </w:tr>
      <w:tr w14:paraId="4FE34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75" w:hRule="atLeast"/>
        </w:trPr>
        <w:tc>
          <w:tcPr>
            <w:tcW w:w="710" w:type="dxa"/>
            <w:noWrap/>
            <w:vAlign w:val="center"/>
          </w:tcPr>
          <w:p w14:paraId="30B86E1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9</w:t>
            </w:r>
          </w:p>
        </w:tc>
        <w:tc>
          <w:tcPr>
            <w:tcW w:w="1226" w:type="dxa"/>
            <w:noWrap/>
            <w:vAlign w:val="center"/>
          </w:tcPr>
          <w:p w14:paraId="2E644E0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专业资质</w:t>
            </w:r>
          </w:p>
        </w:tc>
        <w:tc>
          <w:tcPr>
            <w:tcW w:w="1575" w:type="dxa"/>
            <w:vAlign w:val="center"/>
          </w:tcPr>
          <w:p w14:paraId="5912756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浙江省专精特新中小企业</w:t>
            </w:r>
          </w:p>
        </w:tc>
        <w:tc>
          <w:tcPr>
            <w:tcW w:w="1836" w:type="dxa"/>
            <w:vAlign w:val="center"/>
          </w:tcPr>
          <w:p w14:paraId="342ECAD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浙江省经信厅</w:t>
            </w:r>
          </w:p>
        </w:tc>
        <w:tc>
          <w:tcPr>
            <w:tcW w:w="2047" w:type="dxa"/>
            <w:vAlign w:val="center"/>
          </w:tcPr>
          <w:p w14:paraId="0229169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w:t>
            </w:r>
          </w:p>
        </w:tc>
        <w:tc>
          <w:tcPr>
            <w:tcW w:w="1821" w:type="dxa"/>
            <w:vAlign w:val="center"/>
          </w:tcPr>
          <w:p w14:paraId="7D5563D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2022年12月1日</w:t>
            </w:r>
          </w:p>
        </w:tc>
      </w:tr>
      <w:tr w14:paraId="4192D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75" w:hRule="atLeast"/>
        </w:trPr>
        <w:tc>
          <w:tcPr>
            <w:tcW w:w="710" w:type="dxa"/>
            <w:noWrap/>
            <w:vAlign w:val="center"/>
          </w:tcPr>
          <w:p w14:paraId="5C2ECE9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10</w:t>
            </w:r>
          </w:p>
        </w:tc>
        <w:tc>
          <w:tcPr>
            <w:tcW w:w="1226" w:type="dxa"/>
            <w:noWrap/>
            <w:vAlign w:val="center"/>
          </w:tcPr>
          <w:p w14:paraId="0AB91B8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专业资质</w:t>
            </w:r>
          </w:p>
        </w:tc>
        <w:tc>
          <w:tcPr>
            <w:tcW w:w="1575" w:type="dxa"/>
            <w:vAlign w:val="center"/>
          </w:tcPr>
          <w:p w14:paraId="7A61D03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杭州市专利试点企业</w:t>
            </w:r>
          </w:p>
        </w:tc>
        <w:tc>
          <w:tcPr>
            <w:tcW w:w="1836" w:type="dxa"/>
            <w:vAlign w:val="center"/>
          </w:tcPr>
          <w:p w14:paraId="157F08A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杭州市市监局</w:t>
            </w:r>
          </w:p>
        </w:tc>
        <w:tc>
          <w:tcPr>
            <w:tcW w:w="2047" w:type="dxa"/>
            <w:vAlign w:val="center"/>
          </w:tcPr>
          <w:p w14:paraId="457BF3F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w:t>
            </w:r>
          </w:p>
        </w:tc>
        <w:tc>
          <w:tcPr>
            <w:tcW w:w="1821" w:type="dxa"/>
            <w:vAlign w:val="center"/>
          </w:tcPr>
          <w:p w14:paraId="3F4B29E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2023年1月1日</w:t>
            </w:r>
          </w:p>
        </w:tc>
      </w:tr>
      <w:tr w14:paraId="49ADA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710" w:type="dxa"/>
            <w:noWrap/>
            <w:vAlign w:val="center"/>
          </w:tcPr>
          <w:p w14:paraId="3A496BB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11</w:t>
            </w:r>
          </w:p>
        </w:tc>
        <w:tc>
          <w:tcPr>
            <w:tcW w:w="1226" w:type="dxa"/>
            <w:noWrap/>
            <w:vAlign w:val="center"/>
          </w:tcPr>
          <w:p w14:paraId="2DB740D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专业资质</w:t>
            </w:r>
          </w:p>
        </w:tc>
        <w:tc>
          <w:tcPr>
            <w:tcW w:w="1575" w:type="dxa"/>
            <w:noWrap/>
            <w:vAlign w:val="center"/>
          </w:tcPr>
          <w:p w14:paraId="6A3FA31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浙江省机器人产业发展协会理事单位</w:t>
            </w:r>
          </w:p>
        </w:tc>
        <w:tc>
          <w:tcPr>
            <w:tcW w:w="1836" w:type="dxa"/>
            <w:vAlign w:val="center"/>
          </w:tcPr>
          <w:p w14:paraId="2660968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浙江省机器人产业发展协会</w:t>
            </w:r>
          </w:p>
        </w:tc>
        <w:tc>
          <w:tcPr>
            <w:tcW w:w="2047" w:type="dxa"/>
            <w:vAlign w:val="center"/>
          </w:tcPr>
          <w:p w14:paraId="627B857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w:t>
            </w:r>
          </w:p>
        </w:tc>
        <w:tc>
          <w:tcPr>
            <w:tcW w:w="1821" w:type="dxa"/>
            <w:vAlign w:val="center"/>
          </w:tcPr>
          <w:p w14:paraId="37BC30E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2024年11月1日</w:t>
            </w:r>
          </w:p>
        </w:tc>
      </w:tr>
      <w:tr w14:paraId="5C314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0" w:hRule="atLeast"/>
        </w:trPr>
        <w:tc>
          <w:tcPr>
            <w:tcW w:w="710" w:type="dxa"/>
            <w:noWrap/>
            <w:vAlign w:val="center"/>
          </w:tcPr>
          <w:p w14:paraId="274195B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12</w:t>
            </w:r>
          </w:p>
        </w:tc>
        <w:tc>
          <w:tcPr>
            <w:tcW w:w="1226" w:type="dxa"/>
            <w:noWrap/>
            <w:vAlign w:val="center"/>
          </w:tcPr>
          <w:p w14:paraId="1A19902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专业资质</w:t>
            </w:r>
          </w:p>
        </w:tc>
        <w:tc>
          <w:tcPr>
            <w:tcW w:w="1575" w:type="dxa"/>
            <w:vAlign w:val="center"/>
          </w:tcPr>
          <w:p w14:paraId="61BC1FF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中国仓储与配送协会会员单位</w:t>
            </w:r>
          </w:p>
        </w:tc>
        <w:tc>
          <w:tcPr>
            <w:tcW w:w="1836" w:type="dxa"/>
            <w:vAlign w:val="center"/>
          </w:tcPr>
          <w:p w14:paraId="0923A4A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中国仓储与配送协会</w:t>
            </w:r>
          </w:p>
        </w:tc>
        <w:tc>
          <w:tcPr>
            <w:tcW w:w="2047" w:type="dxa"/>
            <w:vAlign w:val="center"/>
          </w:tcPr>
          <w:p w14:paraId="37710EB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w:t>
            </w:r>
          </w:p>
        </w:tc>
        <w:tc>
          <w:tcPr>
            <w:tcW w:w="1821" w:type="dxa"/>
            <w:vAlign w:val="center"/>
          </w:tcPr>
          <w:p w14:paraId="074E26C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2023年5月12日</w:t>
            </w:r>
          </w:p>
        </w:tc>
      </w:tr>
    </w:tbl>
    <w:p w14:paraId="4EC64396">
      <w:pPr>
        <w:pStyle w:val="50"/>
        <w:keepNext w:val="0"/>
        <w:keepLines w:val="0"/>
        <w:pageBreakBefore w:val="0"/>
        <w:widowControl w:val="0"/>
        <w:kinsoku/>
        <w:wordWrap/>
        <w:overflowPunct/>
        <w:topLinePunct w:val="0"/>
        <w:autoSpaceDE w:val="0"/>
        <w:autoSpaceDN w:val="0"/>
        <w:bidi w:val="0"/>
        <w:adjustRightInd w:val="0"/>
        <w:snapToGrid w:val="0"/>
        <w:spacing w:before="157" w:beforeLines="50"/>
        <w:textAlignment w:val="auto"/>
        <w:rPr>
          <w:rFonts w:hint="default" w:ascii="Times New Roman" w:hAnsi="Times New Roman" w:eastAsia="楷体" w:cs="Times New Roman"/>
          <w:lang w:eastAsia="zh-CN"/>
        </w:rPr>
      </w:pPr>
      <w:r>
        <w:rPr>
          <w:rFonts w:hint="default" w:ascii="Times New Roman" w:hAnsi="Times New Roman" w:eastAsia="楷体" w:cs="Times New Roman"/>
        </w:rPr>
        <w:t>同时，公司还获得众多奖项并参与省市相关重大科研项目</w:t>
      </w:r>
      <w:r>
        <w:rPr>
          <w:rFonts w:hint="default" w:ascii="Times New Roman" w:hAnsi="Times New Roman" w:eastAsia="楷体" w:cs="Times New Roman"/>
          <w:lang w:eastAsia="zh-CN"/>
        </w:rPr>
        <w:t>：</w:t>
      </w:r>
    </w:p>
    <w:tbl>
      <w:tblPr>
        <w:tblStyle w:val="28"/>
        <w:tblW w:w="9200" w:type="dxa"/>
        <w:tblInd w:w="-3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1228"/>
        <w:gridCol w:w="1958"/>
        <w:gridCol w:w="1453"/>
        <w:gridCol w:w="1862"/>
        <w:gridCol w:w="1999"/>
      </w:tblGrid>
      <w:tr w14:paraId="6E766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5" w:hRule="atLeast"/>
        </w:trPr>
        <w:tc>
          <w:tcPr>
            <w:tcW w:w="700" w:type="dxa"/>
            <w:noWrap/>
            <w:vAlign w:val="center"/>
          </w:tcPr>
          <w:p w14:paraId="12C8EF7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序号</w:t>
            </w:r>
          </w:p>
        </w:tc>
        <w:tc>
          <w:tcPr>
            <w:tcW w:w="1228" w:type="dxa"/>
            <w:noWrap/>
            <w:vAlign w:val="center"/>
          </w:tcPr>
          <w:p w14:paraId="41973EE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类型</w:t>
            </w:r>
          </w:p>
        </w:tc>
        <w:tc>
          <w:tcPr>
            <w:tcW w:w="1958" w:type="dxa"/>
            <w:noWrap/>
            <w:vAlign w:val="center"/>
          </w:tcPr>
          <w:p w14:paraId="6256321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名称</w:t>
            </w:r>
          </w:p>
        </w:tc>
        <w:tc>
          <w:tcPr>
            <w:tcW w:w="1453" w:type="dxa"/>
            <w:noWrap/>
            <w:vAlign w:val="center"/>
          </w:tcPr>
          <w:p w14:paraId="1FCC58F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颁布单位</w:t>
            </w:r>
          </w:p>
        </w:tc>
        <w:tc>
          <w:tcPr>
            <w:tcW w:w="1862" w:type="dxa"/>
            <w:noWrap/>
            <w:vAlign w:val="center"/>
          </w:tcPr>
          <w:p w14:paraId="7D7E204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明细</w:t>
            </w:r>
          </w:p>
        </w:tc>
        <w:tc>
          <w:tcPr>
            <w:tcW w:w="1999" w:type="dxa"/>
            <w:noWrap/>
            <w:vAlign w:val="center"/>
          </w:tcPr>
          <w:p w14:paraId="6AA8F2C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获得时间</w:t>
            </w:r>
          </w:p>
        </w:tc>
      </w:tr>
      <w:tr w14:paraId="008FE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40" w:hRule="atLeast"/>
        </w:trPr>
        <w:tc>
          <w:tcPr>
            <w:tcW w:w="700" w:type="dxa"/>
            <w:noWrap/>
            <w:vAlign w:val="center"/>
          </w:tcPr>
          <w:p w14:paraId="6033187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w:t>
            </w:r>
          </w:p>
        </w:tc>
        <w:tc>
          <w:tcPr>
            <w:tcW w:w="1228" w:type="dxa"/>
            <w:noWrap/>
            <w:vAlign w:val="center"/>
          </w:tcPr>
          <w:p w14:paraId="233F35E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重要奖项</w:t>
            </w:r>
          </w:p>
        </w:tc>
        <w:tc>
          <w:tcPr>
            <w:tcW w:w="1958" w:type="dxa"/>
            <w:vAlign w:val="center"/>
          </w:tcPr>
          <w:p w14:paraId="4B028A4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第七届“创客中国”浙江赛区暨“浙江好项目中小企业创新创业大赛企业组-二等奖</w:t>
            </w:r>
          </w:p>
        </w:tc>
        <w:tc>
          <w:tcPr>
            <w:tcW w:w="1453" w:type="dxa"/>
            <w:vAlign w:val="center"/>
          </w:tcPr>
          <w:p w14:paraId="3B7F663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浙江省经信厅</w:t>
            </w:r>
          </w:p>
        </w:tc>
        <w:tc>
          <w:tcPr>
            <w:tcW w:w="1862" w:type="dxa"/>
            <w:vAlign w:val="center"/>
          </w:tcPr>
          <w:p w14:paraId="2181FE9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机器人3D视觉全栈式方案平台</w:t>
            </w:r>
          </w:p>
        </w:tc>
        <w:tc>
          <w:tcPr>
            <w:tcW w:w="1999" w:type="dxa"/>
            <w:vAlign w:val="center"/>
          </w:tcPr>
          <w:p w14:paraId="1310A4D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2022年8月1日</w:t>
            </w:r>
          </w:p>
        </w:tc>
      </w:tr>
      <w:tr w14:paraId="63A28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0" w:hRule="atLeast"/>
        </w:trPr>
        <w:tc>
          <w:tcPr>
            <w:tcW w:w="700" w:type="dxa"/>
            <w:noWrap/>
            <w:vAlign w:val="center"/>
          </w:tcPr>
          <w:p w14:paraId="2CBB634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w:t>
            </w:r>
          </w:p>
        </w:tc>
        <w:tc>
          <w:tcPr>
            <w:tcW w:w="1228" w:type="dxa"/>
            <w:noWrap/>
            <w:vAlign w:val="center"/>
          </w:tcPr>
          <w:p w14:paraId="2BDD83A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重要奖项</w:t>
            </w:r>
          </w:p>
        </w:tc>
        <w:tc>
          <w:tcPr>
            <w:tcW w:w="1958" w:type="dxa"/>
            <w:vAlign w:val="center"/>
          </w:tcPr>
          <w:p w14:paraId="6C10544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2024年度机器人典型应用场景</w:t>
            </w:r>
          </w:p>
        </w:tc>
        <w:tc>
          <w:tcPr>
            <w:tcW w:w="1453" w:type="dxa"/>
            <w:vAlign w:val="center"/>
          </w:tcPr>
          <w:p w14:paraId="497D14B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浙江省经信厅</w:t>
            </w:r>
          </w:p>
        </w:tc>
        <w:tc>
          <w:tcPr>
            <w:tcW w:w="1862" w:type="dxa"/>
            <w:vAlign w:val="center"/>
          </w:tcPr>
          <w:p w14:paraId="5E91BE6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基于“3D+AI”技术的机器人视觉智能解决方案</w:t>
            </w:r>
          </w:p>
        </w:tc>
        <w:tc>
          <w:tcPr>
            <w:tcW w:w="1999" w:type="dxa"/>
            <w:vAlign w:val="center"/>
          </w:tcPr>
          <w:p w14:paraId="184329A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2024年11月29日</w:t>
            </w:r>
          </w:p>
        </w:tc>
      </w:tr>
      <w:tr w14:paraId="1EFDC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0" w:hRule="atLeast"/>
        </w:trPr>
        <w:tc>
          <w:tcPr>
            <w:tcW w:w="700" w:type="dxa"/>
            <w:noWrap/>
            <w:vAlign w:val="center"/>
          </w:tcPr>
          <w:p w14:paraId="6E6E40F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3</w:t>
            </w:r>
          </w:p>
        </w:tc>
        <w:tc>
          <w:tcPr>
            <w:tcW w:w="1228" w:type="dxa"/>
            <w:noWrap/>
            <w:vAlign w:val="center"/>
          </w:tcPr>
          <w:p w14:paraId="16BF96F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重要奖项</w:t>
            </w:r>
          </w:p>
        </w:tc>
        <w:tc>
          <w:tcPr>
            <w:tcW w:w="1958" w:type="dxa"/>
            <w:vAlign w:val="center"/>
          </w:tcPr>
          <w:p w14:paraId="4F0EEA4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2019年度十佳机器人系统集成商</w:t>
            </w:r>
          </w:p>
        </w:tc>
        <w:tc>
          <w:tcPr>
            <w:tcW w:w="1453" w:type="dxa"/>
            <w:vAlign w:val="center"/>
          </w:tcPr>
          <w:p w14:paraId="0A3E854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深圳高工机器人有限</w:t>
            </w:r>
            <w:r>
              <w:rPr>
                <w:rFonts w:hint="default" w:ascii="Times New Roman" w:hAnsi="Times New Roman" w:eastAsia="楷体" w:cs="Times New Roman"/>
                <w:color w:val="000000"/>
                <w:sz w:val="21"/>
                <w:szCs w:val="21"/>
                <w:lang w:eastAsia="zh-CN"/>
              </w:rPr>
              <w:t>公司</w:t>
            </w:r>
          </w:p>
        </w:tc>
        <w:tc>
          <w:tcPr>
            <w:tcW w:w="1862" w:type="dxa"/>
            <w:vAlign w:val="center"/>
          </w:tcPr>
          <w:p w14:paraId="1B8AD1D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仓储物流行业</w:t>
            </w:r>
          </w:p>
        </w:tc>
        <w:tc>
          <w:tcPr>
            <w:tcW w:w="1999" w:type="dxa"/>
            <w:vAlign w:val="center"/>
          </w:tcPr>
          <w:p w14:paraId="37A062D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2019年6月1日</w:t>
            </w:r>
          </w:p>
        </w:tc>
      </w:tr>
      <w:tr w14:paraId="75A77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0" w:hRule="atLeast"/>
        </w:trPr>
        <w:tc>
          <w:tcPr>
            <w:tcW w:w="700" w:type="dxa"/>
            <w:noWrap/>
            <w:vAlign w:val="center"/>
          </w:tcPr>
          <w:p w14:paraId="0913C8A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4</w:t>
            </w:r>
          </w:p>
        </w:tc>
        <w:tc>
          <w:tcPr>
            <w:tcW w:w="1228" w:type="dxa"/>
            <w:noWrap/>
            <w:vAlign w:val="center"/>
          </w:tcPr>
          <w:p w14:paraId="5704AFF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重要奖项</w:t>
            </w:r>
          </w:p>
        </w:tc>
        <w:tc>
          <w:tcPr>
            <w:tcW w:w="1958" w:type="dxa"/>
            <w:vAlign w:val="center"/>
          </w:tcPr>
          <w:p w14:paraId="69DF6AA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2019优秀人工智能案例TOP30+</w:t>
            </w:r>
          </w:p>
        </w:tc>
        <w:tc>
          <w:tcPr>
            <w:tcW w:w="1453" w:type="dxa"/>
            <w:vAlign w:val="center"/>
          </w:tcPr>
          <w:p w14:paraId="3B0B4CE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CSDN</w:t>
            </w:r>
          </w:p>
        </w:tc>
        <w:tc>
          <w:tcPr>
            <w:tcW w:w="1862" w:type="dxa"/>
            <w:vAlign w:val="center"/>
          </w:tcPr>
          <w:p w14:paraId="3B930C2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lang w:val="en-US" w:eastAsia="zh-CN"/>
              </w:rPr>
            </w:pPr>
            <w:r>
              <w:rPr>
                <w:rFonts w:hint="default" w:ascii="Times New Roman" w:hAnsi="Times New Roman" w:eastAsia="楷体" w:cs="Times New Roman"/>
                <w:color w:val="000000"/>
                <w:sz w:val="21"/>
                <w:szCs w:val="21"/>
                <w:lang w:val="en-US" w:eastAsia="zh-CN"/>
              </w:rPr>
              <w:t>/</w:t>
            </w:r>
          </w:p>
        </w:tc>
        <w:tc>
          <w:tcPr>
            <w:tcW w:w="1999" w:type="dxa"/>
            <w:vAlign w:val="center"/>
          </w:tcPr>
          <w:p w14:paraId="1345BE7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2019年6月1日</w:t>
            </w:r>
          </w:p>
        </w:tc>
      </w:tr>
      <w:tr w14:paraId="6AE8A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0" w:hRule="atLeast"/>
        </w:trPr>
        <w:tc>
          <w:tcPr>
            <w:tcW w:w="700" w:type="dxa"/>
            <w:noWrap/>
            <w:vAlign w:val="center"/>
          </w:tcPr>
          <w:p w14:paraId="358FBE9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5</w:t>
            </w:r>
          </w:p>
        </w:tc>
        <w:tc>
          <w:tcPr>
            <w:tcW w:w="1228" w:type="dxa"/>
            <w:noWrap/>
            <w:vAlign w:val="center"/>
          </w:tcPr>
          <w:p w14:paraId="668E5A6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重要奖项</w:t>
            </w:r>
          </w:p>
        </w:tc>
        <w:tc>
          <w:tcPr>
            <w:tcW w:w="1958" w:type="dxa"/>
            <w:vAlign w:val="center"/>
          </w:tcPr>
          <w:p w14:paraId="7E2DFA5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第九届LT中国物流技术奖创新产品奖</w:t>
            </w:r>
          </w:p>
        </w:tc>
        <w:tc>
          <w:tcPr>
            <w:tcW w:w="1453" w:type="dxa"/>
            <w:vAlign w:val="center"/>
          </w:tcPr>
          <w:p w14:paraId="44E9401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中国物流技术奖</w:t>
            </w:r>
          </w:p>
        </w:tc>
        <w:tc>
          <w:tcPr>
            <w:tcW w:w="1862" w:type="dxa"/>
            <w:vAlign w:val="center"/>
          </w:tcPr>
          <w:p w14:paraId="434D32A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机器视觉智能拆垛系统LINX-DP-SYS</w:t>
            </w:r>
          </w:p>
        </w:tc>
        <w:tc>
          <w:tcPr>
            <w:tcW w:w="1999" w:type="dxa"/>
            <w:vAlign w:val="center"/>
          </w:tcPr>
          <w:p w14:paraId="039E4C7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2020年8月1日</w:t>
            </w:r>
          </w:p>
        </w:tc>
      </w:tr>
      <w:tr w14:paraId="20989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0" w:hRule="atLeast"/>
        </w:trPr>
        <w:tc>
          <w:tcPr>
            <w:tcW w:w="700" w:type="dxa"/>
            <w:noWrap/>
            <w:vAlign w:val="center"/>
          </w:tcPr>
          <w:p w14:paraId="79C92B1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6</w:t>
            </w:r>
          </w:p>
        </w:tc>
        <w:tc>
          <w:tcPr>
            <w:tcW w:w="1228" w:type="dxa"/>
            <w:noWrap/>
            <w:vAlign w:val="center"/>
          </w:tcPr>
          <w:p w14:paraId="3588379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重要奖项</w:t>
            </w:r>
          </w:p>
        </w:tc>
        <w:tc>
          <w:tcPr>
            <w:tcW w:w="1958" w:type="dxa"/>
            <w:vAlign w:val="center"/>
          </w:tcPr>
          <w:p w14:paraId="45C8F13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2021-2022年度智能制造最具投资价值公司</w:t>
            </w:r>
          </w:p>
        </w:tc>
        <w:tc>
          <w:tcPr>
            <w:tcW w:w="1453" w:type="dxa"/>
            <w:vAlign w:val="center"/>
          </w:tcPr>
          <w:p w14:paraId="48DAE3F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甲子光年</w:t>
            </w:r>
          </w:p>
        </w:tc>
        <w:tc>
          <w:tcPr>
            <w:tcW w:w="1862" w:type="dxa"/>
            <w:vAlign w:val="center"/>
          </w:tcPr>
          <w:p w14:paraId="106910F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2021-2022年度智能制造</w:t>
            </w:r>
          </w:p>
        </w:tc>
        <w:tc>
          <w:tcPr>
            <w:tcW w:w="1999" w:type="dxa"/>
            <w:vAlign w:val="center"/>
          </w:tcPr>
          <w:p w14:paraId="29BBB19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2022年7月27日</w:t>
            </w:r>
          </w:p>
        </w:tc>
      </w:tr>
      <w:tr w14:paraId="598A5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0" w:hRule="atLeast"/>
        </w:trPr>
        <w:tc>
          <w:tcPr>
            <w:tcW w:w="700" w:type="dxa"/>
            <w:noWrap/>
            <w:vAlign w:val="center"/>
          </w:tcPr>
          <w:p w14:paraId="1A0A903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7</w:t>
            </w:r>
          </w:p>
        </w:tc>
        <w:tc>
          <w:tcPr>
            <w:tcW w:w="1228" w:type="dxa"/>
            <w:noWrap/>
            <w:vAlign w:val="center"/>
          </w:tcPr>
          <w:p w14:paraId="224B158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重要奖项</w:t>
            </w:r>
          </w:p>
        </w:tc>
        <w:tc>
          <w:tcPr>
            <w:tcW w:w="1958" w:type="dxa"/>
            <w:vAlign w:val="center"/>
          </w:tcPr>
          <w:p w14:paraId="358682F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最具商业潜力科技企业TOP20</w:t>
            </w:r>
          </w:p>
        </w:tc>
        <w:tc>
          <w:tcPr>
            <w:tcW w:w="1453" w:type="dxa"/>
            <w:vAlign w:val="center"/>
          </w:tcPr>
          <w:p w14:paraId="045AEED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甲子光年</w:t>
            </w:r>
          </w:p>
        </w:tc>
        <w:tc>
          <w:tcPr>
            <w:tcW w:w="1862" w:type="dxa"/>
            <w:vAlign w:val="center"/>
          </w:tcPr>
          <w:p w14:paraId="2F88541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2022中国先进制造与高端装备领域</w:t>
            </w:r>
          </w:p>
        </w:tc>
        <w:tc>
          <w:tcPr>
            <w:tcW w:w="1999" w:type="dxa"/>
            <w:vAlign w:val="center"/>
          </w:tcPr>
          <w:p w14:paraId="1C0DD3F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2022年12月12日</w:t>
            </w:r>
          </w:p>
        </w:tc>
      </w:tr>
      <w:tr w14:paraId="2CF54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5" w:hRule="atLeast"/>
        </w:trPr>
        <w:tc>
          <w:tcPr>
            <w:tcW w:w="700" w:type="dxa"/>
            <w:noWrap/>
            <w:vAlign w:val="center"/>
          </w:tcPr>
          <w:p w14:paraId="2AA4A22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8</w:t>
            </w:r>
          </w:p>
        </w:tc>
        <w:tc>
          <w:tcPr>
            <w:tcW w:w="1228" w:type="dxa"/>
            <w:noWrap/>
            <w:vAlign w:val="center"/>
          </w:tcPr>
          <w:p w14:paraId="08EDD21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重要奖项</w:t>
            </w:r>
          </w:p>
        </w:tc>
        <w:tc>
          <w:tcPr>
            <w:tcW w:w="1958" w:type="dxa"/>
            <w:vAlign w:val="center"/>
          </w:tcPr>
          <w:p w14:paraId="26A0A17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2022年度创新奖</w:t>
            </w:r>
          </w:p>
        </w:tc>
        <w:tc>
          <w:tcPr>
            <w:tcW w:w="1453" w:type="dxa"/>
            <w:vAlign w:val="center"/>
          </w:tcPr>
          <w:p w14:paraId="7B5FB43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视觉创新设计</w:t>
            </w:r>
          </w:p>
        </w:tc>
        <w:tc>
          <w:tcPr>
            <w:tcW w:w="1862" w:type="dxa"/>
            <w:vAlign w:val="center"/>
          </w:tcPr>
          <w:p w14:paraId="2191753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LINX-SMART-B面结构光3D相机</w:t>
            </w:r>
          </w:p>
        </w:tc>
        <w:tc>
          <w:tcPr>
            <w:tcW w:w="1999" w:type="dxa"/>
            <w:vAlign w:val="center"/>
          </w:tcPr>
          <w:p w14:paraId="644B046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2022年12月1日</w:t>
            </w:r>
          </w:p>
        </w:tc>
      </w:tr>
      <w:tr w14:paraId="2A011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5" w:hRule="atLeast"/>
        </w:trPr>
        <w:tc>
          <w:tcPr>
            <w:tcW w:w="700" w:type="dxa"/>
            <w:noWrap/>
            <w:vAlign w:val="center"/>
          </w:tcPr>
          <w:p w14:paraId="58E18EB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9</w:t>
            </w:r>
          </w:p>
        </w:tc>
        <w:tc>
          <w:tcPr>
            <w:tcW w:w="1228" w:type="dxa"/>
            <w:noWrap/>
            <w:vAlign w:val="center"/>
          </w:tcPr>
          <w:p w14:paraId="602E2AD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重要奖项</w:t>
            </w:r>
          </w:p>
        </w:tc>
        <w:tc>
          <w:tcPr>
            <w:tcW w:w="1958" w:type="dxa"/>
            <w:vAlign w:val="center"/>
          </w:tcPr>
          <w:p w14:paraId="662FA60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2022年度高成长企业</w:t>
            </w:r>
          </w:p>
        </w:tc>
        <w:tc>
          <w:tcPr>
            <w:tcW w:w="1453" w:type="dxa"/>
            <w:vAlign w:val="center"/>
          </w:tcPr>
          <w:p w14:paraId="4D00F51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高工金球奖</w:t>
            </w:r>
          </w:p>
        </w:tc>
        <w:tc>
          <w:tcPr>
            <w:tcW w:w="1862" w:type="dxa"/>
            <w:vAlign w:val="center"/>
          </w:tcPr>
          <w:p w14:paraId="38C6728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w:t>
            </w:r>
          </w:p>
        </w:tc>
        <w:tc>
          <w:tcPr>
            <w:tcW w:w="1999" w:type="dxa"/>
            <w:vAlign w:val="center"/>
          </w:tcPr>
          <w:p w14:paraId="3025823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2022年12月1日</w:t>
            </w:r>
          </w:p>
        </w:tc>
      </w:tr>
      <w:tr w14:paraId="5A8E0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0" w:hRule="atLeast"/>
        </w:trPr>
        <w:tc>
          <w:tcPr>
            <w:tcW w:w="700" w:type="dxa"/>
            <w:noWrap/>
            <w:vAlign w:val="center"/>
          </w:tcPr>
          <w:p w14:paraId="06BC9DE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10</w:t>
            </w:r>
          </w:p>
        </w:tc>
        <w:tc>
          <w:tcPr>
            <w:tcW w:w="1228" w:type="dxa"/>
            <w:noWrap/>
            <w:vAlign w:val="center"/>
          </w:tcPr>
          <w:p w14:paraId="0D0293C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重要奖项</w:t>
            </w:r>
          </w:p>
        </w:tc>
        <w:tc>
          <w:tcPr>
            <w:tcW w:w="1958" w:type="dxa"/>
            <w:vAlign w:val="center"/>
          </w:tcPr>
          <w:p w14:paraId="36EC834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黑客马拉松竞赛-蓝鼎奖</w:t>
            </w:r>
          </w:p>
        </w:tc>
        <w:tc>
          <w:tcPr>
            <w:tcW w:w="1453" w:type="dxa"/>
            <w:vAlign w:val="center"/>
          </w:tcPr>
          <w:p w14:paraId="2A75EF6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世界人工智能大会</w:t>
            </w:r>
          </w:p>
        </w:tc>
        <w:tc>
          <w:tcPr>
            <w:tcW w:w="1862" w:type="dxa"/>
            <w:vAlign w:val="center"/>
          </w:tcPr>
          <w:p w14:paraId="096EE2E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工业赛道“AI领未来工厂”工业人工智能竞赛</w:t>
            </w:r>
          </w:p>
        </w:tc>
        <w:tc>
          <w:tcPr>
            <w:tcW w:w="1999" w:type="dxa"/>
            <w:vAlign w:val="center"/>
          </w:tcPr>
          <w:p w14:paraId="7E032AC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2023年7月1日</w:t>
            </w:r>
          </w:p>
        </w:tc>
      </w:tr>
      <w:tr w14:paraId="191DC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0" w:hRule="atLeast"/>
        </w:trPr>
        <w:tc>
          <w:tcPr>
            <w:tcW w:w="700" w:type="dxa"/>
            <w:noWrap/>
            <w:vAlign w:val="center"/>
          </w:tcPr>
          <w:p w14:paraId="150FE26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11</w:t>
            </w:r>
          </w:p>
        </w:tc>
        <w:tc>
          <w:tcPr>
            <w:tcW w:w="1228" w:type="dxa"/>
            <w:noWrap/>
            <w:vAlign w:val="center"/>
          </w:tcPr>
          <w:p w14:paraId="1D6E2DC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重要奖项</w:t>
            </w:r>
          </w:p>
        </w:tc>
        <w:tc>
          <w:tcPr>
            <w:tcW w:w="1958" w:type="dxa"/>
            <w:vAlign w:val="center"/>
          </w:tcPr>
          <w:p w14:paraId="26DF6F1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2022-2023年度最具投资价值公司TOP10</w:t>
            </w:r>
          </w:p>
        </w:tc>
        <w:tc>
          <w:tcPr>
            <w:tcW w:w="1453" w:type="dxa"/>
            <w:vAlign w:val="center"/>
          </w:tcPr>
          <w:p w14:paraId="64B5442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甲子光年</w:t>
            </w:r>
          </w:p>
        </w:tc>
        <w:tc>
          <w:tcPr>
            <w:tcW w:w="1862" w:type="dxa"/>
            <w:vAlign w:val="center"/>
          </w:tcPr>
          <w:p w14:paraId="19048FF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w:t>
            </w:r>
          </w:p>
        </w:tc>
        <w:tc>
          <w:tcPr>
            <w:tcW w:w="1999" w:type="dxa"/>
            <w:vAlign w:val="center"/>
          </w:tcPr>
          <w:p w14:paraId="5F13E3F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2023年8月28日</w:t>
            </w:r>
          </w:p>
        </w:tc>
      </w:tr>
      <w:tr w14:paraId="36810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55" w:hRule="atLeast"/>
        </w:trPr>
        <w:tc>
          <w:tcPr>
            <w:tcW w:w="700" w:type="dxa"/>
            <w:noWrap/>
            <w:vAlign w:val="center"/>
          </w:tcPr>
          <w:p w14:paraId="258A3B3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12</w:t>
            </w:r>
          </w:p>
        </w:tc>
        <w:tc>
          <w:tcPr>
            <w:tcW w:w="1228" w:type="dxa"/>
            <w:noWrap/>
            <w:vAlign w:val="center"/>
          </w:tcPr>
          <w:p w14:paraId="430D82F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重要奖项</w:t>
            </w:r>
          </w:p>
        </w:tc>
        <w:tc>
          <w:tcPr>
            <w:tcW w:w="1958" w:type="dxa"/>
            <w:vAlign w:val="center"/>
          </w:tcPr>
          <w:p w14:paraId="7866387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2023智能制造“制”敬不凡先锋者工业机器人TOP10</w:t>
            </w:r>
          </w:p>
        </w:tc>
        <w:tc>
          <w:tcPr>
            <w:tcW w:w="1453" w:type="dxa"/>
            <w:vAlign w:val="center"/>
          </w:tcPr>
          <w:p w14:paraId="0490F4F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亿欧智库</w:t>
            </w:r>
          </w:p>
        </w:tc>
        <w:tc>
          <w:tcPr>
            <w:tcW w:w="1862" w:type="dxa"/>
            <w:vAlign w:val="center"/>
          </w:tcPr>
          <w:p w14:paraId="48116E9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w:t>
            </w:r>
          </w:p>
        </w:tc>
        <w:tc>
          <w:tcPr>
            <w:tcW w:w="1999" w:type="dxa"/>
            <w:vAlign w:val="center"/>
          </w:tcPr>
          <w:p w14:paraId="5FCC2A5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2023年9月1日</w:t>
            </w:r>
          </w:p>
        </w:tc>
      </w:tr>
      <w:tr w14:paraId="0BDCA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0" w:hRule="atLeast"/>
        </w:trPr>
        <w:tc>
          <w:tcPr>
            <w:tcW w:w="700" w:type="dxa"/>
            <w:noWrap/>
            <w:vAlign w:val="center"/>
          </w:tcPr>
          <w:p w14:paraId="0F140B4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13</w:t>
            </w:r>
          </w:p>
        </w:tc>
        <w:tc>
          <w:tcPr>
            <w:tcW w:w="1228" w:type="dxa"/>
            <w:noWrap/>
            <w:vAlign w:val="center"/>
          </w:tcPr>
          <w:p w14:paraId="0F0250A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重要奖项</w:t>
            </w:r>
          </w:p>
        </w:tc>
        <w:tc>
          <w:tcPr>
            <w:tcW w:w="1958" w:type="dxa"/>
            <w:vAlign w:val="center"/>
          </w:tcPr>
          <w:p w14:paraId="66DDF68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人工智能榜单创新双30鲲鹏独角兽</w:t>
            </w:r>
          </w:p>
        </w:tc>
        <w:tc>
          <w:tcPr>
            <w:tcW w:w="1453" w:type="dxa"/>
            <w:vAlign w:val="center"/>
          </w:tcPr>
          <w:p w14:paraId="6C4798A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毕马威</w:t>
            </w:r>
          </w:p>
        </w:tc>
        <w:tc>
          <w:tcPr>
            <w:tcW w:w="1862" w:type="dxa"/>
            <w:vAlign w:val="center"/>
          </w:tcPr>
          <w:p w14:paraId="11B7D89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w:t>
            </w:r>
          </w:p>
        </w:tc>
        <w:tc>
          <w:tcPr>
            <w:tcW w:w="1999" w:type="dxa"/>
            <w:vAlign w:val="center"/>
          </w:tcPr>
          <w:p w14:paraId="54FD135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2023年10月19日</w:t>
            </w:r>
          </w:p>
        </w:tc>
      </w:tr>
      <w:tr w14:paraId="168BC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5" w:hRule="atLeast"/>
        </w:trPr>
        <w:tc>
          <w:tcPr>
            <w:tcW w:w="700" w:type="dxa"/>
            <w:noWrap/>
            <w:vAlign w:val="center"/>
          </w:tcPr>
          <w:p w14:paraId="2C56DCF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14</w:t>
            </w:r>
          </w:p>
        </w:tc>
        <w:tc>
          <w:tcPr>
            <w:tcW w:w="1228" w:type="dxa"/>
            <w:noWrap/>
            <w:vAlign w:val="center"/>
          </w:tcPr>
          <w:p w14:paraId="1B67A17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重要奖项</w:t>
            </w:r>
          </w:p>
        </w:tc>
        <w:tc>
          <w:tcPr>
            <w:tcW w:w="1958" w:type="dxa"/>
            <w:vAlign w:val="center"/>
          </w:tcPr>
          <w:p w14:paraId="71AADCE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年度潜力黑马企业</w:t>
            </w:r>
          </w:p>
        </w:tc>
        <w:tc>
          <w:tcPr>
            <w:tcW w:w="1453" w:type="dxa"/>
            <w:vAlign w:val="center"/>
          </w:tcPr>
          <w:p w14:paraId="42E94F0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中国电池行业“锂想奖”</w:t>
            </w:r>
          </w:p>
        </w:tc>
        <w:tc>
          <w:tcPr>
            <w:tcW w:w="1862" w:type="dxa"/>
            <w:vAlign w:val="center"/>
          </w:tcPr>
          <w:p w14:paraId="0B889F2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设备类</w:t>
            </w:r>
          </w:p>
        </w:tc>
        <w:tc>
          <w:tcPr>
            <w:tcW w:w="1999" w:type="dxa"/>
            <w:vAlign w:val="center"/>
          </w:tcPr>
          <w:p w14:paraId="134D463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2023年11月1日</w:t>
            </w:r>
          </w:p>
        </w:tc>
      </w:tr>
      <w:tr w14:paraId="24FF4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0" w:hRule="atLeast"/>
        </w:trPr>
        <w:tc>
          <w:tcPr>
            <w:tcW w:w="700" w:type="dxa"/>
            <w:noWrap/>
            <w:vAlign w:val="center"/>
          </w:tcPr>
          <w:p w14:paraId="0BD1654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15</w:t>
            </w:r>
          </w:p>
        </w:tc>
        <w:tc>
          <w:tcPr>
            <w:tcW w:w="1228" w:type="dxa"/>
            <w:noWrap/>
            <w:vAlign w:val="center"/>
          </w:tcPr>
          <w:p w14:paraId="7B27114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重要奖项</w:t>
            </w:r>
          </w:p>
        </w:tc>
        <w:tc>
          <w:tcPr>
            <w:tcW w:w="1958" w:type="dxa"/>
            <w:vAlign w:val="center"/>
          </w:tcPr>
          <w:p w14:paraId="24CE013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光年20-2023中国数字经济产品创新榜</w:t>
            </w:r>
          </w:p>
        </w:tc>
        <w:tc>
          <w:tcPr>
            <w:tcW w:w="1453" w:type="dxa"/>
            <w:vAlign w:val="center"/>
          </w:tcPr>
          <w:p w14:paraId="0E119F1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甲子光年</w:t>
            </w:r>
          </w:p>
        </w:tc>
        <w:tc>
          <w:tcPr>
            <w:tcW w:w="1862" w:type="dxa"/>
            <w:vAlign w:val="center"/>
          </w:tcPr>
          <w:p w14:paraId="5510A50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灵西机器人-LINX-2.5D线扫相机</w:t>
            </w:r>
          </w:p>
        </w:tc>
        <w:tc>
          <w:tcPr>
            <w:tcW w:w="1999" w:type="dxa"/>
            <w:vAlign w:val="center"/>
          </w:tcPr>
          <w:p w14:paraId="7A979A1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2023年12月1日</w:t>
            </w:r>
          </w:p>
        </w:tc>
      </w:tr>
      <w:tr w14:paraId="0A540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5" w:hRule="atLeast"/>
        </w:trPr>
        <w:tc>
          <w:tcPr>
            <w:tcW w:w="700" w:type="dxa"/>
            <w:noWrap/>
            <w:vAlign w:val="center"/>
          </w:tcPr>
          <w:p w14:paraId="702FA84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16</w:t>
            </w:r>
          </w:p>
        </w:tc>
        <w:tc>
          <w:tcPr>
            <w:tcW w:w="1228" w:type="dxa"/>
            <w:noWrap/>
            <w:vAlign w:val="center"/>
          </w:tcPr>
          <w:p w14:paraId="6F56BAA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重要奖项</w:t>
            </w:r>
          </w:p>
        </w:tc>
        <w:tc>
          <w:tcPr>
            <w:tcW w:w="1958" w:type="dxa"/>
            <w:vAlign w:val="center"/>
          </w:tcPr>
          <w:p w14:paraId="6D43680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2023年度创新产品</w:t>
            </w:r>
          </w:p>
        </w:tc>
        <w:tc>
          <w:tcPr>
            <w:tcW w:w="1453" w:type="dxa"/>
            <w:vAlign w:val="center"/>
          </w:tcPr>
          <w:p w14:paraId="4DFA491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高工金球奖</w:t>
            </w:r>
          </w:p>
        </w:tc>
        <w:tc>
          <w:tcPr>
            <w:tcW w:w="1862" w:type="dxa"/>
            <w:vAlign w:val="center"/>
          </w:tcPr>
          <w:p w14:paraId="15D2663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2023年度创新产品</w:t>
            </w:r>
          </w:p>
        </w:tc>
        <w:tc>
          <w:tcPr>
            <w:tcW w:w="1999" w:type="dxa"/>
            <w:vAlign w:val="center"/>
          </w:tcPr>
          <w:p w14:paraId="43A7758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2023年12月1日</w:t>
            </w:r>
          </w:p>
        </w:tc>
      </w:tr>
      <w:tr w14:paraId="00D99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0" w:hRule="atLeast"/>
        </w:trPr>
        <w:tc>
          <w:tcPr>
            <w:tcW w:w="700" w:type="dxa"/>
            <w:noWrap/>
            <w:vAlign w:val="center"/>
          </w:tcPr>
          <w:p w14:paraId="5541000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17</w:t>
            </w:r>
          </w:p>
        </w:tc>
        <w:tc>
          <w:tcPr>
            <w:tcW w:w="1228" w:type="dxa"/>
            <w:noWrap/>
            <w:vAlign w:val="center"/>
          </w:tcPr>
          <w:p w14:paraId="39AADB9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重要奖项</w:t>
            </w:r>
          </w:p>
        </w:tc>
        <w:tc>
          <w:tcPr>
            <w:tcW w:w="1958" w:type="dxa"/>
            <w:vAlign w:val="center"/>
          </w:tcPr>
          <w:p w14:paraId="6AB721E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2023《视觉系统设计》创新奖金奖</w:t>
            </w:r>
          </w:p>
        </w:tc>
        <w:tc>
          <w:tcPr>
            <w:tcW w:w="1453" w:type="dxa"/>
            <w:vAlign w:val="center"/>
          </w:tcPr>
          <w:p w14:paraId="0E9C399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视觉创新设计</w:t>
            </w:r>
          </w:p>
        </w:tc>
        <w:tc>
          <w:tcPr>
            <w:tcW w:w="1862" w:type="dxa"/>
            <w:vAlign w:val="center"/>
          </w:tcPr>
          <w:p w14:paraId="1A592E5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LINX-2.5D相机</w:t>
            </w:r>
          </w:p>
        </w:tc>
        <w:tc>
          <w:tcPr>
            <w:tcW w:w="1999" w:type="dxa"/>
            <w:vAlign w:val="center"/>
          </w:tcPr>
          <w:p w14:paraId="6A52AD9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2023年12月1日</w:t>
            </w:r>
          </w:p>
        </w:tc>
      </w:tr>
      <w:tr w14:paraId="5C7F6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0" w:hRule="atLeast"/>
        </w:trPr>
        <w:tc>
          <w:tcPr>
            <w:tcW w:w="700" w:type="dxa"/>
            <w:noWrap/>
            <w:vAlign w:val="center"/>
          </w:tcPr>
          <w:p w14:paraId="35F1119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18</w:t>
            </w:r>
          </w:p>
        </w:tc>
        <w:tc>
          <w:tcPr>
            <w:tcW w:w="1228" w:type="dxa"/>
            <w:noWrap/>
            <w:vAlign w:val="center"/>
          </w:tcPr>
          <w:p w14:paraId="7C3C0C8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重要奖项</w:t>
            </w:r>
          </w:p>
        </w:tc>
        <w:tc>
          <w:tcPr>
            <w:tcW w:w="1958" w:type="dxa"/>
            <w:vAlign w:val="center"/>
          </w:tcPr>
          <w:p w14:paraId="26B920A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2024年杭州市准独角兽企业</w:t>
            </w:r>
          </w:p>
        </w:tc>
        <w:tc>
          <w:tcPr>
            <w:tcW w:w="1453" w:type="dxa"/>
            <w:vAlign w:val="center"/>
          </w:tcPr>
          <w:p w14:paraId="2725CA4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杭州市创业投资协会、微链</w:t>
            </w:r>
          </w:p>
        </w:tc>
        <w:tc>
          <w:tcPr>
            <w:tcW w:w="1862" w:type="dxa"/>
            <w:vAlign w:val="center"/>
          </w:tcPr>
          <w:p w14:paraId="6FCE076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w:t>
            </w:r>
          </w:p>
        </w:tc>
        <w:tc>
          <w:tcPr>
            <w:tcW w:w="1999" w:type="dxa"/>
            <w:vAlign w:val="center"/>
          </w:tcPr>
          <w:p w14:paraId="4DFF76D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2024年4月24日</w:t>
            </w:r>
          </w:p>
        </w:tc>
      </w:tr>
      <w:tr w14:paraId="15DB8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0" w:hRule="atLeast"/>
        </w:trPr>
        <w:tc>
          <w:tcPr>
            <w:tcW w:w="700" w:type="dxa"/>
            <w:noWrap/>
            <w:vAlign w:val="center"/>
          </w:tcPr>
          <w:p w14:paraId="1DBC654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19</w:t>
            </w:r>
          </w:p>
        </w:tc>
        <w:tc>
          <w:tcPr>
            <w:tcW w:w="1228" w:type="dxa"/>
            <w:noWrap/>
            <w:vAlign w:val="center"/>
          </w:tcPr>
          <w:p w14:paraId="5F8732C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重要奖项</w:t>
            </w:r>
          </w:p>
        </w:tc>
        <w:tc>
          <w:tcPr>
            <w:tcW w:w="1958" w:type="dxa"/>
            <w:vAlign w:val="center"/>
          </w:tcPr>
          <w:p w14:paraId="60B40D8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2024年度浙江机器人年度产品奖</w:t>
            </w:r>
          </w:p>
        </w:tc>
        <w:tc>
          <w:tcPr>
            <w:tcW w:w="1453" w:type="dxa"/>
            <w:vAlign w:val="center"/>
          </w:tcPr>
          <w:p w14:paraId="7676E87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浙江省机器人产业发展协会</w:t>
            </w:r>
          </w:p>
        </w:tc>
        <w:tc>
          <w:tcPr>
            <w:tcW w:w="1862" w:type="dxa"/>
            <w:vAlign w:val="center"/>
          </w:tcPr>
          <w:p w14:paraId="4AC074C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2.5D线扫相机</w:t>
            </w:r>
          </w:p>
        </w:tc>
        <w:tc>
          <w:tcPr>
            <w:tcW w:w="1999" w:type="dxa"/>
            <w:vAlign w:val="center"/>
          </w:tcPr>
          <w:p w14:paraId="544C801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2024年11月1日</w:t>
            </w:r>
          </w:p>
        </w:tc>
      </w:tr>
      <w:tr w14:paraId="74C67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55" w:hRule="atLeast"/>
        </w:trPr>
        <w:tc>
          <w:tcPr>
            <w:tcW w:w="700" w:type="dxa"/>
            <w:noWrap/>
            <w:vAlign w:val="center"/>
          </w:tcPr>
          <w:p w14:paraId="21694E5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w:t>
            </w:r>
          </w:p>
        </w:tc>
        <w:tc>
          <w:tcPr>
            <w:tcW w:w="1228" w:type="dxa"/>
            <w:noWrap/>
            <w:vAlign w:val="center"/>
          </w:tcPr>
          <w:p w14:paraId="5FEF43B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重大科研项目</w:t>
            </w:r>
          </w:p>
        </w:tc>
        <w:tc>
          <w:tcPr>
            <w:tcW w:w="1958" w:type="dxa"/>
            <w:vAlign w:val="center"/>
          </w:tcPr>
          <w:p w14:paraId="79056A5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2023省“尖兵”“领雁”研发攻关计划</w:t>
            </w:r>
          </w:p>
        </w:tc>
        <w:tc>
          <w:tcPr>
            <w:tcW w:w="1453" w:type="dxa"/>
            <w:vAlign w:val="center"/>
          </w:tcPr>
          <w:p w14:paraId="5FCE7C6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浙江省科技厅</w:t>
            </w:r>
          </w:p>
        </w:tc>
        <w:tc>
          <w:tcPr>
            <w:tcW w:w="1862" w:type="dxa"/>
            <w:vAlign w:val="center"/>
          </w:tcPr>
          <w:p w14:paraId="0F8756C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双边产业联合研发计划项目-面向复杂工件检测与分拣的智能机器人及其示范应用</w:t>
            </w:r>
          </w:p>
        </w:tc>
        <w:tc>
          <w:tcPr>
            <w:tcW w:w="1999" w:type="dxa"/>
            <w:vAlign w:val="center"/>
          </w:tcPr>
          <w:p w14:paraId="5618141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2023年1月1日</w:t>
            </w:r>
          </w:p>
        </w:tc>
      </w:tr>
      <w:tr w14:paraId="1B81C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0" w:hRule="atLeast"/>
        </w:trPr>
        <w:tc>
          <w:tcPr>
            <w:tcW w:w="700" w:type="dxa"/>
            <w:noWrap/>
            <w:vAlign w:val="center"/>
          </w:tcPr>
          <w:p w14:paraId="7DC9B9F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21</w:t>
            </w:r>
          </w:p>
        </w:tc>
        <w:tc>
          <w:tcPr>
            <w:tcW w:w="1228" w:type="dxa"/>
            <w:noWrap/>
            <w:vAlign w:val="center"/>
          </w:tcPr>
          <w:p w14:paraId="3EEF4AF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重大科研项目</w:t>
            </w:r>
          </w:p>
        </w:tc>
        <w:tc>
          <w:tcPr>
            <w:tcW w:w="1958" w:type="dxa"/>
            <w:vAlign w:val="center"/>
          </w:tcPr>
          <w:p w14:paraId="7D1B954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2022年杭州市人工智能重大科技创新项目</w:t>
            </w:r>
          </w:p>
        </w:tc>
        <w:tc>
          <w:tcPr>
            <w:tcW w:w="1453" w:type="dxa"/>
            <w:vAlign w:val="center"/>
          </w:tcPr>
          <w:p w14:paraId="263BDEA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杭州市科技局</w:t>
            </w:r>
          </w:p>
        </w:tc>
        <w:tc>
          <w:tcPr>
            <w:tcW w:w="1862" w:type="dxa"/>
            <w:vAlign w:val="center"/>
          </w:tcPr>
          <w:p w14:paraId="61D9765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面向仓储物流领域的3D视觉智能拆码垛系统</w:t>
            </w:r>
          </w:p>
        </w:tc>
        <w:tc>
          <w:tcPr>
            <w:tcW w:w="1999" w:type="dxa"/>
            <w:vAlign w:val="center"/>
          </w:tcPr>
          <w:p w14:paraId="6E9D16D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2022年1月1日</w:t>
            </w:r>
          </w:p>
        </w:tc>
      </w:tr>
    </w:tbl>
    <w:p w14:paraId="45CC4D16">
      <w:pPr>
        <w:pStyle w:val="50"/>
        <w:keepNext w:val="0"/>
        <w:keepLines w:val="0"/>
        <w:pageBreakBefore w:val="0"/>
        <w:widowControl w:val="0"/>
        <w:kinsoku/>
        <w:wordWrap/>
        <w:overflowPunct/>
        <w:topLinePunct w:val="0"/>
        <w:autoSpaceDE w:val="0"/>
        <w:autoSpaceDN w:val="0"/>
        <w:bidi w:val="0"/>
        <w:adjustRightInd w:val="0"/>
        <w:snapToGrid w:val="0"/>
        <w:spacing w:before="157" w:beforeLines="50"/>
        <w:ind w:firstLine="480" w:firstLineChars="200"/>
        <w:jc w:val="left"/>
        <w:textAlignment w:val="auto"/>
        <w:rPr>
          <w:rFonts w:hint="default" w:ascii="Times New Roman" w:hAnsi="Times New Roman" w:eastAsia="楷体" w:cs="Times New Roman"/>
        </w:rPr>
      </w:pPr>
      <w:r>
        <w:rPr>
          <w:rFonts w:hint="default" w:ascii="Times New Roman" w:hAnsi="Times New Roman" w:eastAsia="楷体" w:cs="Times New Roman"/>
        </w:rPr>
        <w:t>根据公司提供的知识产权清单，截至2025年6月</w:t>
      </w:r>
      <w:r>
        <w:rPr>
          <w:rFonts w:hint="default" w:ascii="Times New Roman" w:hAnsi="Times New Roman" w:eastAsia="楷体" w:cs="Times New Roman"/>
          <w:lang w:val="en-US" w:eastAsia="zh-CN"/>
        </w:rPr>
        <w:t>30日</w:t>
      </w:r>
      <w:r>
        <w:rPr>
          <w:rFonts w:hint="default" w:ascii="Times New Roman" w:hAnsi="Times New Roman" w:eastAsia="楷体" w:cs="Times New Roman"/>
        </w:rPr>
        <w:t>，公司已有专利134项、软著20项。</w:t>
      </w:r>
    </w:p>
    <w:p w14:paraId="380A1A67">
      <w:pPr>
        <w:spacing w:before="156" w:beforeLines="50" w:after="156" w:afterLines="50" w:line="360" w:lineRule="auto"/>
        <w:jc w:val="center"/>
        <w:rPr>
          <w:rFonts w:hint="default" w:ascii="Times New Roman" w:hAnsi="Times New Roman" w:eastAsia="楷体" w:cs="Times New Roman"/>
        </w:rPr>
      </w:pPr>
      <w:r>
        <w:rPr>
          <w:rFonts w:hint="default" w:ascii="Times New Roman" w:hAnsi="Times New Roman" w:eastAsia="楷体" w:cs="Times New Roman"/>
        </w:rPr>
        <w:br w:type="page"/>
      </w:r>
    </w:p>
    <w:p w14:paraId="3433D10E">
      <w:pPr>
        <w:spacing w:before="156" w:beforeLines="50" w:after="156" w:afterLines="50" w:line="360" w:lineRule="auto"/>
        <w:jc w:val="center"/>
        <w:outlineLvl w:val="0"/>
        <w:rPr>
          <w:rFonts w:hint="default" w:ascii="Times New Roman" w:hAnsi="Times New Roman" w:eastAsia="楷体" w:cs="Times New Roman"/>
          <w:b/>
          <w:bCs/>
          <w:sz w:val="32"/>
          <w:szCs w:val="32"/>
          <w:lang w:val="zh-CN"/>
        </w:rPr>
      </w:pPr>
      <w:bookmarkStart w:id="59" w:name="_Toc26288"/>
      <w:r>
        <w:rPr>
          <w:rFonts w:hint="default" w:ascii="Times New Roman" w:hAnsi="Times New Roman" w:eastAsia="楷体" w:cs="Times New Roman"/>
          <w:b/>
          <w:bCs/>
          <w:sz w:val="32"/>
          <w:szCs w:val="32"/>
          <w:lang w:val="zh-CN"/>
        </w:rPr>
        <w:t>第四章</w:t>
      </w:r>
      <w:r>
        <w:rPr>
          <w:rFonts w:hint="default" w:ascii="Times New Roman" w:hAnsi="Times New Roman" w:eastAsia="楷体" w:cs="Times New Roman"/>
          <w:b/>
          <w:bCs/>
          <w:sz w:val="32"/>
          <w:szCs w:val="32"/>
          <w:lang w:val="en-US" w:eastAsia="zh-CN"/>
        </w:rPr>
        <w:t xml:space="preserve"> </w:t>
      </w:r>
      <w:r>
        <w:rPr>
          <w:rFonts w:hint="default" w:ascii="Times New Roman" w:hAnsi="Times New Roman" w:eastAsia="楷体" w:cs="Times New Roman"/>
          <w:b/>
          <w:bCs/>
          <w:sz w:val="32"/>
          <w:szCs w:val="32"/>
          <w:lang w:val="zh-CN"/>
        </w:rPr>
        <w:t>行业研究</w:t>
      </w:r>
      <w:bookmarkEnd w:id="59"/>
    </w:p>
    <w:p w14:paraId="23BA5BB1">
      <w:pPr>
        <w:tabs>
          <w:tab w:val="left" w:pos="567"/>
        </w:tabs>
        <w:spacing w:before="156" w:beforeLines="50" w:after="156" w:afterLines="50" w:line="360" w:lineRule="auto"/>
        <w:outlineLvl w:val="1"/>
        <w:rPr>
          <w:rFonts w:hint="default" w:ascii="Times New Roman" w:hAnsi="Times New Roman" w:eastAsia="楷体" w:cs="Times New Roman"/>
          <w:b/>
          <w:sz w:val="28"/>
          <w:szCs w:val="28"/>
        </w:rPr>
      </w:pPr>
      <w:bookmarkStart w:id="60" w:name="_Toc9299"/>
      <w:r>
        <w:rPr>
          <w:rFonts w:hint="default" w:ascii="Times New Roman" w:hAnsi="Times New Roman" w:eastAsia="楷体" w:cs="Times New Roman"/>
          <w:b/>
          <w:sz w:val="28"/>
          <w:szCs w:val="28"/>
        </w:rPr>
        <w:t>第一节</w:t>
      </w:r>
      <w:r>
        <w:rPr>
          <w:rFonts w:hint="default" w:ascii="Times New Roman" w:hAnsi="Times New Roman" w:eastAsia="楷体" w:cs="Times New Roman"/>
          <w:b/>
          <w:sz w:val="28"/>
          <w:szCs w:val="28"/>
          <w:lang w:val="en-US" w:eastAsia="zh-CN"/>
        </w:rPr>
        <w:t xml:space="preserve"> </w:t>
      </w:r>
      <w:r>
        <w:rPr>
          <w:rFonts w:hint="default" w:ascii="Times New Roman" w:hAnsi="Times New Roman" w:eastAsia="楷体" w:cs="Times New Roman"/>
          <w:b/>
          <w:sz w:val="28"/>
          <w:szCs w:val="28"/>
        </w:rPr>
        <w:t>行业市场概述</w:t>
      </w:r>
      <w:bookmarkEnd w:id="60"/>
    </w:p>
    <w:p w14:paraId="71D5411B">
      <w:pPr>
        <w:pStyle w:val="50"/>
        <w:ind w:firstLine="482"/>
        <w:outlineLvl w:val="2"/>
        <w:rPr>
          <w:rFonts w:hint="default" w:ascii="Times New Roman" w:hAnsi="Times New Roman" w:eastAsia="楷体" w:cs="Times New Roman"/>
          <w:b/>
          <w:bCs/>
        </w:rPr>
      </w:pPr>
      <w:bookmarkStart w:id="61" w:name="_Toc28512"/>
      <w:r>
        <w:rPr>
          <w:rFonts w:hint="default" w:ascii="Times New Roman" w:hAnsi="Times New Roman" w:eastAsia="楷体" w:cs="Times New Roman"/>
          <w:b/>
          <w:bCs/>
        </w:rPr>
        <w:t>一、机器视觉介绍</w:t>
      </w:r>
      <w:bookmarkEnd w:id="61"/>
    </w:p>
    <w:p w14:paraId="3C921E9B">
      <w:pPr>
        <w:pStyle w:val="50"/>
        <w:rPr>
          <w:rFonts w:hint="default" w:ascii="Times New Roman" w:hAnsi="Times New Roman" w:eastAsia="楷体" w:cs="Times New Roman"/>
        </w:rPr>
      </w:pPr>
      <w:r>
        <w:rPr>
          <w:rFonts w:hint="default" w:ascii="Times New Roman" w:hAnsi="Times New Roman" w:eastAsia="楷体" w:cs="Times New Roman"/>
        </w:rPr>
        <w:t>机器视觉是人工智能的基础应用技术之一，通过模拟人类视觉系统，赋予机器“看”和“认知”的能力。根据美国自动成像协会（AIA）的定义，机器视觉Machine Vision是一种应用于工业和非工业领域的硬件和软件组合，它基于捕获并处理的图像为设备执行其功能提供操作指导。机器视觉可以分为成像和图像处理分析两大部分。前者依靠机器视觉系统的硬件部分完成，后者在前者基础上，通过视觉控制系统完成。典型的机器视觉系统，一般包括：光源及光源控制器、镜头、相机、视觉控制系统（视觉处理分析软件及视觉控制器硬件）等。其中，光源及光源控制器、镜头、相机等硬件部分负责成像功能，视觉控制系统负责对成像结果进行处理分析、输出分析结果至智能设备的其他执行机构。</w:t>
      </w:r>
    </w:p>
    <w:p w14:paraId="63ADBD72">
      <w:pPr>
        <w:pStyle w:val="50"/>
        <w:ind w:firstLine="0" w:firstLineChars="0"/>
        <w:rPr>
          <w:rFonts w:hint="default" w:ascii="Times New Roman" w:hAnsi="Times New Roman" w:eastAsia="楷体" w:cs="Times New Roman"/>
        </w:rPr>
      </w:pPr>
      <w:r>
        <w:rPr>
          <w:rFonts w:hint="default" w:ascii="Times New Roman" w:hAnsi="Times New Roman" w:eastAsia="楷体" w:cs="Times New Roman"/>
        </w:rPr>
        <w:drawing>
          <wp:inline distT="0" distB="0" distL="0" distR="0">
            <wp:extent cx="5274310" cy="4613275"/>
            <wp:effectExtent l="0" t="0" r="8890" b="9525"/>
            <wp:docPr id="128577249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72495" name="图片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74310" cy="4613275"/>
                    </a:xfrm>
                    <a:prstGeom prst="rect">
                      <a:avLst/>
                    </a:prstGeom>
                    <a:noFill/>
                    <a:ln>
                      <a:noFill/>
                    </a:ln>
                  </pic:spPr>
                </pic:pic>
              </a:graphicData>
            </a:graphic>
          </wp:inline>
        </w:drawing>
      </w:r>
    </w:p>
    <w:p w14:paraId="7BBC4538">
      <w:pPr>
        <w:pStyle w:val="50"/>
        <w:ind w:firstLine="0" w:firstLineChars="0"/>
        <w:jc w:val="center"/>
        <w:rPr>
          <w:rFonts w:hint="default" w:ascii="Times New Roman" w:hAnsi="Times New Roman" w:eastAsia="楷体" w:cs="Times New Roman"/>
        </w:rPr>
      </w:pPr>
      <w:r>
        <w:rPr>
          <w:rFonts w:hint="default" w:ascii="Times New Roman" w:hAnsi="Times New Roman" w:eastAsia="楷体" w:cs="Times New Roman"/>
        </w:rPr>
        <w:t>典型机器视觉部件的工作原理及重要性</w:t>
      </w:r>
    </w:p>
    <w:p w14:paraId="50BC5BB0">
      <w:pPr>
        <w:pStyle w:val="50"/>
        <w:ind w:firstLine="0" w:firstLineChars="0"/>
        <w:jc w:val="right"/>
        <w:rPr>
          <w:rFonts w:hint="default" w:ascii="Times New Roman" w:hAnsi="Times New Roman" w:eastAsia="楷体" w:cs="Times New Roman"/>
        </w:rPr>
      </w:pPr>
      <w:r>
        <w:rPr>
          <w:rFonts w:hint="default" w:ascii="Times New Roman" w:hAnsi="Times New Roman" w:eastAsia="楷体" w:cs="Times New Roman"/>
        </w:rPr>
        <w:t>资料来源：奥普特招股书</w:t>
      </w:r>
    </w:p>
    <w:p w14:paraId="477ABDBC">
      <w:pPr>
        <w:pStyle w:val="50"/>
        <w:rPr>
          <w:rFonts w:hint="default" w:ascii="Times New Roman" w:hAnsi="Times New Roman" w:eastAsia="楷体" w:cs="Times New Roman"/>
        </w:rPr>
      </w:pPr>
      <w:r>
        <w:rPr>
          <w:rFonts w:hint="default" w:ascii="Times New Roman" w:hAnsi="Times New Roman" w:eastAsia="楷体" w:cs="Times New Roman"/>
        </w:rPr>
        <w:t>在推动智能制造方面，机器视觉作为智能机器视觉能够在多种场景下替代人眼实现多种功能，这些功能可以归结为四种基本类型：识别、测量、定位和检测。</w:t>
      </w:r>
    </w:p>
    <w:p w14:paraId="3731971C">
      <w:pPr>
        <w:pStyle w:val="50"/>
        <w:jc w:val="center"/>
        <w:rPr>
          <w:rFonts w:hint="default" w:ascii="Times New Roman" w:hAnsi="Times New Roman" w:eastAsia="楷体" w:cs="Times New Roman"/>
        </w:rPr>
      </w:pPr>
      <w:r>
        <w:rPr>
          <w:rFonts w:hint="default" w:ascii="Times New Roman" w:hAnsi="Times New Roman" w:eastAsia="楷体" w:cs="Times New Roman"/>
        </w:rPr>
        <w:drawing>
          <wp:inline distT="0" distB="0" distL="0" distR="0">
            <wp:extent cx="2695575" cy="1876425"/>
            <wp:effectExtent l="0" t="0" r="9525" b="3175"/>
            <wp:docPr id="17249669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66917" name="图片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695575" cy="1876425"/>
                    </a:xfrm>
                    <a:prstGeom prst="rect">
                      <a:avLst/>
                    </a:prstGeom>
                    <a:noFill/>
                    <a:ln>
                      <a:noFill/>
                    </a:ln>
                  </pic:spPr>
                </pic:pic>
              </a:graphicData>
            </a:graphic>
          </wp:inline>
        </w:drawing>
      </w:r>
    </w:p>
    <w:p w14:paraId="1C913E4F">
      <w:pPr>
        <w:pStyle w:val="50"/>
        <w:jc w:val="right"/>
        <w:rPr>
          <w:rFonts w:hint="default" w:ascii="Times New Roman" w:hAnsi="Times New Roman" w:eastAsia="楷体" w:cs="Times New Roman"/>
        </w:rPr>
      </w:pPr>
      <w:r>
        <w:rPr>
          <w:rFonts w:hint="default" w:ascii="Times New Roman" w:hAnsi="Times New Roman" w:eastAsia="楷体" w:cs="Times New Roman"/>
        </w:rPr>
        <w:t>资料来源：前瞻产业研究院</w:t>
      </w:r>
    </w:p>
    <w:p w14:paraId="380F5296">
      <w:pPr>
        <w:pStyle w:val="50"/>
        <w:rPr>
          <w:rFonts w:hint="default" w:ascii="Times New Roman" w:hAnsi="Times New Roman" w:eastAsia="楷体" w:cs="Times New Roman"/>
        </w:rPr>
      </w:pPr>
      <w:r>
        <w:rPr>
          <w:rFonts w:hint="default" w:ascii="Times New Roman" w:hAnsi="Times New Roman" w:eastAsia="楷体" w:cs="Times New Roman"/>
        </w:rPr>
        <w:t>（1）识别功能：基于目标物的特征进行甄别，包括外形、颜色、字符、条码等。识别的准确度和速度是评估识别性能的关键指标。通过机器视觉，可以快速且准确地识别出目标物，提高生产效率。</w:t>
      </w:r>
    </w:p>
    <w:p w14:paraId="7869E6BD">
      <w:pPr>
        <w:pStyle w:val="50"/>
        <w:rPr>
          <w:rFonts w:hint="default" w:ascii="Times New Roman" w:hAnsi="Times New Roman" w:eastAsia="楷体" w:cs="Times New Roman"/>
        </w:rPr>
      </w:pPr>
      <w:r>
        <w:rPr>
          <w:rFonts w:hint="default" w:ascii="Times New Roman" w:hAnsi="Times New Roman" w:eastAsia="楷体" w:cs="Times New Roman"/>
        </w:rPr>
        <w:t>（2）测量功能：将获取的图像像素信息转换为常用的度量衡单位，从而精确计算出目标物的几何尺寸。机器视觉在高精度以及复杂形态的测量方面具有显著优势，能够提供更准确、更可靠的测量结果。</w:t>
      </w:r>
    </w:p>
    <w:p w14:paraId="38A746F6">
      <w:pPr>
        <w:pStyle w:val="50"/>
        <w:rPr>
          <w:rFonts w:hint="default" w:ascii="Times New Roman" w:hAnsi="Times New Roman" w:eastAsia="楷体" w:cs="Times New Roman"/>
        </w:rPr>
      </w:pPr>
      <w:r>
        <w:rPr>
          <w:rFonts w:hint="default" w:ascii="Times New Roman" w:hAnsi="Times New Roman" w:eastAsia="楷体" w:cs="Times New Roman"/>
        </w:rPr>
        <w:t>（3）定位功能：用于获取目标物体的位置信息，可以是二维或三维的位置信息。定位的精度和速度是定位功能的主要评价标准。机器视觉能够实时、准确地获取目标物体的位置信息，为自动化生产提供有力支持。</w:t>
      </w:r>
    </w:p>
    <w:p w14:paraId="7359D0A6">
      <w:pPr>
        <w:pStyle w:val="50"/>
        <w:rPr>
          <w:rFonts w:hint="default" w:ascii="Times New Roman" w:hAnsi="Times New Roman" w:eastAsia="楷体" w:cs="Times New Roman"/>
        </w:rPr>
      </w:pPr>
      <w:r>
        <w:rPr>
          <w:rFonts w:hint="default" w:ascii="Times New Roman" w:hAnsi="Times New Roman" w:eastAsia="楷体" w:cs="Times New Roman"/>
        </w:rPr>
        <w:t>（4）检测功能：外观检测，其种类繁多。例如，产品装配后的完整性检测可以确保元器件被正确安装在印刷电路板上；外观缺陷检测则可以检测产品表面是否有划痕、凹凸不平等问题。机器视觉在检测领域的应用能够及时发现并处理潜在问题，提高产品质量和生产效率。</w:t>
      </w:r>
    </w:p>
    <w:p w14:paraId="38875A2E">
      <w:pPr>
        <w:pStyle w:val="50"/>
        <w:ind w:firstLine="0" w:firstLineChars="0"/>
        <w:rPr>
          <w:rFonts w:hint="default" w:ascii="Times New Roman" w:hAnsi="Times New Roman" w:eastAsia="楷体" w:cs="Times New Roman"/>
        </w:rPr>
      </w:pPr>
      <w:r>
        <w:rPr>
          <w:rFonts w:hint="default" w:ascii="Times New Roman" w:hAnsi="Times New Roman" w:eastAsia="楷体" w:cs="Times New Roman"/>
        </w:rPr>
        <w:drawing>
          <wp:inline distT="0" distB="0" distL="0" distR="0">
            <wp:extent cx="5274310" cy="2543175"/>
            <wp:effectExtent l="0" t="0" r="8890" b="9525"/>
            <wp:docPr id="64949285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92857" name="图片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74310" cy="2543175"/>
                    </a:xfrm>
                    <a:prstGeom prst="rect">
                      <a:avLst/>
                    </a:prstGeom>
                    <a:noFill/>
                    <a:ln>
                      <a:noFill/>
                    </a:ln>
                  </pic:spPr>
                </pic:pic>
              </a:graphicData>
            </a:graphic>
          </wp:inline>
        </w:drawing>
      </w:r>
    </w:p>
    <w:p w14:paraId="7E7B45BF">
      <w:pPr>
        <w:pStyle w:val="50"/>
        <w:ind w:firstLine="0" w:firstLineChars="0"/>
        <w:jc w:val="center"/>
        <w:rPr>
          <w:rFonts w:hint="default" w:ascii="Times New Roman" w:hAnsi="Times New Roman" w:eastAsia="楷体" w:cs="Times New Roman"/>
        </w:rPr>
      </w:pPr>
      <w:r>
        <w:rPr>
          <w:rFonts w:hint="default" w:ascii="Times New Roman" w:hAnsi="Times New Roman" w:eastAsia="楷体" w:cs="Times New Roman"/>
        </w:rPr>
        <w:t>全球及中国机器视觉发展历程</w:t>
      </w:r>
    </w:p>
    <w:p w14:paraId="2282409E">
      <w:pPr>
        <w:pStyle w:val="50"/>
        <w:ind w:firstLine="0" w:firstLineChars="0"/>
        <w:jc w:val="right"/>
        <w:rPr>
          <w:rFonts w:hint="default" w:ascii="Times New Roman" w:hAnsi="Times New Roman" w:eastAsia="楷体" w:cs="Times New Roman"/>
        </w:rPr>
      </w:pPr>
      <w:r>
        <w:rPr>
          <w:rFonts w:hint="default" w:ascii="Times New Roman" w:hAnsi="Times New Roman" w:eastAsia="楷体" w:cs="Times New Roman"/>
        </w:rPr>
        <w:t>资料来源：易思维招股书</w:t>
      </w:r>
    </w:p>
    <w:p w14:paraId="37F1ABB0">
      <w:pPr>
        <w:pStyle w:val="50"/>
        <w:rPr>
          <w:rFonts w:hint="default" w:ascii="Times New Roman" w:hAnsi="Times New Roman" w:eastAsia="楷体" w:cs="Times New Roman"/>
        </w:rPr>
      </w:pPr>
      <w:r>
        <w:rPr>
          <w:rFonts w:hint="default" w:ascii="Times New Roman" w:hAnsi="Times New Roman" w:eastAsia="楷体" w:cs="Times New Roman"/>
        </w:rPr>
        <w:t>全球工业机器视觉的发展可分为五个阶段：产业萌芽期（1969-1979年），成像传感器诞生，为机器视觉的产生奠定基础；产业起步期（1980-1989年），机器视觉的概念被首次提出，相关企业如加拿大的 TeledyneDalsa（达尔萨）、英国的E2V和美国的Cognex（康耐视）等诞生；成长波动期（</w:t>
      </w:r>
      <w:r>
        <w:rPr>
          <w:rFonts w:hint="default" w:ascii="Times New Roman" w:hAnsi="Times New Roman" w:eastAsia="楷体" w:cs="Times New Roman"/>
          <w:lang w:eastAsia="zh-CN"/>
        </w:rPr>
        <w:t>1990-1999年</w:t>
      </w:r>
      <w:r>
        <w:rPr>
          <w:rFonts w:hint="default" w:ascii="Times New Roman" w:hAnsi="Times New Roman" w:eastAsia="楷体" w:cs="Times New Roman"/>
        </w:rPr>
        <w:t>），半导体产业的发展激发了机器视觉的需求，但由于成像技术和算法算力发展尚未成熟，机器视觉成本高，同时一批规模不大的机器视觉新公司诞生；产业发展早期（2000-2009年），算力大幅提升，3C 电子和汽车制造等行业对机器视觉的应用需求强烈，机器视觉行业迅速发展繁荣；产业发展中期（2010年</w:t>
      </w:r>
      <w:r>
        <w:rPr>
          <w:rFonts w:hint="default" w:ascii="Times New Roman" w:hAnsi="Times New Roman" w:eastAsia="楷体" w:cs="Times New Roman"/>
          <w:lang w:eastAsia="zh-CN"/>
        </w:rPr>
        <w:t>－</w:t>
      </w:r>
      <w:r>
        <w:rPr>
          <w:rFonts w:hint="default" w:ascii="Times New Roman" w:hAnsi="Times New Roman" w:eastAsia="楷体" w:cs="Times New Roman"/>
        </w:rPr>
        <w:t xml:space="preserve">至今），AI算法兴起并迅速发展，机器视觉的应用领域更加广泛。 </w:t>
      </w:r>
    </w:p>
    <w:p w14:paraId="030B450D">
      <w:pPr>
        <w:pStyle w:val="50"/>
        <w:rPr>
          <w:rFonts w:hint="default" w:ascii="Times New Roman" w:hAnsi="Times New Roman" w:eastAsia="楷体" w:cs="Times New Roman"/>
        </w:rPr>
      </w:pPr>
      <w:r>
        <w:rPr>
          <w:rFonts w:hint="default" w:ascii="Times New Roman" w:hAnsi="Times New Roman" w:eastAsia="楷体" w:cs="Times New Roman"/>
        </w:rPr>
        <w:t>中国工业机器视觉的发展可分为四个阶段：产业萌芽期（1995-1999年），起初主要依赖于引进国外设备和技术，但由于成像技术和算法算力尚未成熟，仅应用于航空航天、军工及高端科研等核心领域，部分相关企业作为国外代理商提供机器视觉器件及技术服务；产业起步期（2000-2008年），随着算力的提升和国内制造业的发展，开始应用于食品、印刷包装等领域，国内开始出现机器视觉相关企业；产业发展初期（2009-2015 年），算力强度的提升和 3C电子产业的飞速发展推动了中国机器视觉产业的发展，国内涌现大量机器视觉公司；产业发展中期（2016年-至今），AI算法的发展促进了行业进步，机器视觉的应用场景拓展到半导体、汽车、锂电等多个领域，国内企业的自研能力不断提升。</w:t>
      </w:r>
    </w:p>
    <w:p w14:paraId="2AF1C57D">
      <w:pPr>
        <w:pStyle w:val="50"/>
        <w:ind w:firstLine="482"/>
        <w:outlineLvl w:val="2"/>
        <w:rPr>
          <w:rFonts w:hint="default" w:ascii="Times New Roman" w:hAnsi="Times New Roman" w:eastAsia="楷体" w:cs="Times New Roman"/>
          <w:b/>
          <w:bCs/>
        </w:rPr>
      </w:pPr>
      <w:bookmarkStart w:id="62" w:name="_Toc21126"/>
      <w:r>
        <w:rPr>
          <w:rFonts w:hint="default" w:ascii="Times New Roman" w:hAnsi="Times New Roman" w:eastAsia="楷体" w:cs="Times New Roman"/>
          <w:b/>
          <w:bCs/>
        </w:rPr>
        <w:t>二、机器视觉产业链</w:t>
      </w:r>
      <w:bookmarkEnd w:id="62"/>
    </w:p>
    <w:p w14:paraId="0DE54FE8">
      <w:pPr>
        <w:pStyle w:val="50"/>
        <w:rPr>
          <w:rFonts w:hint="default" w:ascii="Times New Roman" w:hAnsi="Times New Roman" w:eastAsia="楷体" w:cs="Times New Roman"/>
        </w:rPr>
      </w:pPr>
      <w:r>
        <w:rPr>
          <w:rFonts w:hint="default" w:ascii="Times New Roman" w:hAnsi="Times New Roman" w:eastAsia="楷体" w:cs="Times New Roman"/>
        </w:rPr>
        <w:t>机器视觉产业链主要由上游核心软硬件厂商、中游产品制造商以及下游终端应用组成。</w:t>
      </w:r>
    </w:p>
    <w:p w14:paraId="31371FD2">
      <w:pPr>
        <w:pStyle w:val="50"/>
        <w:rPr>
          <w:rFonts w:hint="default" w:ascii="Times New Roman" w:hAnsi="Times New Roman" w:eastAsia="楷体" w:cs="Times New Roman"/>
        </w:rPr>
      </w:pPr>
      <w:r>
        <w:rPr>
          <w:rFonts w:hint="default" w:ascii="Times New Roman" w:hAnsi="Times New Roman" w:eastAsia="楷体" w:cs="Times New Roman"/>
        </w:rPr>
        <w:t>（1）上游</w:t>
      </w:r>
    </w:p>
    <w:p w14:paraId="2ACC7908">
      <w:pPr>
        <w:pStyle w:val="50"/>
        <w:rPr>
          <w:rFonts w:hint="default" w:ascii="Times New Roman" w:hAnsi="Times New Roman" w:eastAsia="楷体" w:cs="Times New Roman"/>
        </w:rPr>
      </w:pPr>
      <w:r>
        <w:rPr>
          <w:rFonts w:hint="default" w:ascii="Times New Roman" w:hAnsi="Times New Roman" w:eastAsia="楷体" w:cs="Times New Roman"/>
        </w:rPr>
        <w:t>硬件厂商：从事工业相机、镜头、光源、图像采集卡、图像处理芯片、控制器等硬件的研制，为整机制造和系统集成提供基础支撑。</w:t>
      </w:r>
    </w:p>
    <w:p w14:paraId="014BF529">
      <w:pPr>
        <w:pStyle w:val="50"/>
        <w:rPr>
          <w:rFonts w:hint="default" w:ascii="Times New Roman" w:hAnsi="Times New Roman" w:eastAsia="楷体" w:cs="Times New Roman"/>
        </w:rPr>
      </w:pPr>
      <w:r>
        <w:rPr>
          <w:rFonts w:hint="default" w:ascii="Times New Roman" w:hAnsi="Times New Roman" w:eastAsia="楷体" w:cs="Times New Roman"/>
        </w:rPr>
        <w:t>软件厂商：从事视觉算法、软件库、开发工具等的研发，为视觉系统提供图像分析、处理、识别、测量等功能的算法和软件支持。</w:t>
      </w:r>
    </w:p>
    <w:p w14:paraId="5A08E3C9">
      <w:pPr>
        <w:pStyle w:val="50"/>
        <w:rPr>
          <w:rFonts w:hint="default" w:ascii="Times New Roman" w:hAnsi="Times New Roman" w:eastAsia="楷体" w:cs="Times New Roman"/>
        </w:rPr>
      </w:pPr>
      <w:r>
        <w:rPr>
          <w:rFonts w:hint="default" w:ascii="Times New Roman" w:hAnsi="Times New Roman" w:eastAsia="楷体" w:cs="Times New Roman"/>
        </w:rPr>
        <w:t>（2）中游</w:t>
      </w:r>
    </w:p>
    <w:p w14:paraId="22177136">
      <w:pPr>
        <w:pStyle w:val="50"/>
        <w:rPr>
          <w:rFonts w:hint="default" w:ascii="Times New Roman" w:hAnsi="Times New Roman" w:eastAsia="楷体" w:cs="Times New Roman"/>
        </w:rPr>
      </w:pPr>
      <w:r>
        <w:rPr>
          <w:rFonts w:hint="default" w:ascii="Times New Roman" w:hAnsi="Times New Roman" w:eastAsia="楷体" w:cs="Times New Roman"/>
        </w:rPr>
        <w:t>设备制造商：研制面向具体应用场景的机器视觉设备，为生产制造环节提供视觉检测、测量、识别等服务的供应商。需掌握光学、机械、电子、控制等多领域技术，以保证整机设备的性能和稳定性，还需具备系统集成能力，使各硬件设备协同工作。</w:t>
      </w:r>
    </w:p>
    <w:p w14:paraId="785EE5BA">
      <w:pPr>
        <w:pStyle w:val="50"/>
        <w:rPr>
          <w:rFonts w:hint="default" w:ascii="Times New Roman" w:hAnsi="Times New Roman" w:eastAsia="楷体" w:cs="Times New Roman"/>
        </w:rPr>
      </w:pPr>
      <w:r>
        <w:rPr>
          <w:rFonts w:hint="default" w:ascii="Times New Roman" w:hAnsi="Times New Roman" w:eastAsia="楷体" w:cs="Times New Roman"/>
        </w:rPr>
        <w:t>系统集成商：根据客户的特定需求，将各种机器视觉硬件、软件以及相关自动化设备等进行整合与优化，设计并实施定制化的机器视觉解决方案提供商，其核心价值在于对客户具体生产工艺和业务流程的深入理解，以及强大的系统整合能力和项目实施经验。</w:t>
      </w:r>
    </w:p>
    <w:p w14:paraId="6BA00ADA">
      <w:pPr>
        <w:pStyle w:val="50"/>
        <w:rPr>
          <w:rFonts w:hint="default" w:ascii="Times New Roman" w:hAnsi="Times New Roman" w:eastAsia="楷体" w:cs="Times New Roman"/>
        </w:rPr>
      </w:pPr>
      <w:r>
        <w:rPr>
          <w:rFonts w:hint="default" w:ascii="Times New Roman" w:hAnsi="Times New Roman" w:eastAsia="楷体" w:cs="Times New Roman"/>
        </w:rPr>
        <w:t>（3）下游：</w:t>
      </w:r>
    </w:p>
    <w:p w14:paraId="56342798">
      <w:pPr>
        <w:pStyle w:val="50"/>
        <w:rPr>
          <w:rFonts w:hint="default" w:ascii="Times New Roman" w:hAnsi="Times New Roman" w:eastAsia="楷体" w:cs="Times New Roman"/>
        </w:rPr>
      </w:pPr>
      <w:r>
        <w:rPr>
          <w:rFonts w:hint="default" w:ascii="Times New Roman" w:hAnsi="Times New Roman" w:eastAsia="楷体" w:cs="Times New Roman"/>
        </w:rPr>
        <w:t>应用终端领域，包括但不限于医疗、3C电子、汽车、物流、工业制造、智慧城市等领域，未来仍在不断拓展中。</w:t>
      </w:r>
    </w:p>
    <w:p w14:paraId="0ACC3FCE">
      <w:pPr>
        <w:pStyle w:val="50"/>
        <w:jc w:val="center"/>
        <w:rPr>
          <w:rFonts w:hint="default" w:ascii="Times New Roman" w:hAnsi="Times New Roman" w:eastAsia="楷体" w:cs="Times New Roman"/>
        </w:rPr>
      </w:pPr>
      <w:r>
        <w:rPr>
          <w:rFonts w:hint="default" w:ascii="Times New Roman" w:hAnsi="Times New Roman" w:eastAsia="楷体" w:cs="Times New Roman"/>
        </w:rPr>
        <w:drawing>
          <wp:inline distT="0" distB="0" distL="0" distR="0">
            <wp:extent cx="3044825" cy="2985135"/>
            <wp:effectExtent l="0" t="0" r="3175" b="12065"/>
            <wp:docPr id="196072503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25034" name="图片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054895" cy="2994565"/>
                    </a:xfrm>
                    <a:prstGeom prst="rect">
                      <a:avLst/>
                    </a:prstGeom>
                    <a:noFill/>
                  </pic:spPr>
                </pic:pic>
              </a:graphicData>
            </a:graphic>
          </wp:inline>
        </w:drawing>
      </w:r>
    </w:p>
    <w:p w14:paraId="107FDB00">
      <w:pPr>
        <w:pStyle w:val="50"/>
        <w:jc w:val="center"/>
        <w:rPr>
          <w:rFonts w:hint="default" w:ascii="Times New Roman" w:hAnsi="Times New Roman" w:eastAsia="楷体" w:cs="Times New Roman"/>
        </w:rPr>
      </w:pPr>
      <w:r>
        <w:rPr>
          <w:rFonts w:hint="default" w:ascii="Times New Roman" w:hAnsi="Times New Roman" w:eastAsia="楷体" w:cs="Times New Roman"/>
        </w:rPr>
        <w:t>工业视觉产业链</w:t>
      </w:r>
    </w:p>
    <w:p w14:paraId="4FBF931A">
      <w:pPr>
        <w:pStyle w:val="50"/>
        <w:jc w:val="right"/>
        <w:rPr>
          <w:rFonts w:hint="default" w:ascii="Times New Roman" w:hAnsi="Times New Roman" w:eastAsia="楷体" w:cs="Times New Roman"/>
        </w:rPr>
      </w:pPr>
      <w:r>
        <w:rPr>
          <w:rFonts w:hint="default" w:ascii="Times New Roman" w:hAnsi="Times New Roman" w:eastAsia="楷体" w:cs="Times New Roman"/>
        </w:rPr>
        <w:t>资料来源：e-works《工业机器视觉生态地图》</w:t>
      </w:r>
    </w:p>
    <w:p w14:paraId="0AF5AC3F">
      <w:pPr>
        <w:pStyle w:val="50"/>
        <w:rPr>
          <w:rFonts w:hint="default" w:ascii="Times New Roman" w:hAnsi="Times New Roman" w:eastAsia="楷体" w:cs="Times New Roman"/>
        </w:rPr>
      </w:pPr>
      <w:r>
        <w:rPr>
          <w:rFonts w:hint="default" w:ascii="Times New Roman" w:hAnsi="Times New Roman" w:eastAsia="楷体" w:cs="Times New Roman"/>
        </w:rPr>
        <w:t>目前，灵西公司兼具上游相机生产、视觉软件算法研发和中游机器视觉整机设备制造，拥有核心知识产权以及软硬协同的一站式终端产品交付能力。目前市场内更多时候仅有大集成商才有资格承接大型行业头部客户订单，集成商主打完整解决方案，公司通过集成商生态导入终端客户，让机器人应用在具体产线上，确保解决方案更智能、更好用。</w:t>
      </w:r>
    </w:p>
    <w:p w14:paraId="6824E449">
      <w:pPr>
        <w:pStyle w:val="50"/>
        <w:ind w:firstLine="482"/>
        <w:outlineLvl w:val="2"/>
        <w:rPr>
          <w:rFonts w:hint="default" w:ascii="Times New Roman" w:hAnsi="Times New Roman" w:eastAsia="楷体" w:cs="Times New Roman"/>
          <w:b/>
          <w:bCs/>
        </w:rPr>
      </w:pPr>
      <w:bookmarkStart w:id="63" w:name="_Toc11165"/>
      <w:r>
        <w:rPr>
          <w:rFonts w:hint="default" w:ascii="Times New Roman" w:hAnsi="Times New Roman" w:eastAsia="楷体" w:cs="Times New Roman"/>
          <w:b/>
          <w:bCs/>
        </w:rPr>
        <w:t>三、行业监管与政策</w:t>
      </w:r>
      <w:bookmarkEnd w:id="63"/>
    </w:p>
    <w:p w14:paraId="77171908">
      <w:pPr>
        <w:pStyle w:val="50"/>
        <w:rPr>
          <w:rFonts w:hint="default" w:ascii="Times New Roman" w:hAnsi="Times New Roman" w:eastAsia="楷体" w:cs="Times New Roman"/>
        </w:rPr>
      </w:pPr>
      <w:r>
        <w:rPr>
          <w:rFonts w:hint="default" w:ascii="Times New Roman" w:hAnsi="Times New Roman" w:eastAsia="楷体" w:cs="Times New Roman"/>
        </w:rPr>
        <w:t>公司主要从事机器视觉设备的研发、生产及销售，根据《国民经济行业分类》（GB/T4754-2017），公司所属行业为“C40 仪器仪表制造业”；根据《上海证券交易所科创板企业发行上市申报及推荐暂行规定（2024年 4月修订）》，公司所属行业为“高端装备领域”。</w:t>
      </w:r>
      <w:r>
        <w:rPr>
          <w:rFonts w:hint="default" w:ascii="Times New Roman" w:hAnsi="Times New Roman" w:cs="Times New Roman"/>
        </w:rPr>
        <w:t xml:space="preserve"> </w:t>
      </w:r>
      <w:r>
        <w:rPr>
          <w:rFonts w:hint="default" w:ascii="Times New Roman" w:hAnsi="Times New Roman" w:eastAsia="楷体" w:cs="Times New Roman"/>
        </w:rPr>
        <w:t>我国对机器视觉行业采取政府宏观调控和行业自律管理相结合的管理体制，行业主管部门为国家发展和改革委员会与工业和信息化部，行业自律组织主要包括中国仪器仪表学会、中国</w:t>
      </w:r>
      <w:r>
        <w:rPr>
          <w:rFonts w:hint="default" w:ascii="Times New Roman" w:hAnsi="Times New Roman" w:eastAsia="楷体" w:cs="Times New Roman"/>
          <w:lang w:eastAsia="zh-CN"/>
        </w:rPr>
        <w:t>图像</w:t>
      </w:r>
      <w:r>
        <w:rPr>
          <w:rFonts w:hint="default" w:ascii="Times New Roman" w:hAnsi="Times New Roman" w:eastAsia="楷体" w:cs="Times New Roman"/>
        </w:rPr>
        <w:t>图形学学会、中国计量测试学会、中国汽车工程学会等组织。</w:t>
      </w:r>
    </w:p>
    <w:p w14:paraId="1A2868C3">
      <w:pPr>
        <w:pStyle w:val="50"/>
        <w:rPr>
          <w:rFonts w:hint="default" w:ascii="Times New Roman" w:hAnsi="Times New Roman" w:eastAsia="楷体" w:cs="Times New Roman"/>
        </w:rPr>
      </w:pPr>
      <w:r>
        <w:rPr>
          <w:rFonts w:hint="default" w:ascii="Times New Roman" w:hAnsi="Times New Roman" w:eastAsia="楷体" w:cs="Times New Roman"/>
        </w:rPr>
        <w:t>国家出台多项政策利好机器视觉行业发展。政策从拓展产业链应用场景、发展机器视觉底层技术等方向促进中国机器视觉产业的发展，同时 AI+ 机器视觉技术与设备在十四五 规划中受到高度重视， 2021年底《十四五数字经济发展规划 》中重点推进机器视觉、机器学习等技术应用良好的政策环境有利于为行业的可持续发展奠定良好的政策支持，为机器视觉行业的健康发展保驾护航。</w:t>
      </w:r>
    </w:p>
    <w:p w14:paraId="4D226F98">
      <w:pPr>
        <w:pStyle w:val="50"/>
        <w:ind w:firstLine="0" w:firstLineChars="0"/>
        <w:rPr>
          <w:rFonts w:hint="default" w:ascii="Times New Roman" w:hAnsi="Times New Roman" w:eastAsia="楷体" w:cs="Times New Roman"/>
        </w:rPr>
      </w:pPr>
      <w:r>
        <w:rPr>
          <w:rFonts w:hint="default" w:ascii="Times New Roman" w:hAnsi="Times New Roman" w:eastAsia="楷体" w:cs="Times New Roman"/>
        </w:rPr>
        <w:drawing>
          <wp:inline distT="0" distB="0" distL="0" distR="0">
            <wp:extent cx="5274310" cy="5222875"/>
            <wp:effectExtent l="0" t="0" r="8890" b="9525"/>
            <wp:docPr id="62877307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73071" name="图片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74310" cy="5222875"/>
                    </a:xfrm>
                    <a:prstGeom prst="rect">
                      <a:avLst/>
                    </a:prstGeom>
                    <a:noFill/>
                    <a:ln>
                      <a:noFill/>
                    </a:ln>
                  </pic:spPr>
                </pic:pic>
              </a:graphicData>
            </a:graphic>
          </wp:inline>
        </w:drawing>
      </w:r>
    </w:p>
    <w:p w14:paraId="2DDDF533">
      <w:pPr>
        <w:pStyle w:val="50"/>
        <w:jc w:val="right"/>
        <w:rPr>
          <w:rFonts w:hint="default" w:ascii="Times New Roman" w:hAnsi="Times New Roman" w:eastAsia="楷体" w:cs="Times New Roman"/>
        </w:rPr>
      </w:pPr>
      <w:r>
        <w:rPr>
          <w:rFonts w:hint="default" w:ascii="Times New Roman" w:hAnsi="Times New Roman" w:eastAsia="楷体" w:cs="Times New Roman"/>
        </w:rPr>
        <w:t>资料来源：智研咨询、海康机器人招股说明书</w:t>
      </w:r>
    </w:p>
    <w:p w14:paraId="3D2007C4">
      <w:pPr>
        <w:pStyle w:val="50"/>
        <w:ind w:firstLine="482"/>
        <w:outlineLvl w:val="2"/>
        <w:rPr>
          <w:rFonts w:hint="default" w:ascii="Times New Roman" w:hAnsi="Times New Roman" w:eastAsia="楷体" w:cs="Times New Roman"/>
          <w:b/>
          <w:bCs/>
        </w:rPr>
      </w:pPr>
      <w:bookmarkStart w:id="64" w:name="_Toc27246"/>
      <w:r>
        <w:rPr>
          <w:rFonts w:hint="default" w:ascii="Times New Roman" w:hAnsi="Times New Roman" w:eastAsia="楷体" w:cs="Times New Roman"/>
          <w:b/>
          <w:bCs/>
        </w:rPr>
        <w:t>四、3D视觉快速发展</w:t>
      </w:r>
      <w:bookmarkEnd w:id="64"/>
    </w:p>
    <w:p w14:paraId="7DFC567A">
      <w:pPr>
        <w:pStyle w:val="50"/>
        <w:rPr>
          <w:rFonts w:hint="default" w:ascii="Times New Roman" w:hAnsi="Times New Roman" w:eastAsia="楷体" w:cs="Times New Roman"/>
        </w:rPr>
      </w:pPr>
      <w:r>
        <w:rPr>
          <w:rFonts w:hint="default" w:ascii="Times New Roman" w:hAnsi="Times New Roman" w:eastAsia="楷体" w:cs="Times New Roman"/>
        </w:rPr>
        <w:t>公司主要方向为3D相机。3D 视觉感知技术与产品经过多年的发展，已在锂电池、半导体、AIoT、3C 消费电子、工业自动化、汽车应用等多个领域实现了推广应用，市场空间十分广阔。随着技术的进步，2D 成像技术已经不能满足当前日益复杂的应用需求，尤其是在人工智能、虚拟现实、增强现实等领域。3D 视觉感知技术，凭借其能够提供深度信息的特性，为各种应用带来了更丰富的数据维度，从而大大提高了其应用价值。YoleDevolopement 的研究</w:t>
      </w:r>
      <w:r>
        <w:rPr>
          <w:rFonts w:hint="default" w:ascii="Times New Roman" w:hAnsi="Times New Roman" w:eastAsia="楷体" w:cs="Times New Roman"/>
          <w:lang w:eastAsia="zh-CN"/>
        </w:rPr>
        <w:t>报告</w:t>
      </w:r>
      <w:r>
        <w:rPr>
          <w:rFonts w:hint="default" w:ascii="Times New Roman" w:hAnsi="Times New Roman" w:eastAsia="楷体" w:cs="Times New Roman"/>
        </w:rPr>
        <w:t>进一步证实了这一市场趋势。据其统计，2019年，全球3D视觉感知市场规模已达50亿美元。同时预计在6年之内，市场规模将会翻三倍，到2025年达到150亿美元。年复合增长率（CAGR）达20%，这也意味着3D 视觉感知技术的应用和普及速度正在加快。</w:t>
      </w:r>
    </w:p>
    <w:p w14:paraId="52DEDA41">
      <w:pPr>
        <w:pStyle w:val="50"/>
        <w:ind w:firstLine="0" w:firstLineChars="0"/>
        <w:rPr>
          <w:rFonts w:hint="default" w:ascii="Times New Roman" w:hAnsi="Times New Roman" w:eastAsia="楷体" w:cs="Times New Roman"/>
        </w:rPr>
      </w:pPr>
      <w:r>
        <w:rPr>
          <w:rFonts w:hint="default" w:ascii="Times New Roman" w:hAnsi="Times New Roman" w:eastAsia="楷体" w:cs="Times New Roman"/>
        </w:rPr>
        <w:drawing>
          <wp:inline distT="0" distB="0" distL="0" distR="0">
            <wp:extent cx="5274310" cy="1404620"/>
            <wp:effectExtent l="0" t="0" r="8890" b="5080"/>
            <wp:docPr id="6054590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59010" name="图片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74310" cy="1404620"/>
                    </a:xfrm>
                    <a:prstGeom prst="rect">
                      <a:avLst/>
                    </a:prstGeom>
                    <a:noFill/>
                    <a:ln>
                      <a:noFill/>
                    </a:ln>
                  </pic:spPr>
                </pic:pic>
              </a:graphicData>
            </a:graphic>
          </wp:inline>
        </w:drawing>
      </w:r>
    </w:p>
    <w:p w14:paraId="7E25A318">
      <w:pPr>
        <w:pStyle w:val="50"/>
        <w:ind w:firstLine="0" w:firstLineChars="0"/>
        <w:jc w:val="center"/>
        <w:rPr>
          <w:rFonts w:hint="default" w:ascii="Times New Roman" w:hAnsi="Times New Roman" w:eastAsia="楷体" w:cs="Times New Roman"/>
        </w:rPr>
      </w:pPr>
      <w:r>
        <w:rPr>
          <w:rFonts w:hint="default" w:ascii="Times New Roman" w:hAnsi="Times New Roman" w:eastAsia="楷体" w:cs="Times New Roman"/>
        </w:rPr>
        <w:t>2D 视觉与3D 视觉的优劣势对比</w:t>
      </w:r>
    </w:p>
    <w:p w14:paraId="59F5F3AF">
      <w:pPr>
        <w:pStyle w:val="50"/>
        <w:ind w:firstLine="0" w:firstLineChars="0"/>
        <w:jc w:val="right"/>
        <w:rPr>
          <w:rFonts w:hint="default" w:ascii="Times New Roman" w:hAnsi="Times New Roman" w:eastAsia="楷体" w:cs="Times New Roman"/>
        </w:rPr>
      </w:pPr>
      <w:r>
        <w:rPr>
          <w:rFonts w:hint="default" w:ascii="Times New Roman" w:hAnsi="Times New Roman" w:eastAsia="楷体" w:cs="Times New Roman"/>
        </w:rPr>
        <w:t>资料来源：国泰君安</w:t>
      </w:r>
    </w:p>
    <w:p w14:paraId="615D3F1B">
      <w:pPr>
        <w:pStyle w:val="50"/>
        <w:rPr>
          <w:rFonts w:hint="default" w:ascii="Times New Roman" w:hAnsi="Times New Roman" w:eastAsia="楷体" w:cs="Times New Roman"/>
        </w:rPr>
      </w:pPr>
      <w:r>
        <w:rPr>
          <w:rFonts w:hint="default" w:ascii="Times New Roman" w:hAnsi="Times New Roman" w:eastAsia="楷体" w:cs="Times New Roman"/>
        </w:rPr>
        <w:t>3D 视觉感知技术的不断</w:t>
      </w:r>
      <w:r>
        <w:rPr>
          <w:rFonts w:hint="default" w:ascii="Times New Roman" w:hAnsi="Times New Roman" w:eastAsia="楷体" w:cs="Times New Roman"/>
          <w:lang w:eastAsia="zh-CN"/>
        </w:rPr>
        <w:t>成熟</w:t>
      </w:r>
      <w:r>
        <w:rPr>
          <w:rFonts w:hint="default" w:ascii="Times New Roman" w:hAnsi="Times New Roman" w:eastAsia="楷体" w:cs="Times New Roman"/>
        </w:rPr>
        <w:t>为工业领域的生产、制造和研发带来了革命性的机遇：</w:t>
      </w:r>
    </w:p>
    <w:p w14:paraId="26943903">
      <w:pPr>
        <w:pStyle w:val="50"/>
        <w:rPr>
          <w:rFonts w:hint="default" w:ascii="Times New Roman" w:hAnsi="Times New Roman" w:eastAsia="楷体" w:cs="Times New Roman"/>
        </w:rPr>
      </w:pPr>
      <w:r>
        <w:rPr>
          <w:rFonts w:hint="default" w:ascii="Times New Roman" w:hAnsi="Times New Roman" w:eastAsia="楷体" w:cs="Times New Roman"/>
        </w:rPr>
        <w:t>高精度数据采集：传统的2D 数据采集方法在许多领域中已不能满足高精度要求。3D 视觉感知技术在汽车、航空、数码家电和医学等行业，为研究人员和生产线提供了细致、准确的三维数据，这大大提高了制造和检测的精度。</w:t>
      </w:r>
    </w:p>
    <w:p w14:paraId="1ED35F5C">
      <w:pPr>
        <w:pStyle w:val="50"/>
        <w:rPr>
          <w:rFonts w:hint="default" w:ascii="Times New Roman" w:hAnsi="Times New Roman" w:eastAsia="楷体" w:cs="Times New Roman"/>
        </w:rPr>
      </w:pPr>
      <w:r>
        <w:rPr>
          <w:rFonts w:hint="default" w:ascii="Times New Roman" w:hAnsi="Times New Roman" w:eastAsia="楷体" w:cs="Times New Roman"/>
        </w:rPr>
        <w:t>微细形变与复杂形态测量：对于微小或复杂的物体，如精密零件和特制弯管，3D 技术可以提供精确的形状、大小和变形数据，从而确保产品的质量和功能。</w:t>
      </w:r>
    </w:p>
    <w:p w14:paraId="7DD94D06">
      <w:pPr>
        <w:pStyle w:val="50"/>
        <w:rPr>
          <w:rFonts w:hint="default" w:ascii="Times New Roman" w:hAnsi="Times New Roman" w:eastAsia="楷体" w:cs="Times New Roman"/>
        </w:rPr>
      </w:pPr>
      <w:r>
        <w:rPr>
          <w:rFonts w:hint="default" w:ascii="Times New Roman" w:hAnsi="Times New Roman" w:eastAsia="楷体" w:cs="Times New Roman"/>
        </w:rPr>
        <w:t>先进质控在线检测：在工业生产中，质量控制是至关重要的。3D 视觉技术不仅可以处理低对比度、高反射或透明材料，还能有效地识别和定位产品上的细微缺陷，从而实现更为精确的在线质量监控。</w:t>
      </w:r>
    </w:p>
    <w:p w14:paraId="531E2676">
      <w:pPr>
        <w:pStyle w:val="50"/>
        <w:rPr>
          <w:rFonts w:hint="default" w:ascii="Times New Roman" w:hAnsi="Times New Roman" w:eastAsia="楷体" w:cs="Times New Roman"/>
        </w:rPr>
      </w:pPr>
      <w:r>
        <w:rPr>
          <w:rFonts w:hint="default" w:ascii="Times New Roman" w:hAnsi="Times New Roman" w:eastAsia="楷体" w:cs="Times New Roman"/>
        </w:rPr>
        <w:t>柔性装配与自动化：高度的生产自动化需要精确的数据支持。3D 视觉在自动装配中的应用，尤其在需要高精度和灵活性的领域如精密仪器制造已经变得不可或缺。机器人、协作机械臂配合3D 视觉系统可以实现更为精确的组装和定位。</w:t>
      </w:r>
    </w:p>
    <w:p w14:paraId="0588D253">
      <w:pPr>
        <w:pStyle w:val="50"/>
        <w:rPr>
          <w:rFonts w:hint="default" w:ascii="Times New Roman" w:hAnsi="Times New Roman" w:eastAsia="楷体" w:cs="Times New Roman"/>
        </w:rPr>
      </w:pPr>
      <w:r>
        <w:rPr>
          <w:rFonts w:hint="default" w:ascii="Times New Roman" w:hAnsi="Times New Roman" w:eastAsia="楷体" w:cs="Times New Roman"/>
        </w:rPr>
        <w:t>仓库与供应链自动化 ：在物流和供应链管理中，3D 视觉技术正在为仓库自动化带来全新的变革。从精确的货物定位到智能拣货，这项技术提供了必要的数据支持，使得仓库操作更为高效、准确。</w:t>
      </w:r>
    </w:p>
    <w:p w14:paraId="3E3C1D39">
      <w:pPr>
        <w:pStyle w:val="50"/>
        <w:rPr>
          <w:rFonts w:hint="default" w:ascii="Times New Roman" w:hAnsi="Times New Roman" w:eastAsia="楷体" w:cs="Times New Roman"/>
        </w:rPr>
      </w:pPr>
      <w:r>
        <w:rPr>
          <w:rFonts w:hint="default" w:ascii="Times New Roman" w:hAnsi="Times New Roman" w:eastAsia="楷体" w:cs="Times New Roman"/>
        </w:rPr>
        <w:t>未来，随着3D 视觉感知技术的进一步发展和成本的降低，其在工业4.0时代的应用将更为广泛。智能制造、远程操作、虚拟仿真等领域都将受益于这一技术的进步。此外，结合人工智能和深度学习技术，3D 视觉感知将为工业带来更多的创新机会和解决方案。</w:t>
      </w:r>
    </w:p>
    <w:p w14:paraId="2339D9FE">
      <w:pPr>
        <w:tabs>
          <w:tab w:val="left" w:pos="567"/>
        </w:tabs>
        <w:spacing w:line="360" w:lineRule="auto"/>
        <w:outlineLvl w:val="1"/>
        <w:rPr>
          <w:rFonts w:hint="default" w:ascii="Times New Roman" w:hAnsi="Times New Roman" w:eastAsia="楷体" w:cs="Times New Roman"/>
          <w:b/>
          <w:sz w:val="28"/>
          <w:szCs w:val="28"/>
        </w:rPr>
      </w:pPr>
      <w:bookmarkStart w:id="65" w:name="_Toc180760010"/>
      <w:bookmarkStart w:id="66" w:name="_Toc6827"/>
      <w:r>
        <w:rPr>
          <w:rFonts w:hint="default" w:ascii="Times New Roman" w:hAnsi="Times New Roman" w:eastAsia="楷体" w:cs="Times New Roman"/>
          <w:b/>
          <w:sz w:val="28"/>
          <w:szCs w:val="28"/>
        </w:rPr>
        <w:t>第二节</w:t>
      </w:r>
      <w:r>
        <w:rPr>
          <w:rFonts w:hint="default" w:ascii="Times New Roman" w:hAnsi="Times New Roman" w:eastAsia="楷体" w:cs="Times New Roman"/>
          <w:b/>
          <w:sz w:val="28"/>
          <w:szCs w:val="28"/>
          <w:lang w:val="en-US" w:eastAsia="zh-CN"/>
        </w:rPr>
        <w:t xml:space="preserve"> </w:t>
      </w:r>
      <w:r>
        <w:rPr>
          <w:rFonts w:hint="default" w:ascii="Times New Roman" w:hAnsi="Times New Roman" w:eastAsia="楷体" w:cs="Times New Roman"/>
          <w:b/>
          <w:sz w:val="28"/>
          <w:szCs w:val="28"/>
        </w:rPr>
        <w:t>行业下游市场</w:t>
      </w:r>
      <w:bookmarkEnd w:id="65"/>
      <w:bookmarkEnd w:id="66"/>
    </w:p>
    <w:p w14:paraId="7D6CA748">
      <w:pPr>
        <w:pStyle w:val="50"/>
        <w:ind w:firstLine="482"/>
        <w:rPr>
          <w:rFonts w:hint="default" w:ascii="Times New Roman" w:hAnsi="Times New Roman" w:eastAsia="楷体" w:cs="Times New Roman"/>
          <w:b/>
          <w:bCs/>
        </w:rPr>
      </w:pPr>
      <w:r>
        <w:rPr>
          <w:rFonts w:hint="default" w:ascii="Times New Roman" w:hAnsi="Times New Roman" w:eastAsia="楷体" w:cs="Times New Roman"/>
          <w:b/>
          <w:bCs/>
        </w:rPr>
        <w:t>1</w:t>
      </w:r>
      <w:r>
        <w:rPr>
          <w:rFonts w:hint="default" w:ascii="Times New Roman" w:hAnsi="Times New Roman" w:eastAsia="楷体" w:cs="Times New Roman"/>
          <w:b/>
          <w:bCs/>
          <w:lang w:val="en-US" w:eastAsia="zh-CN"/>
        </w:rPr>
        <w:t>.</w:t>
      </w:r>
      <w:r>
        <w:rPr>
          <w:rFonts w:hint="default" w:ascii="Times New Roman" w:hAnsi="Times New Roman" w:eastAsia="楷体" w:cs="Times New Roman"/>
          <w:b/>
          <w:bCs/>
        </w:rPr>
        <w:t>市场驱动因素</w:t>
      </w:r>
    </w:p>
    <w:p w14:paraId="4064E821">
      <w:pPr>
        <w:pStyle w:val="50"/>
        <w:rPr>
          <w:rFonts w:hint="default" w:ascii="Times New Roman" w:hAnsi="Times New Roman" w:eastAsia="楷体" w:cs="Times New Roman"/>
        </w:rPr>
      </w:pPr>
      <w:r>
        <w:rPr>
          <w:rFonts w:hint="default" w:ascii="Times New Roman" w:hAnsi="Times New Roman" w:eastAsia="楷体" w:cs="Times New Roman"/>
        </w:rPr>
        <w:t>（1）劳动力人口下降</w:t>
      </w:r>
    </w:p>
    <w:p w14:paraId="457A7A6A">
      <w:pPr>
        <w:pStyle w:val="50"/>
        <w:rPr>
          <w:rFonts w:hint="default" w:ascii="Times New Roman" w:hAnsi="Times New Roman" w:eastAsia="楷体" w:cs="Times New Roman"/>
        </w:rPr>
      </w:pPr>
      <w:r>
        <w:rPr>
          <w:rFonts w:hint="default" w:ascii="Times New Roman" w:hAnsi="Times New Roman" w:eastAsia="楷体" w:cs="Times New Roman"/>
        </w:rPr>
        <w:t>我国人口红利优势急速消退，劳动力结构也在逐步发生变化，国内就业人口数量增长放缓、老年人口占比上升，人口结构老龄化将成为一个不可逆转的趋势。</w:t>
      </w:r>
    </w:p>
    <w:p w14:paraId="318197EA">
      <w:pPr>
        <w:pStyle w:val="50"/>
        <w:rPr>
          <w:rFonts w:hint="default" w:ascii="Times New Roman" w:hAnsi="Times New Roman" w:eastAsia="楷体" w:cs="Times New Roman"/>
        </w:rPr>
      </w:pPr>
      <w:r>
        <w:rPr>
          <w:rFonts w:hint="default" w:ascii="Times New Roman" w:hAnsi="Times New Roman" w:eastAsia="楷体" w:cs="Times New Roman"/>
        </w:rPr>
        <w:t>（2）政策加码助力</w:t>
      </w:r>
    </w:p>
    <w:p w14:paraId="4C252CEB">
      <w:pPr>
        <w:pStyle w:val="50"/>
        <w:rPr>
          <w:rFonts w:hint="default" w:ascii="Times New Roman" w:hAnsi="Times New Roman" w:eastAsia="楷体" w:cs="Times New Roman"/>
        </w:rPr>
      </w:pPr>
      <w:r>
        <w:rPr>
          <w:rFonts w:hint="default" w:ascii="Times New Roman" w:hAnsi="Times New Roman" w:eastAsia="楷体" w:cs="Times New Roman"/>
        </w:rPr>
        <w:t>作为实现智能制造的核心技术之一，机器视觉长期以来一直受到国家产业政策的支持。近年来，国家不断发布各项政策推动行业发展，充分支持行业的产品研发和市场扩展。</w:t>
      </w:r>
    </w:p>
    <w:p w14:paraId="555AB5E5">
      <w:pPr>
        <w:pStyle w:val="50"/>
        <w:rPr>
          <w:rFonts w:hint="default" w:ascii="Times New Roman" w:hAnsi="Times New Roman" w:eastAsia="楷体" w:cs="Times New Roman"/>
        </w:rPr>
      </w:pPr>
      <w:r>
        <w:rPr>
          <w:rFonts w:hint="default" w:ascii="Times New Roman" w:hAnsi="Times New Roman" w:eastAsia="楷体" w:cs="Times New Roman"/>
        </w:rPr>
        <w:t>（3）劳动意志转移</w:t>
      </w:r>
    </w:p>
    <w:p w14:paraId="18548710">
      <w:pPr>
        <w:pStyle w:val="50"/>
        <w:rPr>
          <w:rFonts w:hint="default" w:ascii="Times New Roman" w:hAnsi="Times New Roman" w:eastAsia="楷体" w:cs="Times New Roman"/>
        </w:rPr>
      </w:pPr>
      <w:r>
        <w:rPr>
          <w:rFonts w:hint="default" w:ascii="Times New Roman" w:hAnsi="Times New Roman" w:eastAsia="楷体" w:cs="Times New Roman"/>
        </w:rPr>
        <w:t>制造业企业“招工难”问题尤为突出，近</w:t>
      </w:r>
      <w:r>
        <w:rPr>
          <w:rFonts w:hint="default" w:ascii="Times New Roman" w:hAnsi="Times New Roman" w:eastAsia="楷体" w:cs="Times New Roman"/>
          <w:lang w:eastAsia="zh-CN"/>
        </w:rPr>
        <w:t>七成</w:t>
      </w:r>
      <w:r>
        <w:rPr>
          <w:rFonts w:hint="default" w:ascii="Times New Roman" w:hAnsi="Times New Roman" w:eastAsia="楷体" w:cs="Times New Roman"/>
        </w:rPr>
        <w:t>企业正遭 遇用工荒问题。其中，90%的企业表示造成蓝领用工荒的原因是新生代年轻人从事一线蓝领工作的意愿低。</w:t>
      </w:r>
    </w:p>
    <w:p w14:paraId="533885F9">
      <w:pPr>
        <w:pStyle w:val="50"/>
        <w:rPr>
          <w:rFonts w:hint="default" w:ascii="Times New Roman" w:hAnsi="Times New Roman" w:eastAsia="楷体" w:cs="Times New Roman"/>
        </w:rPr>
      </w:pPr>
      <w:r>
        <w:rPr>
          <w:rFonts w:hint="default" w:ascii="Times New Roman" w:hAnsi="Times New Roman" w:eastAsia="楷体" w:cs="Times New Roman"/>
        </w:rPr>
        <w:t>（4）机器人替代趋势</w:t>
      </w:r>
    </w:p>
    <w:p w14:paraId="22BD86AB">
      <w:pPr>
        <w:pStyle w:val="50"/>
        <w:rPr>
          <w:rFonts w:hint="default" w:ascii="Times New Roman" w:hAnsi="Times New Roman" w:eastAsia="楷体" w:cs="Times New Roman"/>
        </w:rPr>
      </w:pPr>
      <w:r>
        <w:rPr>
          <w:rFonts w:hint="default" w:ascii="Times New Roman" w:hAnsi="Times New Roman" w:eastAsia="楷体" w:cs="Times New Roman"/>
        </w:rPr>
        <w:t>机器视觉是“工业之眼”，是实现工厂智能化、数据化的重要抓手；机器特性决定了机器视觉可以在某些方面代替人眼进行更优质有效的工作。同时，机器视觉拥有采集大量现场数据的能力和分析能力，具有很强的未来工业智能应用的可能性。</w:t>
      </w:r>
    </w:p>
    <w:p w14:paraId="49CEA73E">
      <w:pPr>
        <w:pStyle w:val="50"/>
        <w:rPr>
          <w:rFonts w:hint="default" w:ascii="Times New Roman" w:hAnsi="Times New Roman" w:eastAsia="楷体" w:cs="Times New Roman"/>
        </w:rPr>
      </w:pPr>
      <w:r>
        <w:rPr>
          <w:rFonts w:hint="default" w:ascii="Times New Roman" w:hAnsi="Times New Roman" w:eastAsia="楷体" w:cs="Times New Roman"/>
        </w:rPr>
        <w:t>中国劳动力成本的上升，机器人产业发展是应对人口结构变化的必要措施，与韩日德等发达国家相比，我国工业机器人的使用密度差距较大，发展潜力巨大。同时，工业机器人价格与制造业人工成本的“剪刀差”逐渐缩小，机器替人已进入高性价比阶段。</w:t>
      </w:r>
    </w:p>
    <w:p w14:paraId="06B6FEB1">
      <w:pPr>
        <w:pStyle w:val="50"/>
        <w:ind w:firstLine="482"/>
        <w:rPr>
          <w:rFonts w:hint="default" w:ascii="Times New Roman" w:hAnsi="Times New Roman" w:eastAsia="楷体" w:cs="Times New Roman"/>
          <w:b/>
          <w:bCs/>
        </w:rPr>
      </w:pPr>
      <w:r>
        <w:rPr>
          <w:rFonts w:hint="default" w:ascii="Times New Roman" w:hAnsi="Times New Roman" w:eastAsia="楷体" w:cs="Times New Roman"/>
          <w:b/>
          <w:bCs/>
        </w:rPr>
        <w:t>2</w:t>
      </w:r>
      <w:r>
        <w:rPr>
          <w:rFonts w:hint="default" w:ascii="Times New Roman" w:hAnsi="Times New Roman" w:eastAsia="楷体" w:cs="Times New Roman"/>
          <w:b/>
          <w:bCs/>
          <w:lang w:val="en-US" w:eastAsia="zh-CN"/>
        </w:rPr>
        <w:t>.</w:t>
      </w:r>
      <w:r>
        <w:rPr>
          <w:rFonts w:hint="default" w:ascii="Times New Roman" w:hAnsi="Times New Roman" w:eastAsia="楷体" w:cs="Times New Roman"/>
          <w:b/>
          <w:bCs/>
        </w:rPr>
        <w:t>全球机器视觉市场规模</w:t>
      </w:r>
    </w:p>
    <w:p w14:paraId="2B11129B">
      <w:pPr>
        <w:spacing w:line="360" w:lineRule="auto"/>
        <w:ind w:firstLine="480" w:firstLineChars="200"/>
        <w:jc w:val="both"/>
        <w:rPr>
          <w:rFonts w:hint="default" w:ascii="Times New Roman" w:hAnsi="Times New Roman" w:eastAsia="楷体" w:cs="Times New Roman"/>
          <w:kern w:val="2"/>
          <w:szCs w:val="23"/>
        </w:rPr>
      </w:pPr>
      <w:r>
        <w:rPr>
          <w:rFonts w:hint="default" w:ascii="Times New Roman" w:hAnsi="Times New Roman" w:eastAsia="楷体" w:cs="Times New Roman"/>
          <w:kern w:val="2"/>
          <w:szCs w:val="23"/>
        </w:rPr>
        <w:t>2025年全球机器视觉市场规模有望达千亿，全球市场集中度高。随着工业自动化技术的不断发展，机器视觉在工业领域的应用越来越多，市场规模不断扩大。据MarketsandMarkets及中商产业2022年全球机器视觉市场规模约为 879.17 亿元，同比增长9.35% 。GGII预计至 2025年该市场规模将超过1200亿元。2022-2025 年CAGR为13.22 %，增长稳健。</w:t>
      </w:r>
    </w:p>
    <w:p w14:paraId="490390F6">
      <w:pPr>
        <w:widowControl w:val="0"/>
        <w:spacing w:line="360" w:lineRule="auto"/>
        <w:jc w:val="center"/>
        <w:rPr>
          <w:rFonts w:hint="default" w:ascii="Times New Roman" w:hAnsi="Times New Roman" w:eastAsia="楷体" w:cs="Times New Roman"/>
          <w:kern w:val="2"/>
        </w:rPr>
      </w:pPr>
      <w:r>
        <w:rPr>
          <w:rFonts w:hint="default" w:ascii="Times New Roman" w:hAnsi="Times New Roman" w:eastAsia="楷体" w:cs="Times New Roman"/>
          <w:kern w:val="2"/>
        </w:rPr>
        <w:drawing>
          <wp:inline distT="0" distB="0" distL="0" distR="0">
            <wp:extent cx="4516120" cy="2790825"/>
            <wp:effectExtent l="0" t="0" r="5080" b="3175"/>
            <wp:docPr id="29961144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11442" name="图片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516120" cy="2790825"/>
                    </a:xfrm>
                    <a:prstGeom prst="rect">
                      <a:avLst/>
                    </a:prstGeom>
                    <a:noFill/>
                    <a:ln>
                      <a:noFill/>
                    </a:ln>
                  </pic:spPr>
                </pic:pic>
              </a:graphicData>
            </a:graphic>
          </wp:inline>
        </w:drawing>
      </w:r>
    </w:p>
    <w:p w14:paraId="415EF9F4">
      <w:pPr>
        <w:spacing w:line="360" w:lineRule="auto"/>
        <w:ind w:firstLine="480" w:firstLineChars="200"/>
        <w:jc w:val="center"/>
        <w:rPr>
          <w:rFonts w:hint="default" w:ascii="Times New Roman" w:hAnsi="Times New Roman" w:eastAsia="楷体" w:cs="Times New Roman"/>
          <w:kern w:val="2"/>
          <w:szCs w:val="23"/>
        </w:rPr>
      </w:pPr>
      <w:r>
        <w:rPr>
          <w:rFonts w:hint="default" w:ascii="Times New Roman" w:hAnsi="Times New Roman" w:eastAsia="楷体" w:cs="Times New Roman"/>
          <w:kern w:val="2"/>
          <w:szCs w:val="23"/>
        </w:rPr>
        <w:t>2027年全国机器视觉市场规模将达到 565.65 亿元</w:t>
      </w:r>
    </w:p>
    <w:p w14:paraId="0DD22BB9">
      <w:pPr>
        <w:spacing w:line="360" w:lineRule="auto"/>
        <w:ind w:firstLine="480" w:firstLineChars="200"/>
        <w:jc w:val="right"/>
        <w:rPr>
          <w:rFonts w:hint="default" w:ascii="Times New Roman" w:hAnsi="Times New Roman" w:eastAsia="楷体" w:cs="Times New Roman"/>
          <w:kern w:val="2"/>
          <w:szCs w:val="23"/>
        </w:rPr>
      </w:pPr>
      <w:r>
        <w:rPr>
          <w:rFonts w:hint="default" w:ascii="Times New Roman" w:hAnsi="Times New Roman" w:eastAsia="楷体" w:cs="Times New Roman"/>
          <w:kern w:val="2"/>
          <w:szCs w:val="23"/>
        </w:rPr>
        <w:t>资料来源：GGII</w:t>
      </w:r>
    </w:p>
    <w:p w14:paraId="73A7DEA7">
      <w:pPr>
        <w:pStyle w:val="50"/>
        <w:ind w:firstLine="482"/>
        <w:rPr>
          <w:rFonts w:hint="default" w:ascii="Times New Roman" w:hAnsi="Times New Roman" w:eastAsia="楷体" w:cs="Times New Roman"/>
          <w:b/>
          <w:bCs/>
        </w:rPr>
      </w:pPr>
      <w:r>
        <w:rPr>
          <w:rFonts w:hint="default" w:ascii="Times New Roman" w:hAnsi="Times New Roman" w:eastAsia="楷体" w:cs="Times New Roman"/>
          <w:b/>
          <w:bCs/>
        </w:rPr>
        <w:t>3</w:t>
      </w:r>
      <w:r>
        <w:rPr>
          <w:rFonts w:hint="default" w:ascii="Times New Roman" w:hAnsi="Times New Roman" w:eastAsia="楷体" w:cs="Times New Roman"/>
          <w:b/>
          <w:bCs/>
          <w:lang w:val="en-US" w:eastAsia="zh-CN"/>
        </w:rPr>
        <w:t>.</w:t>
      </w:r>
      <w:r>
        <w:rPr>
          <w:rFonts w:hint="default" w:ascii="Times New Roman" w:hAnsi="Times New Roman" w:eastAsia="楷体" w:cs="Times New Roman"/>
          <w:b/>
          <w:bCs/>
        </w:rPr>
        <w:t>国内市场规模及趋势</w:t>
      </w:r>
    </w:p>
    <w:p w14:paraId="11291EA5">
      <w:pPr>
        <w:pStyle w:val="50"/>
        <w:rPr>
          <w:rFonts w:hint="default" w:ascii="Times New Roman" w:hAnsi="Times New Roman" w:eastAsia="楷体" w:cs="Times New Roman"/>
        </w:rPr>
      </w:pPr>
      <w:r>
        <w:rPr>
          <w:rFonts w:hint="default" w:ascii="Times New Roman" w:hAnsi="Times New Roman" w:eastAsia="楷体" w:cs="Times New Roman"/>
        </w:rPr>
        <w:t>随着工业机器视觉核心技术的不断突破与应用领域的不断拓展，中国工业领域机器视觉的市场规模由2020年的83.3亿元增长至2024年的268.3亿元，年复合增长率34.0%。 未来，机器视觉作为工业智能制造发展的关键支撑技术之一，将在工业领域中发挥越来越重要作用，帮助企业提高生产效率、降低成本，并推动制造业的升级转型。因此，未来中国工业机器视觉的市场规模有望进一步扩大，预计2029年达630.1亿元。</w:t>
      </w:r>
    </w:p>
    <w:p w14:paraId="08F90F66">
      <w:pPr>
        <w:pStyle w:val="50"/>
        <w:ind w:firstLine="0" w:firstLineChars="0"/>
        <w:jc w:val="center"/>
        <w:rPr>
          <w:rFonts w:hint="default" w:ascii="Times New Roman" w:hAnsi="Times New Roman" w:eastAsia="楷体" w:cs="Times New Roman"/>
        </w:rPr>
      </w:pPr>
      <w:r>
        <w:rPr>
          <w:rFonts w:hint="default" w:ascii="Times New Roman" w:hAnsi="Times New Roman" w:eastAsia="楷体" w:cs="Times New Roman"/>
        </w:rPr>
        <w:drawing>
          <wp:inline distT="0" distB="0" distL="0" distR="0">
            <wp:extent cx="4667250" cy="1765300"/>
            <wp:effectExtent l="0" t="0" r="6350" b="0"/>
            <wp:docPr id="78221848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18481" name="图片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675609" cy="1768693"/>
                    </a:xfrm>
                    <a:prstGeom prst="rect">
                      <a:avLst/>
                    </a:prstGeom>
                    <a:noFill/>
                    <a:ln>
                      <a:noFill/>
                    </a:ln>
                  </pic:spPr>
                </pic:pic>
              </a:graphicData>
            </a:graphic>
          </wp:inline>
        </w:drawing>
      </w:r>
    </w:p>
    <w:p w14:paraId="62FEBBCB">
      <w:pPr>
        <w:pStyle w:val="50"/>
        <w:rPr>
          <w:rFonts w:hint="default" w:ascii="Times New Roman" w:hAnsi="Times New Roman" w:eastAsia="楷体" w:cs="Times New Roman"/>
          <w:kern w:val="2"/>
        </w:rPr>
      </w:pPr>
      <w:r>
        <w:rPr>
          <w:rFonts w:hint="default" w:ascii="Times New Roman" w:hAnsi="Times New Roman" w:eastAsia="楷体" w:cs="Times New Roman"/>
          <w:kern w:val="2"/>
        </w:rPr>
        <w:t xml:space="preserve">中国工业机器视觉产品市场规模（2020-2029E），单位：亿元 </w:t>
      </w:r>
    </w:p>
    <w:p w14:paraId="71896818">
      <w:pPr>
        <w:pStyle w:val="50"/>
        <w:ind w:firstLine="0" w:firstLineChars="0"/>
        <w:jc w:val="right"/>
        <w:rPr>
          <w:rFonts w:hint="default" w:ascii="Times New Roman" w:hAnsi="Times New Roman" w:eastAsia="楷体" w:cs="Times New Roman"/>
          <w:kern w:val="2"/>
        </w:rPr>
      </w:pPr>
      <w:r>
        <w:rPr>
          <w:rFonts w:hint="default" w:ascii="Times New Roman" w:hAnsi="Times New Roman" w:eastAsia="楷体" w:cs="Times New Roman"/>
          <w:kern w:val="2"/>
        </w:rPr>
        <w:t>资料来源：弗若斯特沙利文</w:t>
      </w:r>
    </w:p>
    <w:p w14:paraId="32D949BC">
      <w:pPr>
        <w:pStyle w:val="50"/>
        <w:rPr>
          <w:rFonts w:hint="default" w:ascii="Times New Roman" w:hAnsi="Times New Roman" w:eastAsia="楷体" w:cs="Times New Roman"/>
          <w:kern w:val="2"/>
        </w:rPr>
      </w:pPr>
      <w:r>
        <w:rPr>
          <w:rFonts w:hint="default" w:ascii="Times New Roman" w:hAnsi="Times New Roman" w:eastAsia="楷体" w:cs="Times New Roman"/>
          <w:kern w:val="2"/>
        </w:rPr>
        <w:t>机器视觉下游应用广泛。随着国内机器视觉技术与产品的不断完善，机器视觉技术已经在消费电子、汽车、锂电池、半导体、医药行业、食品包装等领域，实现了较为广泛的应用。2022年中国机器视觉细分应用市场中，3C电子占比 25% 位列第一；其次是汽车、锂电池和半导体，占比依次为10.9% 、10.3% 、10%；医药、食品包装和物流仓储占比分别为 8.2% 、5.8%、5.1%。</w:t>
      </w:r>
    </w:p>
    <w:p w14:paraId="3B296566">
      <w:pPr>
        <w:pStyle w:val="50"/>
        <w:ind w:firstLine="0" w:firstLineChars="0"/>
        <w:jc w:val="center"/>
        <w:rPr>
          <w:rFonts w:hint="default" w:ascii="Times New Roman" w:hAnsi="Times New Roman" w:eastAsia="楷体" w:cs="Times New Roman"/>
          <w:kern w:val="2"/>
        </w:rPr>
      </w:pPr>
      <w:r>
        <w:rPr>
          <w:rFonts w:hint="default" w:ascii="Times New Roman" w:hAnsi="Times New Roman" w:eastAsia="楷体" w:cs="Times New Roman"/>
          <w:kern w:val="2"/>
        </w:rPr>
        <w:drawing>
          <wp:inline distT="0" distB="0" distL="0" distR="0">
            <wp:extent cx="4760595" cy="4889500"/>
            <wp:effectExtent l="0" t="0" r="1905" b="0"/>
            <wp:docPr id="131013977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39777" name="图片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765789" cy="4894889"/>
                    </a:xfrm>
                    <a:prstGeom prst="rect">
                      <a:avLst/>
                    </a:prstGeom>
                    <a:noFill/>
                    <a:ln>
                      <a:noFill/>
                    </a:ln>
                  </pic:spPr>
                </pic:pic>
              </a:graphicData>
            </a:graphic>
          </wp:inline>
        </w:drawing>
      </w:r>
    </w:p>
    <w:p w14:paraId="4DF4AB98">
      <w:pPr>
        <w:pStyle w:val="50"/>
        <w:jc w:val="center"/>
        <w:rPr>
          <w:rFonts w:hint="default" w:ascii="Times New Roman" w:hAnsi="Times New Roman" w:eastAsia="楷体" w:cs="Times New Roman"/>
          <w:kern w:val="2"/>
        </w:rPr>
      </w:pPr>
      <w:r>
        <w:rPr>
          <w:rFonts w:hint="default" w:ascii="Times New Roman" w:hAnsi="Times New Roman" w:eastAsia="楷体" w:cs="Times New Roman"/>
          <w:kern w:val="2"/>
        </w:rPr>
        <w:t>机器视觉下游应用分布情况</w:t>
      </w:r>
    </w:p>
    <w:p w14:paraId="070F67C1">
      <w:pPr>
        <w:pStyle w:val="50"/>
        <w:jc w:val="right"/>
        <w:rPr>
          <w:rFonts w:hint="default" w:ascii="Times New Roman" w:hAnsi="Times New Roman" w:eastAsia="楷体" w:cs="Times New Roman"/>
          <w:kern w:val="2"/>
        </w:rPr>
      </w:pPr>
      <w:r>
        <w:rPr>
          <w:rFonts w:hint="default" w:ascii="Times New Roman" w:hAnsi="Times New Roman" w:eastAsia="楷体" w:cs="Times New Roman"/>
          <w:kern w:val="2"/>
        </w:rPr>
        <w:t>资料来源：海康机器人招股说明书， GGII 国元证券研究所</w:t>
      </w:r>
    </w:p>
    <w:p w14:paraId="5A2680F6">
      <w:pPr>
        <w:pStyle w:val="50"/>
        <w:rPr>
          <w:rFonts w:hint="default" w:ascii="Times New Roman" w:hAnsi="Times New Roman" w:eastAsia="楷体" w:cs="Times New Roman"/>
          <w:kern w:val="2"/>
        </w:rPr>
      </w:pPr>
      <w:r>
        <w:rPr>
          <w:rFonts w:hint="default" w:ascii="Times New Roman" w:hAnsi="Times New Roman" w:eastAsia="楷体" w:cs="Times New Roman"/>
          <w:kern w:val="2"/>
        </w:rPr>
        <w:t>我国机器视觉市场规模将持续高增。随着机器视觉硬件方案的不断成熟和运算能力的提升，以及软件在各种应用解决方案、3D 算法、深度学习能力的不断完善，机器视觉在电子产业（如 PCB、FPC、面板半导体等领域）应用的广度和深度都在提高，并加快向新能源锂电、光伏等其他领域渗透，在 AI 、自动驾驶、人脸识别等新兴技术兴起的带动下，我国机器视 觉市场规模将继续保持较高的增速。据 GGII 数据统计，2022 年中国 3C电子、半导体、新能源锂电、汽车、医药医疗、快递物流行业的机器视觉市场规模分别为42.74/ 17.15、17.50/18.59/13.97/8.63亿元，分别同比增长5.22%/30.32% 53.64%/30.82%/34.84%/ 14.91%，预计 2027 年将超 70/ 70/ 75/ （达到近） 60/38/ 20亿元，整体呈稳定上升态势，机器视觉需求增长明显。</w:t>
      </w:r>
    </w:p>
    <w:p w14:paraId="3ED67BAE">
      <w:pPr>
        <w:tabs>
          <w:tab w:val="left" w:pos="567"/>
        </w:tabs>
        <w:spacing w:line="360" w:lineRule="auto"/>
        <w:outlineLvl w:val="1"/>
        <w:rPr>
          <w:rFonts w:hint="default" w:ascii="Times New Roman" w:hAnsi="Times New Roman" w:eastAsia="楷体" w:cs="Times New Roman"/>
          <w:b/>
          <w:sz w:val="28"/>
          <w:szCs w:val="28"/>
        </w:rPr>
      </w:pPr>
      <w:bookmarkStart w:id="67" w:name="_Toc180760011"/>
      <w:bookmarkStart w:id="68" w:name="_Toc8986"/>
      <w:r>
        <w:rPr>
          <w:rFonts w:hint="default" w:ascii="Times New Roman" w:hAnsi="Times New Roman" w:eastAsia="楷体" w:cs="Times New Roman"/>
          <w:b/>
          <w:sz w:val="28"/>
          <w:szCs w:val="28"/>
        </w:rPr>
        <w:t>第三节</w:t>
      </w:r>
      <w:r>
        <w:rPr>
          <w:rFonts w:hint="default" w:ascii="Times New Roman" w:hAnsi="Times New Roman" w:eastAsia="楷体" w:cs="Times New Roman"/>
          <w:b/>
          <w:sz w:val="28"/>
          <w:szCs w:val="28"/>
          <w:lang w:val="en-US" w:eastAsia="zh-CN"/>
        </w:rPr>
        <w:t xml:space="preserve"> </w:t>
      </w:r>
      <w:r>
        <w:rPr>
          <w:rFonts w:hint="default" w:ascii="Times New Roman" w:hAnsi="Times New Roman" w:eastAsia="楷体" w:cs="Times New Roman"/>
          <w:b/>
          <w:sz w:val="28"/>
          <w:szCs w:val="28"/>
        </w:rPr>
        <w:t>行业竞争供应格局与竞争对手</w:t>
      </w:r>
      <w:bookmarkEnd w:id="67"/>
      <w:bookmarkEnd w:id="68"/>
    </w:p>
    <w:p w14:paraId="455385A5">
      <w:pPr>
        <w:pStyle w:val="50"/>
        <w:ind w:firstLine="482"/>
        <w:outlineLvl w:val="2"/>
        <w:rPr>
          <w:rFonts w:hint="default" w:ascii="Times New Roman" w:hAnsi="Times New Roman" w:eastAsia="楷体" w:cs="Times New Roman"/>
          <w:b/>
          <w:bCs/>
        </w:rPr>
      </w:pPr>
      <w:bookmarkStart w:id="69" w:name="_Toc24779"/>
      <w:bookmarkStart w:id="70" w:name="_Toc180760012"/>
      <w:r>
        <w:rPr>
          <w:rFonts w:hint="default" w:ascii="Times New Roman" w:hAnsi="Times New Roman" w:eastAsia="楷体" w:cs="Times New Roman"/>
          <w:b/>
          <w:bCs/>
        </w:rPr>
        <w:t>一、行业竞争对手情况</w:t>
      </w:r>
      <w:bookmarkEnd w:id="69"/>
      <w:bookmarkEnd w:id="70"/>
    </w:p>
    <w:p w14:paraId="076FB003">
      <w:pPr>
        <w:tabs>
          <w:tab w:val="left" w:pos="567"/>
        </w:tabs>
        <w:spacing w:line="360" w:lineRule="auto"/>
        <w:ind w:firstLine="480" w:firstLineChars="200"/>
        <w:rPr>
          <w:rFonts w:hint="default" w:ascii="Times New Roman" w:hAnsi="Times New Roman" w:eastAsia="楷体" w:cs="Times New Roman"/>
          <w:kern w:val="2"/>
        </w:rPr>
      </w:pPr>
      <w:r>
        <w:rPr>
          <w:rFonts w:hint="default" w:ascii="Times New Roman" w:hAnsi="Times New Roman" w:eastAsia="楷体" w:cs="Times New Roman"/>
          <w:kern w:val="2"/>
        </w:rPr>
        <w:t>全球机器视觉市场的高端市场主要被美、德、日品牌占据 ，以美国康耐视、德国巴斯勒、日本基恩士和欧姆龙等为主。其中康耐视和基恩士作为全球机器视觉行业的两大巨头，垄断了超过50%的全球市场份额。2023年财报，康耐视和基恩士的营收分别为 8.38 亿美元和61.67 亿美元 市场份额分别为6%左右和48%左右。</w:t>
      </w:r>
    </w:p>
    <w:p w14:paraId="5CDE7FC2">
      <w:pPr>
        <w:tabs>
          <w:tab w:val="left" w:pos="567"/>
        </w:tabs>
        <w:spacing w:line="360" w:lineRule="auto"/>
        <w:ind w:firstLine="480" w:firstLineChars="200"/>
        <w:rPr>
          <w:rFonts w:hint="default" w:ascii="Times New Roman" w:hAnsi="Times New Roman" w:eastAsia="楷体" w:cs="Times New Roman"/>
          <w:kern w:val="2"/>
        </w:rPr>
      </w:pPr>
      <w:r>
        <w:rPr>
          <w:rFonts w:hint="default" w:ascii="Times New Roman" w:hAnsi="Times New Roman" w:eastAsia="楷体" w:cs="Times New Roman"/>
          <w:kern w:val="2"/>
        </w:rPr>
        <w:t>国外机器视觉四大巨头企业，在机器视觉产品布局中均具有相机和机器视觉系统研发能力。</w:t>
      </w:r>
    </w:p>
    <w:tbl>
      <w:tblPr>
        <w:tblStyle w:val="27"/>
        <w:tblW w:w="5000" w:type="pct"/>
        <w:tblInd w:w="0"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autofit"/>
        <w:tblCellMar>
          <w:top w:w="0" w:type="dxa"/>
          <w:left w:w="0" w:type="dxa"/>
          <w:bottom w:w="0" w:type="dxa"/>
          <w:right w:w="0" w:type="dxa"/>
        </w:tblCellMar>
      </w:tblPr>
      <w:tblGrid>
        <w:gridCol w:w="1823"/>
        <w:gridCol w:w="1824"/>
        <w:gridCol w:w="4867"/>
      </w:tblGrid>
      <w:tr w14:paraId="7C2D496E">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PrEx>
        <w:trPr>
          <w:trHeight w:val="354" w:hRule="atLeast"/>
        </w:trPr>
        <w:tc>
          <w:tcPr>
            <w:tcW w:w="1071" w:type="pct"/>
            <w:tcBorders>
              <w:bottom w:val="single" w:color="000000" w:sz="8" w:space="0"/>
              <w:right w:val="single" w:color="000000" w:sz="8" w:space="0"/>
            </w:tcBorders>
            <w:shd w:val="clear" w:color="auto" w:fill="auto"/>
            <w:tcMar>
              <w:top w:w="15" w:type="dxa"/>
              <w:left w:w="104" w:type="dxa"/>
              <w:bottom w:w="0" w:type="dxa"/>
              <w:right w:w="104" w:type="dxa"/>
            </w:tcMar>
            <w:vAlign w:val="center"/>
          </w:tcPr>
          <w:p w14:paraId="6549110A">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b/>
                <w:bCs/>
                <w:kern w:val="2"/>
                <w:sz w:val="21"/>
                <w:szCs w:val="21"/>
              </w:rPr>
              <w:t>公司</w:t>
            </w:r>
          </w:p>
        </w:tc>
        <w:tc>
          <w:tcPr>
            <w:tcW w:w="1071" w:type="pct"/>
            <w:tcBorders>
              <w:left w:val="single" w:color="000000" w:sz="8" w:space="0"/>
              <w:bottom w:val="single" w:color="000000" w:sz="8" w:space="0"/>
              <w:right w:val="single" w:color="000000" w:sz="8" w:space="0"/>
            </w:tcBorders>
            <w:shd w:val="clear" w:color="auto" w:fill="auto"/>
            <w:tcMar>
              <w:top w:w="15" w:type="dxa"/>
              <w:left w:w="104" w:type="dxa"/>
              <w:bottom w:w="0" w:type="dxa"/>
              <w:right w:w="104" w:type="dxa"/>
            </w:tcMar>
            <w:vAlign w:val="center"/>
          </w:tcPr>
          <w:p w14:paraId="3F1F9947">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b/>
                <w:bCs/>
                <w:kern w:val="2"/>
                <w:sz w:val="21"/>
                <w:szCs w:val="21"/>
              </w:rPr>
              <w:t>产品布局</w:t>
            </w:r>
          </w:p>
        </w:tc>
        <w:tc>
          <w:tcPr>
            <w:tcW w:w="2858" w:type="pct"/>
            <w:tcBorders>
              <w:left w:val="single" w:color="000000" w:sz="8" w:space="0"/>
              <w:bottom w:val="single" w:color="000000" w:sz="8" w:space="0"/>
            </w:tcBorders>
            <w:shd w:val="clear" w:color="auto" w:fill="auto"/>
            <w:tcMar>
              <w:top w:w="15" w:type="dxa"/>
              <w:left w:w="104" w:type="dxa"/>
              <w:bottom w:w="0" w:type="dxa"/>
              <w:right w:w="104" w:type="dxa"/>
            </w:tcMar>
            <w:vAlign w:val="center"/>
          </w:tcPr>
          <w:p w14:paraId="3A48212B">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b/>
                <w:bCs/>
                <w:kern w:val="2"/>
                <w:sz w:val="21"/>
                <w:szCs w:val="21"/>
              </w:rPr>
              <w:t>产品种类</w:t>
            </w:r>
          </w:p>
        </w:tc>
      </w:tr>
      <w:tr w14:paraId="57A82A97">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PrEx>
        <w:trPr>
          <w:trHeight w:val="326" w:hRule="atLeast"/>
        </w:trPr>
        <w:tc>
          <w:tcPr>
            <w:tcW w:w="1071" w:type="pct"/>
            <w:vMerge w:val="restart"/>
            <w:tcBorders>
              <w:top w:val="single" w:color="000000" w:sz="8" w:space="0"/>
              <w:bottom w:val="single" w:color="000000" w:sz="8" w:space="0"/>
              <w:right w:val="single" w:color="000000" w:sz="8" w:space="0"/>
            </w:tcBorders>
            <w:tcMar>
              <w:top w:w="15" w:type="dxa"/>
              <w:left w:w="104" w:type="dxa"/>
              <w:bottom w:w="0" w:type="dxa"/>
              <w:right w:w="104" w:type="dxa"/>
            </w:tcMar>
            <w:vAlign w:val="center"/>
          </w:tcPr>
          <w:p w14:paraId="706706DB">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kern w:val="2"/>
                <w:sz w:val="21"/>
                <w:szCs w:val="21"/>
              </w:rPr>
              <w:t>康耐视</w:t>
            </w:r>
          </w:p>
        </w:tc>
        <w:tc>
          <w:tcPr>
            <w:tcW w:w="1071" w:type="pct"/>
            <w:vMerge w:val="restart"/>
            <w:tcBorders>
              <w:top w:val="single" w:color="000000" w:sz="8" w:space="0"/>
              <w:left w:val="single" w:color="000000" w:sz="8" w:space="0"/>
              <w:bottom w:val="single" w:color="000000" w:sz="8" w:space="0"/>
              <w:right w:val="single" w:color="000000" w:sz="8" w:space="0"/>
            </w:tcBorders>
            <w:tcMar>
              <w:top w:w="15" w:type="dxa"/>
              <w:left w:w="104" w:type="dxa"/>
              <w:bottom w:w="0" w:type="dxa"/>
              <w:right w:w="104" w:type="dxa"/>
            </w:tcMar>
            <w:vAlign w:val="center"/>
          </w:tcPr>
          <w:p w14:paraId="3B7EF02D">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kern w:val="2"/>
                <w:sz w:val="21"/>
                <w:szCs w:val="21"/>
              </w:rPr>
              <w:t>机器视觉系统</w:t>
            </w:r>
          </w:p>
        </w:tc>
        <w:tc>
          <w:tcPr>
            <w:tcW w:w="2858" w:type="pct"/>
            <w:tcBorders>
              <w:top w:val="single" w:color="000000" w:sz="8" w:space="0"/>
              <w:left w:val="single" w:color="000000" w:sz="8" w:space="0"/>
              <w:bottom w:val="single" w:color="000000" w:sz="8" w:space="0"/>
            </w:tcBorders>
            <w:tcMar>
              <w:top w:w="15" w:type="dxa"/>
              <w:left w:w="104" w:type="dxa"/>
              <w:bottom w:w="0" w:type="dxa"/>
              <w:right w:w="104" w:type="dxa"/>
            </w:tcMar>
            <w:vAlign w:val="center"/>
          </w:tcPr>
          <w:p w14:paraId="0FD0C87D">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kern w:val="2"/>
                <w:sz w:val="21"/>
                <w:szCs w:val="21"/>
              </w:rPr>
              <w:t>2D机器视觉系统：In-Sight</w:t>
            </w:r>
          </w:p>
        </w:tc>
      </w:tr>
      <w:tr w14:paraId="36E19512">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PrEx>
        <w:trPr>
          <w:trHeight w:val="326" w:hRule="atLeast"/>
        </w:trPr>
        <w:tc>
          <w:tcPr>
            <w:tcW w:w="1071" w:type="pct"/>
            <w:vMerge w:val="continue"/>
            <w:tcBorders>
              <w:top w:val="single" w:color="000000" w:sz="8" w:space="0"/>
              <w:bottom w:val="single" w:color="000000" w:sz="8" w:space="0"/>
              <w:right w:val="single" w:color="000000" w:sz="8" w:space="0"/>
            </w:tcBorders>
            <w:vAlign w:val="center"/>
          </w:tcPr>
          <w:p w14:paraId="6976D21F">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p>
        </w:tc>
        <w:tc>
          <w:tcPr>
            <w:tcW w:w="1071" w:type="pct"/>
            <w:vMerge w:val="continue"/>
            <w:tcBorders>
              <w:top w:val="single" w:color="000000" w:sz="8" w:space="0"/>
              <w:left w:val="single" w:color="000000" w:sz="8" w:space="0"/>
              <w:bottom w:val="single" w:color="000000" w:sz="8" w:space="0"/>
              <w:right w:val="single" w:color="000000" w:sz="8" w:space="0"/>
            </w:tcBorders>
            <w:vAlign w:val="center"/>
          </w:tcPr>
          <w:p w14:paraId="0E67E55A">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p>
        </w:tc>
        <w:tc>
          <w:tcPr>
            <w:tcW w:w="2858" w:type="pct"/>
            <w:tcBorders>
              <w:top w:val="single" w:color="000000" w:sz="8" w:space="0"/>
              <w:left w:val="single" w:color="000000" w:sz="8" w:space="0"/>
              <w:bottom w:val="single" w:color="000000" w:sz="8" w:space="0"/>
            </w:tcBorders>
            <w:tcMar>
              <w:top w:w="15" w:type="dxa"/>
              <w:left w:w="104" w:type="dxa"/>
              <w:bottom w:w="0" w:type="dxa"/>
              <w:right w:w="104" w:type="dxa"/>
            </w:tcMar>
            <w:vAlign w:val="center"/>
          </w:tcPr>
          <w:p w14:paraId="42D66B5D">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kern w:val="2"/>
                <w:sz w:val="21"/>
                <w:szCs w:val="21"/>
              </w:rPr>
              <w:t>3D机器视觉工具：30-A5000系列、3D激光位移传感器等</w:t>
            </w:r>
          </w:p>
        </w:tc>
      </w:tr>
      <w:tr w14:paraId="5B6BC603">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PrEx>
        <w:trPr>
          <w:trHeight w:val="326" w:hRule="atLeast"/>
        </w:trPr>
        <w:tc>
          <w:tcPr>
            <w:tcW w:w="1071" w:type="pct"/>
            <w:vMerge w:val="continue"/>
            <w:tcBorders>
              <w:top w:val="single" w:color="000000" w:sz="8" w:space="0"/>
              <w:bottom w:val="single" w:color="000000" w:sz="8" w:space="0"/>
              <w:right w:val="single" w:color="000000" w:sz="8" w:space="0"/>
            </w:tcBorders>
            <w:vAlign w:val="center"/>
          </w:tcPr>
          <w:p w14:paraId="0720958E">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p>
        </w:tc>
        <w:tc>
          <w:tcPr>
            <w:tcW w:w="1071" w:type="pct"/>
            <w:vMerge w:val="continue"/>
            <w:tcBorders>
              <w:top w:val="single" w:color="000000" w:sz="8" w:space="0"/>
              <w:left w:val="single" w:color="000000" w:sz="8" w:space="0"/>
              <w:bottom w:val="single" w:color="000000" w:sz="8" w:space="0"/>
              <w:right w:val="single" w:color="000000" w:sz="8" w:space="0"/>
            </w:tcBorders>
            <w:vAlign w:val="center"/>
          </w:tcPr>
          <w:p w14:paraId="08161D0A">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p>
        </w:tc>
        <w:tc>
          <w:tcPr>
            <w:tcW w:w="2858" w:type="pct"/>
            <w:tcBorders>
              <w:top w:val="single" w:color="000000" w:sz="8" w:space="0"/>
              <w:left w:val="single" w:color="000000" w:sz="8" w:space="0"/>
              <w:bottom w:val="single" w:color="000000" w:sz="8" w:space="0"/>
            </w:tcBorders>
            <w:tcMar>
              <w:top w:w="15" w:type="dxa"/>
              <w:left w:w="104" w:type="dxa"/>
              <w:bottom w:w="0" w:type="dxa"/>
              <w:right w:w="104" w:type="dxa"/>
            </w:tcMar>
            <w:vAlign w:val="center"/>
          </w:tcPr>
          <w:p w14:paraId="5364C1CD">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kern w:val="2"/>
                <w:sz w:val="21"/>
                <w:szCs w:val="21"/>
              </w:rPr>
              <w:t>视觉软件：康耐视视觉库（CVL）、康耐视设计师等</w:t>
            </w:r>
          </w:p>
        </w:tc>
      </w:tr>
      <w:tr w14:paraId="012687E5">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PrEx>
        <w:trPr>
          <w:trHeight w:val="326" w:hRule="atLeast"/>
        </w:trPr>
        <w:tc>
          <w:tcPr>
            <w:tcW w:w="1071" w:type="pct"/>
            <w:vMerge w:val="continue"/>
            <w:tcBorders>
              <w:top w:val="single" w:color="000000" w:sz="8" w:space="0"/>
              <w:bottom w:val="single" w:color="000000" w:sz="8" w:space="0"/>
              <w:right w:val="single" w:color="000000" w:sz="8" w:space="0"/>
            </w:tcBorders>
            <w:vAlign w:val="center"/>
          </w:tcPr>
          <w:p w14:paraId="50985A8C">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p>
        </w:tc>
        <w:tc>
          <w:tcPr>
            <w:tcW w:w="1071" w:type="pct"/>
            <w:vMerge w:val="continue"/>
            <w:tcBorders>
              <w:top w:val="single" w:color="000000" w:sz="8" w:space="0"/>
              <w:left w:val="single" w:color="000000" w:sz="8" w:space="0"/>
              <w:bottom w:val="single" w:color="000000" w:sz="8" w:space="0"/>
              <w:right w:val="single" w:color="000000" w:sz="8" w:space="0"/>
            </w:tcBorders>
            <w:vAlign w:val="center"/>
          </w:tcPr>
          <w:p w14:paraId="7FD6978E">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p>
        </w:tc>
        <w:tc>
          <w:tcPr>
            <w:tcW w:w="2858" w:type="pct"/>
            <w:tcBorders>
              <w:top w:val="single" w:color="000000" w:sz="8" w:space="0"/>
              <w:left w:val="single" w:color="000000" w:sz="8" w:space="0"/>
              <w:bottom w:val="single" w:color="000000" w:sz="8" w:space="0"/>
            </w:tcBorders>
            <w:tcMar>
              <w:top w:w="15" w:type="dxa"/>
              <w:left w:w="104" w:type="dxa"/>
              <w:bottom w:w="0" w:type="dxa"/>
              <w:right w:w="104" w:type="dxa"/>
            </w:tcMar>
            <w:vAlign w:val="center"/>
          </w:tcPr>
          <w:p w14:paraId="66811599">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kern w:val="2"/>
                <w:sz w:val="21"/>
                <w:szCs w:val="21"/>
              </w:rPr>
              <w:t>条码阅读器：Cognex DataMan和MX系列</w:t>
            </w:r>
          </w:p>
        </w:tc>
      </w:tr>
      <w:tr w14:paraId="49CC2610">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PrEx>
        <w:trPr>
          <w:trHeight w:val="326" w:hRule="atLeast"/>
        </w:trPr>
        <w:tc>
          <w:tcPr>
            <w:tcW w:w="1071" w:type="pct"/>
            <w:vMerge w:val="restart"/>
            <w:tcBorders>
              <w:top w:val="single" w:color="000000" w:sz="8" w:space="0"/>
              <w:bottom w:val="single" w:color="000000" w:sz="8" w:space="0"/>
              <w:right w:val="single" w:color="000000" w:sz="8" w:space="0"/>
            </w:tcBorders>
            <w:tcMar>
              <w:top w:w="15" w:type="dxa"/>
              <w:left w:w="104" w:type="dxa"/>
              <w:bottom w:w="0" w:type="dxa"/>
              <w:right w:w="104" w:type="dxa"/>
            </w:tcMar>
            <w:vAlign w:val="center"/>
          </w:tcPr>
          <w:p w14:paraId="3E381297">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kern w:val="2"/>
                <w:sz w:val="21"/>
                <w:szCs w:val="21"/>
              </w:rPr>
              <w:t>基恩士</w:t>
            </w:r>
          </w:p>
        </w:tc>
        <w:tc>
          <w:tcPr>
            <w:tcW w:w="1071" w:type="pct"/>
            <w:vMerge w:val="restart"/>
            <w:tcBorders>
              <w:top w:val="single" w:color="000000" w:sz="8" w:space="0"/>
              <w:left w:val="single" w:color="000000" w:sz="8" w:space="0"/>
              <w:bottom w:val="single" w:color="000000" w:sz="8" w:space="0"/>
              <w:right w:val="single" w:color="000000" w:sz="8" w:space="0"/>
            </w:tcBorders>
            <w:tcMar>
              <w:top w:w="15" w:type="dxa"/>
              <w:left w:w="104" w:type="dxa"/>
              <w:bottom w:w="0" w:type="dxa"/>
              <w:right w:w="104" w:type="dxa"/>
            </w:tcMar>
            <w:vAlign w:val="center"/>
          </w:tcPr>
          <w:p w14:paraId="082DFFC1">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kern w:val="2"/>
                <w:sz w:val="21"/>
                <w:szCs w:val="21"/>
              </w:rPr>
              <w:t>机器视觉系统</w:t>
            </w:r>
          </w:p>
        </w:tc>
        <w:tc>
          <w:tcPr>
            <w:tcW w:w="2858" w:type="pct"/>
            <w:tcBorders>
              <w:top w:val="single" w:color="000000" w:sz="8" w:space="0"/>
              <w:left w:val="single" w:color="000000" w:sz="8" w:space="0"/>
              <w:bottom w:val="single" w:color="000000" w:sz="8" w:space="0"/>
            </w:tcBorders>
            <w:tcMar>
              <w:top w:w="15" w:type="dxa"/>
              <w:left w:w="104" w:type="dxa"/>
              <w:bottom w:w="0" w:type="dxa"/>
              <w:right w:w="104" w:type="dxa"/>
            </w:tcMar>
            <w:vAlign w:val="center"/>
          </w:tcPr>
          <w:p w14:paraId="67B94655">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kern w:val="2"/>
                <w:sz w:val="21"/>
                <w:szCs w:val="21"/>
              </w:rPr>
              <w:t>2D检测：视觉系统</w:t>
            </w:r>
          </w:p>
        </w:tc>
      </w:tr>
      <w:tr w14:paraId="2E60901F">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PrEx>
        <w:trPr>
          <w:trHeight w:val="326" w:hRule="atLeast"/>
        </w:trPr>
        <w:tc>
          <w:tcPr>
            <w:tcW w:w="1071" w:type="pct"/>
            <w:vMerge w:val="continue"/>
            <w:tcBorders>
              <w:top w:val="single" w:color="000000" w:sz="8" w:space="0"/>
              <w:bottom w:val="single" w:color="000000" w:sz="8" w:space="0"/>
              <w:right w:val="single" w:color="000000" w:sz="8" w:space="0"/>
            </w:tcBorders>
            <w:vAlign w:val="center"/>
          </w:tcPr>
          <w:p w14:paraId="37DCFEF7">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p>
        </w:tc>
        <w:tc>
          <w:tcPr>
            <w:tcW w:w="1071" w:type="pct"/>
            <w:vMerge w:val="continue"/>
            <w:tcBorders>
              <w:top w:val="single" w:color="000000" w:sz="8" w:space="0"/>
              <w:left w:val="single" w:color="000000" w:sz="8" w:space="0"/>
              <w:bottom w:val="single" w:color="000000" w:sz="8" w:space="0"/>
              <w:right w:val="single" w:color="000000" w:sz="8" w:space="0"/>
            </w:tcBorders>
            <w:vAlign w:val="center"/>
          </w:tcPr>
          <w:p w14:paraId="342E2AB0">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p>
        </w:tc>
        <w:tc>
          <w:tcPr>
            <w:tcW w:w="2858" w:type="pct"/>
            <w:tcBorders>
              <w:top w:val="single" w:color="000000" w:sz="8" w:space="0"/>
              <w:left w:val="single" w:color="000000" w:sz="8" w:space="0"/>
              <w:bottom w:val="single" w:color="000000" w:sz="8" w:space="0"/>
            </w:tcBorders>
            <w:tcMar>
              <w:top w:w="15" w:type="dxa"/>
              <w:left w:w="104" w:type="dxa"/>
              <w:bottom w:w="0" w:type="dxa"/>
              <w:right w:w="104" w:type="dxa"/>
            </w:tcMar>
            <w:vAlign w:val="center"/>
          </w:tcPr>
          <w:p w14:paraId="6A287D6C">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kern w:val="2"/>
                <w:sz w:val="21"/>
                <w:szCs w:val="21"/>
              </w:rPr>
              <w:t>高度抽取：Lumitrax TM光源模式</w:t>
            </w:r>
          </w:p>
        </w:tc>
      </w:tr>
      <w:tr w14:paraId="40C8702D">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PrEx>
        <w:trPr>
          <w:trHeight w:val="326" w:hRule="atLeast"/>
        </w:trPr>
        <w:tc>
          <w:tcPr>
            <w:tcW w:w="1071" w:type="pct"/>
            <w:vMerge w:val="continue"/>
            <w:tcBorders>
              <w:top w:val="single" w:color="000000" w:sz="8" w:space="0"/>
              <w:bottom w:val="single" w:color="000000" w:sz="8" w:space="0"/>
              <w:right w:val="single" w:color="000000" w:sz="8" w:space="0"/>
            </w:tcBorders>
            <w:vAlign w:val="center"/>
          </w:tcPr>
          <w:p w14:paraId="4985C0B7">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p>
        </w:tc>
        <w:tc>
          <w:tcPr>
            <w:tcW w:w="1071" w:type="pct"/>
            <w:vMerge w:val="continue"/>
            <w:tcBorders>
              <w:top w:val="single" w:color="000000" w:sz="8" w:space="0"/>
              <w:left w:val="single" w:color="000000" w:sz="8" w:space="0"/>
              <w:bottom w:val="single" w:color="000000" w:sz="8" w:space="0"/>
              <w:right w:val="single" w:color="000000" w:sz="8" w:space="0"/>
            </w:tcBorders>
            <w:vAlign w:val="center"/>
          </w:tcPr>
          <w:p w14:paraId="2B3F02F3">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p>
        </w:tc>
        <w:tc>
          <w:tcPr>
            <w:tcW w:w="2858" w:type="pct"/>
            <w:tcBorders>
              <w:top w:val="single" w:color="000000" w:sz="8" w:space="0"/>
              <w:left w:val="single" w:color="000000" w:sz="8" w:space="0"/>
              <w:bottom w:val="single" w:color="000000" w:sz="8" w:space="0"/>
            </w:tcBorders>
            <w:tcMar>
              <w:top w:w="15" w:type="dxa"/>
              <w:left w:w="104" w:type="dxa"/>
              <w:bottom w:w="0" w:type="dxa"/>
              <w:right w:w="104" w:type="dxa"/>
            </w:tcMar>
            <w:vAlign w:val="center"/>
          </w:tcPr>
          <w:p w14:paraId="2B60EF48">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kern w:val="2"/>
                <w:sz w:val="21"/>
                <w:szCs w:val="21"/>
              </w:rPr>
              <w:t>3D检测：图纹投影光源模式</w:t>
            </w:r>
          </w:p>
        </w:tc>
      </w:tr>
      <w:tr w14:paraId="18117F4E">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PrEx>
        <w:trPr>
          <w:trHeight w:val="326" w:hRule="atLeast"/>
        </w:trPr>
        <w:tc>
          <w:tcPr>
            <w:tcW w:w="1071" w:type="pct"/>
            <w:vMerge w:val="continue"/>
            <w:tcBorders>
              <w:top w:val="single" w:color="000000" w:sz="8" w:space="0"/>
              <w:bottom w:val="single" w:color="000000" w:sz="8" w:space="0"/>
              <w:right w:val="single" w:color="000000" w:sz="8" w:space="0"/>
            </w:tcBorders>
            <w:vAlign w:val="center"/>
          </w:tcPr>
          <w:p w14:paraId="64845213">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p>
        </w:tc>
        <w:tc>
          <w:tcPr>
            <w:tcW w:w="1071" w:type="pct"/>
            <w:vMerge w:val="continue"/>
            <w:tcBorders>
              <w:top w:val="single" w:color="000000" w:sz="8" w:space="0"/>
              <w:left w:val="single" w:color="000000" w:sz="8" w:space="0"/>
              <w:bottom w:val="single" w:color="000000" w:sz="8" w:space="0"/>
              <w:right w:val="single" w:color="000000" w:sz="8" w:space="0"/>
            </w:tcBorders>
            <w:vAlign w:val="center"/>
          </w:tcPr>
          <w:p w14:paraId="434D9A0A">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p>
        </w:tc>
        <w:tc>
          <w:tcPr>
            <w:tcW w:w="2858" w:type="pct"/>
            <w:tcBorders>
              <w:top w:val="single" w:color="000000" w:sz="8" w:space="0"/>
              <w:left w:val="single" w:color="000000" w:sz="8" w:space="0"/>
              <w:bottom w:val="single" w:color="000000" w:sz="8" w:space="0"/>
            </w:tcBorders>
            <w:tcMar>
              <w:top w:w="15" w:type="dxa"/>
              <w:left w:w="104" w:type="dxa"/>
              <w:bottom w:w="0" w:type="dxa"/>
              <w:right w:w="104" w:type="dxa"/>
            </w:tcMar>
            <w:vAlign w:val="center"/>
          </w:tcPr>
          <w:p w14:paraId="131B4422">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kern w:val="2"/>
                <w:sz w:val="21"/>
                <w:szCs w:val="21"/>
              </w:rPr>
              <w:t>3D图像处理系统：3D Vision系列</w:t>
            </w:r>
          </w:p>
        </w:tc>
      </w:tr>
      <w:tr w14:paraId="672BD2EF">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PrEx>
        <w:trPr>
          <w:trHeight w:val="326" w:hRule="atLeast"/>
        </w:trPr>
        <w:tc>
          <w:tcPr>
            <w:tcW w:w="1071" w:type="pct"/>
            <w:vMerge w:val="continue"/>
            <w:tcBorders>
              <w:top w:val="single" w:color="000000" w:sz="8" w:space="0"/>
              <w:bottom w:val="single" w:color="000000" w:sz="8" w:space="0"/>
              <w:right w:val="single" w:color="000000" w:sz="8" w:space="0"/>
            </w:tcBorders>
            <w:vAlign w:val="center"/>
          </w:tcPr>
          <w:p w14:paraId="724D9A97">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p>
        </w:tc>
        <w:tc>
          <w:tcPr>
            <w:tcW w:w="1071" w:type="pct"/>
            <w:tcBorders>
              <w:top w:val="single" w:color="000000" w:sz="8" w:space="0"/>
              <w:left w:val="single" w:color="000000" w:sz="8" w:space="0"/>
              <w:bottom w:val="single" w:color="000000" w:sz="8" w:space="0"/>
              <w:right w:val="single" w:color="000000" w:sz="8" w:space="0"/>
            </w:tcBorders>
            <w:tcMar>
              <w:top w:w="15" w:type="dxa"/>
              <w:left w:w="104" w:type="dxa"/>
              <w:bottom w:w="0" w:type="dxa"/>
              <w:right w:w="104" w:type="dxa"/>
            </w:tcMar>
            <w:vAlign w:val="center"/>
          </w:tcPr>
          <w:p w14:paraId="26308918">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kern w:val="2"/>
                <w:sz w:val="21"/>
                <w:szCs w:val="21"/>
              </w:rPr>
              <w:t>测量系统</w:t>
            </w:r>
          </w:p>
        </w:tc>
        <w:tc>
          <w:tcPr>
            <w:tcW w:w="2858" w:type="pct"/>
            <w:tcBorders>
              <w:top w:val="single" w:color="000000" w:sz="8" w:space="0"/>
              <w:left w:val="single" w:color="000000" w:sz="8" w:space="0"/>
              <w:bottom w:val="single" w:color="000000" w:sz="8" w:space="0"/>
            </w:tcBorders>
            <w:tcMar>
              <w:top w:w="15" w:type="dxa"/>
              <w:left w:w="104" w:type="dxa"/>
              <w:bottom w:w="0" w:type="dxa"/>
              <w:right w:w="104" w:type="dxa"/>
            </w:tcMar>
            <w:vAlign w:val="center"/>
          </w:tcPr>
          <w:p w14:paraId="2F082979">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kern w:val="2"/>
                <w:sz w:val="21"/>
                <w:szCs w:val="21"/>
              </w:rPr>
              <w:t>图像尺寸测量仪、3D轮廓测量仪、大范围三角坐标测量仪</w:t>
            </w:r>
          </w:p>
        </w:tc>
      </w:tr>
      <w:tr w14:paraId="57DD45FB">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PrEx>
        <w:trPr>
          <w:trHeight w:val="326" w:hRule="atLeast"/>
        </w:trPr>
        <w:tc>
          <w:tcPr>
            <w:tcW w:w="1071" w:type="pct"/>
            <w:vMerge w:val="continue"/>
            <w:tcBorders>
              <w:top w:val="single" w:color="000000" w:sz="8" w:space="0"/>
              <w:bottom w:val="single" w:color="000000" w:sz="8" w:space="0"/>
              <w:right w:val="single" w:color="000000" w:sz="8" w:space="0"/>
            </w:tcBorders>
            <w:vAlign w:val="center"/>
          </w:tcPr>
          <w:p w14:paraId="1747FBB6">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p>
        </w:tc>
        <w:tc>
          <w:tcPr>
            <w:tcW w:w="1071" w:type="pct"/>
            <w:tcBorders>
              <w:top w:val="single" w:color="000000" w:sz="8" w:space="0"/>
              <w:left w:val="single" w:color="000000" w:sz="8" w:space="0"/>
              <w:bottom w:val="single" w:color="000000" w:sz="8" w:space="0"/>
              <w:right w:val="single" w:color="000000" w:sz="8" w:space="0"/>
            </w:tcBorders>
            <w:tcMar>
              <w:top w:w="15" w:type="dxa"/>
              <w:left w:w="104" w:type="dxa"/>
              <w:bottom w:w="0" w:type="dxa"/>
              <w:right w:w="104" w:type="dxa"/>
            </w:tcMar>
            <w:vAlign w:val="center"/>
          </w:tcPr>
          <w:p w14:paraId="3F902346">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kern w:val="2"/>
                <w:sz w:val="21"/>
                <w:szCs w:val="21"/>
              </w:rPr>
              <w:t>传感器</w:t>
            </w:r>
          </w:p>
        </w:tc>
        <w:tc>
          <w:tcPr>
            <w:tcW w:w="2858" w:type="pct"/>
            <w:tcBorders>
              <w:top w:val="single" w:color="000000" w:sz="8" w:space="0"/>
              <w:left w:val="single" w:color="000000" w:sz="8" w:space="0"/>
              <w:bottom w:val="single" w:color="000000" w:sz="8" w:space="0"/>
            </w:tcBorders>
            <w:tcMar>
              <w:top w:w="15" w:type="dxa"/>
              <w:left w:w="104" w:type="dxa"/>
              <w:bottom w:w="0" w:type="dxa"/>
              <w:right w:w="104" w:type="dxa"/>
            </w:tcMar>
            <w:vAlign w:val="center"/>
          </w:tcPr>
          <w:p w14:paraId="17A60A13">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kern w:val="2"/>
                <w:sz w:val="21"/>
                <w:szCs w:val="21"/>
              </w:rPr>
              <w:t>光电传感器、光纤传感器、激光传感器、位移传感器</w:t>
            </w:r>
          </w:p>
        </w:tc>
      </w:tr>
      <w:tr w14:paraId="16193420">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PrEx>
        <w:trPr>
          <w:trHeight w:val="500" w:hRule="atLeast"/>
        </w:trPr>
        <w:tc>
          <w:tcPr>
            <w:tcW w:w="1071" w:type="pct"/>
            <w:vMerge w:val="restart"/>
            <w:tcBorders>
              <w:top w:val="single" w:color="000000" w:sz="8" w:space="0"/>
              <w:bottom w:val="single" w:color="000000" w:sz="8" w:space="0"/>
              <w:right w:val="single" w:color="000000" w:sz="8" w:space="0"/>
            </w:tcBorders>
            <w:tcMar>
              <w:top w:w="15" w:type="dxa"/>
              <w:left w:w="104" w:type="dxa"/>
              <w:bottom w:w="0" w:type="dxa"/>
              <w:right w:w="104" w:type="dxa"/>
            </w:tcMar>
            <w:vAlign w:val="center"/>
          </w:tcPr>
          <w:p w14:paraId="5ED2882C">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kern w:val="2"/>
                <w:sz w:val="21"/>
                <w:szCs w:val="21"/>
              </w:rPr>
              <w:t>巴斯勒</w:t>
            </w:r>
          </w:p>
        </w:tc>
        <w:tc>
          <w:tcPr>
            <w:tcW w:w="1071" w:type="pct"/>
            <w:vMerge w:val="restart"/>
            <w:tcBorders>
              <w:top w:val="single" w:color="000000" w:sz="8" w:space="0"/>
              <w:left w:val="single" w:color="000000" w:sz="8" w:space="0"/>
              <w:bottom w:val="single" w:color="000000" w:sz="8" w:space="0"/>
              <w:right w:val="single" w:color="000000" w:sz="8" w:space="0"/>
            </w:tcBorders>
            <w:tcMar>
              <w:top w:w="15" w:type="dxa"/>
              <w:left w:w="104" w:type="dxa"/>
              <w:bottom w:w="0" w:type="dxa"/>
              <w:right w:w="104" w:type="dxa"/>
            </w:tcMar>
            <w:vAlign w:val="center"/>
          </w:tcPr>
          <w:p w14:paraId="4DBEDF98">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kern w:val="2"/>
                <w:sz w:val="21"/>
                <w:szCs w:val="21"/>
              </w:rPr>
              <w:t>机器视觉系统</w:t>
            </w:r>
          </w:p>
        </w:tc>
        <w:tc>
          <w:tcPr>
            <w:tcW w:w="2858" w:type="pct"/>
            <w:tcBorders>
              <w:top w:val="single" w:color="000000" w:sz="8" w:space="0"/>
              <w:left w:val="single" w:color="000000" w:sz="8" w:space="0"/>
              <w:bottom w:val="single" w:color="000000" w:sz="8" w:space="0"/>
            </w:tcBorders>
            <w:tcMar>
              <w:top w:w="15" w:type="dxa"/>
              <w:left w:w="104" w:type="dxa"/>
              <w:bottom w:w="0" w:type="dxa"/>
              <w:right w:w="104" w:type="dxa"/>
            </w:tcMar>
            <w:vAlign w:val="center"/>
          </w:tcPr>
          <w:p w14:paraId="2E949B5E">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kern w:val="2"/>
                <w:sz w:val="21"/>
                <w:szCs w:val="21"/>
              </w:rPr>
              <w:t>相机：区域摄像机、线扫描相机、网络摄像机、3D相机、用于医学和生命科学的相机、电源组显微镜</w:t>
            </w:r>
          </w:p>
        </w:tc>
      </w:tr>
      <w:tr w14:paraId="284E89BF">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PrEx>
        <w:trPr>
          <w:trHeight w:val="550" w:hRule="atLeast"/>
        </w:trPr>
        <w:tc>
          <w:tcPr>
            <w:tcW w:w="1071" w:type="pct"/>
            <w:vMerge w:val="continue"/>
            <w:tcBorders>
              <w:top w:val="single" w:color="000000" w:sz="8" w:space="0"/>
              <w:bottom w:val="single" w:color="000000" w:sz="8" w:space="0"/>
              <w:right w:val="single" w:color="000000" w:sz="8" w:space="0"/>
            </w:tcBorders>
            <w:vAlign w:val="center"/>
          </w:tcPr>
          <w:p w14:paraId="5FF17455">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p>
        </w:tc>
        <w:tc>
          <w:tcPr>
            <w:tcW w:w="1071" w:type="pct"/>
            <w:vMerge w:val="continue"/>
            <w:tcBorders>
              <w:top w:val="single" w:color="000000" w:sz="8" w:space="0"/>
              <w:left w:val="single" w:color="000000" w:sz="8" w:space="0"/>
              <w:bottom w:val="single" w:color="000000" w:sz="8" w:space="0"/>
              <w:right w:val="single" w:color="000000" w:sz="8" w:space="0"/>
            </w:tcBorders>
            <w:vAlign w:val="center"/>
          </w:tcPr>
          <w:p w14:paraId="4D08D05F">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p>
        </w:tc>
        <w:tc>
          <w:tcPr>
            <w:tcW w:w="2858" w:type="pct"/>
            <w:tcBorders>
              <w:top w:val="single" w:color="000000" w:sz="8" w:space="0"/>
              <w:left w:val="single" w:color="000000" w:sz="8" w:space="0"/>
              <w:bottom w:val="single" w:color="000000" w:sz="8" w:space="0"/>
            </w:tcBorders>
            <w:tcMar>
              <w:top w:w="15" w:type="dxa"/>
              <w:left w:w="104" w:type="dxa"/>
              <w:bottom w:w="0" w:type="dxa"/>
              <w:right w:w="104" w:type="dxa"/>
            </w:tcMar>
            <w:vAlign w:val="center"/>
          </w:tcPr>
          <w:p w14:paraId="662EB123">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kern w:val="2"/>
                <w:sz w:val="21"/>
                <w:szCs w:val="21"/>
              </w:rPr>
              <w:t>嵌入式视觉产品组合：嵌入式相机、嵌入式视觉套件、嵌入式pylon软件、嵌入式视觉组件</w:t>
            </w:r>
          </w:p>
        </w:tc>
      </w:tr>
      <w:tr w14:paraId="5D67B0ED">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PrEx>
        <w:trPr>
          <w:trHeight w:val="386" w:hRule="atLeast"/>
        </w:trPr>
        <w:tc>
          <w:tcPr>
            <w:tcW w:w="1071" w:type="pct"/>
            <w:vMerge w:val="continue"/>
            <w:tcBorders>
              <w:top w:val="single" w:color="000000" w:sz="8" w:space="0"/>
              <w:bottom w:val="single" w:color="000000" w:sz="8" w:space="0"/>
              <w:right w:val="single" w:color="000000" w:sz="8" w:space="0"/>
            </w:tcBorders>
            <w:vAlign w:val="center"/>
          </w:tcPr>
          <w:p w14:paraId="68072BCB">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p>
        </w:tc>
        <w:tc>
          <w:tcPr>
            <w:tcW w:w="1071" w:type="pct"/>
            <w:vMerge w:val="continue"/>
            <w:tcBorders>
              <w:top w:val="single" w:color="000000" w:sz="8" w:space="0"/>
              <w:left w:val="single" w:color="000000" w:sz="8" w:space="0"/>
              <w:bottom w:val="single" w:color="000000" w:sz="8" w:space="0"/>
              <w:right w:val="single" w:color="000000" w:sz="8" w:space="0"/>
            </w:tcBorders>
            <w:vAlign w:val="center"/>
          </w:tcPr>
          <w:p w14:paraId="7627E88E">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p>
        </w:tc>
        <w:tc>
          <w:tcPr>
            <w:tcW w:w="2858" w:type="pct"/>
            <w:tcBorders>
              <w:top w:val="single" w:color="000000" w:sz="8" w:space="0"/>
              <w:left w:val="single" w:color="000000" w:sz="8" w:space="0"/>
              <w:bottom w:val="single" w:color="000000" w:sz="8" w:space="0"/>
            </w:tcBorders>
            <w:tcMar>
              <w:top w:w="15" w:type="dxa"/>
              <w:left w:w="104" w:type="dxa"/>
              <w:bottom w:w="0" w:type="dxa"/>
              <w:right w:w="104" w:type="dxa"/>
            </w:tcMar>
            <w:vAlign w:val="center"/>
          </w:tcPr>
          <w:p w14:paraId="7411794F">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kern w:val="2"/>
                <w:sz w:val="21"/>
                <w:szCs w:val="21"/>
              </w:rPr>
              <w:t>图像采集卡：图像采集卡、触发板、帧采集软件、可视化小程序</w:t>
            </w:r>
          </w:p>
        </w:tc>
      </w:tr>
      <w:tr w14:paraId="6E9EEA64">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PrEx>
        <w:trPr>
          <w:trHeight w:val="274" w:hRule="atLeast"/>
        </w:trPr>
        <w:tc>
          <w:tcPr>
            <w:tcW w:w="1071" w:type="pct"/>
            <w:vMerge w:val="continue"/>
            <w:tcBorders>
              <w:top w:val="single" w:color="000000" w:sz="8" w:space="0"/>
              <w:bottom w:val="single" w:color="000000" w:sz="8" w:space="0"/>
              <w:right w:val="single" w:color="000000" w:sz="8" w:space="0"/>
            </w:tcBorders>
            <w:vAlign w:val="center"/>
          </w:tcPr>
          <w:p w14:paraId="6DFB5D38">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p>
        </w:tc>
        <w:tc>
          <w:tcPr>
            <w:tcW w:w="1071" w:type="pct"/>
            <w:vMerge w:val="continue"/>
            <w:tcBorders>
              <w:top w:val="single" w:color="000000" w:sz="8" w:space="0"/>
              <w:left w:val="single" w:color="000000" w:sz="8" w:space="0"/>
              <w:bottom w:val="single" w:color="000000" w:sz="8" w:space="0"/>
              <w:right w:val="single" w:color="000000" w:sz="8" w:space="0"/>
            </w:tcBorders>
            <w:vAlign w:val="center"/>
          </w:tcPr>
          <w:p w14:paraId="5F34277A">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p>
        </w:tc>
        <w:tc>
          <w:tcPr>
            <w:tcW w:w="2858" w:type="pct"/>
            <w:tcBorders>
              <w:top w:val="single" w:color="000000" w:sz="8" w:space="0"/>
              <w:left w:val="single" w:color="000000" w:sz="8" w:space="0"/>
              <w:bottom w:val="single" w:color="000000" w:sz="8" w:space="0"/>
            </w:tcBorders>
            <w:tcMar>
              <w:top w:w="15" w:type="dxa"/>
              <w:left w:w="104" w:type="dxa"/>
              <w:bottom w:w="0" w:type="dxa"/>
              <w:right w:w="104" w:type="dxa"/>
            </w:tcMar>
            <w:vAlign w:val="center"/>
          </w:tcPr>
          <w:p w14:paraId="6EDB5027">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kern w:val="2"/>
                <w:sz w:val="21"/>
                <w:szCs w:val="21"/>
              </w:rPr>
              <w:t>配件：镜片、电缆、其他配件</w:t>
            </w:r>
          </w:p>
        </w:tc>
      </w:tr>
      <w:tr w14:paraId="2AC3FE84">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PrEx>
        <w:trPr>
          <w:trHeight w:val="549" w:hRule="atLeast"/>
        </w:trPr>
        <w:tc>
          <w:tcPr>
            <w:tcW w:w="1071" w:type="pct"/>
            <w:vMerge w:val="restart"/>
            <w:tcBorders>
              <w:top w:val="single" w:color="000000" w:sz="8" w:space="0"/>
              <w:bottom w:val="single" w:color="000000" w:sz="8" w:space="0"/>
              <w:right w:val="single" w:color="000000" w:sz="8" w:space="0"/>
            </w:tcBorders>
            <w:tcMar>
              <w:top w:w="15" w:type="dxa"/>
              <w:left w:w="104" w:type="dxa"/>
              <w:bottom w:w="0" w:type="dxa"/>
              <w:right w:w="104" w:type="dxa"/>
            </w:tcMar>
            <w:vAlign w:val="center"/>
          </w:tcPr>
          <w:p w14:paraId="6192F2D7">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kern w:val="2"/>
                <w:sz w:val="21"/>
                <w:szCs w:val="21"/>
              </w:rPr>
              <w:t>欧姆龙</w:t>
            </w:r>
          </w:p>
        </w:tc>
        <w:tc>
          <w:tcPr>
            <w:tcW w:w="1071" w:type="pct"/>
            <w:tcBorders>
              <w:top w:val="single" w:color="000000" w:sz="8" w:space="0"/>
              <w:left w:val="single" w:color="000000" w:sz="8" w:space="0"/>
              <w:bottom w:val="single" w:color="000000" w:sz="8" w:space="0"/>
              <w:right w:val="single" w:color="000000" w:sz="8" w:space="0"/>
            </w:tcBorders>
            <w:tcMar>
              <w:top w:w="15" w:type="dxa"/>
              <w:left w:w="104" w:type="dxa"/>
              <w:bottom w:w="0" w:type="dxa"/>
              <w:right w:w="104" w:type="dxa"/>
            </w:tcMar>
            <w:vAlign w:val="center"/>
          </w:tcPr>
          <w:p w14:paraId="5D7B0D54">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kern w:val="2"/>
                <w:sz w:val="21"/>
                <w:szCs w:val="21"/>
              </w:rPr>
              <w:t>机器视觉系统</w:t>
            </w:r>
          </w:p>
        </w:tc>
        <w:tc>
          <w:tcPr>
            <w:tcW w:w="2858" w:type="pct"/>
            <w:tcBorders>
              <w:top w:val="single" w:color="000000" w:sz="8" w:space="0"/>
              <w:left w:val="single" w:color="000000" w:sz="8" w:space="0"/>
              <w:bottom w:val="single" w:color="000000" w:sz="8" w:space="0"/>
            </w:tcBorders>
            <w:tcMar>
              <w:top w:w="15" w:type="dxa"/>
              <w:left w:w="104" w:type="dxa"/>
              <w:bottom w:w="0" w:type="dxa"/>
              <w:right w:w="104" w:type="dxa"/>
            </w:tcMar>
            <w:vAlign w:val="center"/>
          </w:tcPr>
          <w:p w14:paraId="54BB2695">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kern w:val="2"/>
                <w:sz w:val="21"/>
                <w:szCs w:val="21"/>
              </w:rPr>
              <w:t>图像处理系统、3D机器人视觉系统、智能相机、电脑视觉系统、光源、镜片、工业相机</w:t>
            </w:r>
          </w:p>
        </w:tc>
      </w:tr>
      <w:tr w14:paraId="011266B7">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PrEx>
        <w:trPr>
          <w:trHeight w:val="535" w:hRule="atLeast"/>
        </w:trPr>
        <w:tc>
          <w:tcPr>
            <w:tcW w:w="1071" w:type="pct"/>
            <w:vMerge w:val="continue"/>
            <w:tcBorders>
              <w:top w:val="single" w:color="000000" w:sz="8" w:space="0"/>
              <w:right w:val="single" w:color="000000" w:sz="8" w:space="0"/>
            </w:tcBorders>
            <w:vAlign w:val="center"/>
          </w:tcPr>
          <w:p w14:paraId="3C07E65E">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p>
        </w:tc>
        <w:tc>
          <w:tcPr>
            <w:tcW w:w="1071" w:type="pct"/>
            <w:tcBorders>
              <w:top w:val="single" w:color="000000" w:sz="8" w:space="0"/>
              <w:left w:val="single" w:color="000000" w:sz="8" w:space="0"/>
              <w:right w:val="single" w:color="000000" w:sz="8" w:space="0"/>
            </w:tcBorders>
            <w:tcMar>
              <w:top w:w="15" w:type="dxa"/>
              <w:left w:w="104" w:type="dxa"/>
              <w:bottom w:w="0" w:type="dxa"/>
              <w:right w:w="104" w:type="dxa"/>
            </w:tcMar>
            <w:vAlign w:val="center"/>
          </w:tcPr>
          <w:p w14:paraId="161D8AE1">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kern w:val="2"/>
                <w:sz w:val="21"/>
                <w:szCs w:val="21"/>
              </w:rPr>
              <w:t>传感器</w:t>
            </w:r>
          </w:p>
        </w:tc>
        <w:tc>
          <w:tcPr>
            <w:tcW w:w="2858" w:type="pct"/>
            <w:tcBorders>
              <w:top w:val="single" w:color="000000" w:sz="8" w:space="0"/>
              <w:left w:val="single" w:color="000000" w:sz="8" w:space="0"/>
            </w:tcBorders>
            <w:tcMar>
              <w:top w:w="15" w:type="dxa"/>
              <w:left w:w="104" w:type="dxa"/>
              <w:bottom w:w="0" w:type="dxa"/>
              <w:right w:w="104" w:type="dxa"/>
            </w:tcMar>
            <w:vAlign w:val="center"/>
          </w:tcPr>
          <w:p w14:paraId="06658E57">
            <w:pPr>
              <w:keepNext w:val="0"/>
              <w:keepLines w:val="0"/>
              <w:pageBreakBefore w:val="0"/>
              <w:widowControl/>
              <w:tabs>
                <w:tab w:val="left" w:pos="567"/>
              </w:tabs>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1"/>
                <w:szCs w:val="21"/>
              </w:rPr>
            </w:pPr>
            <w:r>
              <w:rPr>
                <w:rFonts w:hint="default" w:ascii="Times New Roman" w:hAnsi="Times New Roman" w:eastAsia="楷体" w:cs="Times New Roman"/>
                <w:kern w:val="2"/>
                <w:sz w:val="21"/>
                <w:szCs w:val="21"/>
              </w:rPr>
              <w:t>光纤传感器、光电传感器、位移／测量传感器、读码器、超声波传感器</w:t>
            </w:r>
          </w:p>
        </w:tc>
      </w:tr>
    </w:tbl>
    <w:p w14:paraId="12922760">
      <w:pPr>
        <w:tabs>
          <w:tab w:val="left" w:pos="567"/>
        </w:tabs>
        <w:spacing w:line="360" w:lineRule="auto"/>
        <w:rPr>
          <w:rFonts w:hint="default" w:ascii="Times New Roman" w:hAnsi="Times New Roman" w:eastAsia="楷体" w:cs="Times New Roman"/>
          <w:kern w:val="2"/>
        </w:rPr>
      </w:pPr>
    </w:p>
    <w:p w14:paraId="58E47C83">
      <w:pPr>
        <w:tabs>
          <w:tab w:val="left" w:pos="567"/>
        </w:tabs>
        <w:spacing w:line="360" w:lineRule="auto"/>
        <w:rPr>
          <w:rFonts w:hint="default" w:ascii="Times New Roman" w:hAnsi="Times New Roman" w:eastAsia="楷体" w:cs="Times New Roman"/>
          <w:kern w:val="2"/>
        </w:rPr>
      </w:pPr>
      <w:r>
        <w:rPr>
          <w:rFonts w:hint="default" w:ascii="Times New Roman" w:hAnsi="Times New Roman" w:eastAsia="楷体" w:cs="Times New Roman"/>
          <w:kern w:val="2"/>
        </w:rPr>
        <w:drawing>
          <wp:inline distT="0" distB="0" distL="0" distR="0">
            <wp:extent cx="5274310" cy="3758565"/>
            <wp:effectExtent l="0" t="0" r="8890" b="635"/>
            <wp:docPr id="201213991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39914" name="图片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274310" cy="3758565"/>
                    </a:xfrm>
                    <a:prstGeom prst="rect">
                      <a:avLst/>
                    </a:prstGeom>
                    <a:noFill/>
                    <a:ln>
                      <a:noFill/>
                    </a:ln>
                  </pic:spPr>
                </pic:pic>
              </a:graphicData>
            </a:graphic>
          </wp:inline>
        </w:drawing>
      </w:r>
    </w:p>
    <w:p w14:paraId="25301CA4">
      <w:pPr>
        <w:tabs>
          <w:tab w:val="left" w:pos="567"/>
        </w:tabs>
        <w:spacing w:line="360" w:lineRule="auto"/>
        <w:jc w:val="center"/>
        <w:rPr>
          <w:rFonts w:hint="default" w:ascii="Times New Roman" w:hAnsi="Times New Roman" w:eastAsia="楷体" w:cs="Times New Roman"/>
          <w:kern w:val="2"/>
        </w:rPr>
      </w:pPr>
      <w:r>
        <w:rPr>
          <w:rFonts w:hint="default" w:ascii="Times New Roman" w:hAnsi="Times New Roman" w:eastAsia="楷体" w:cs="Times New Roman"/>
          <w:kern w:val="2"/>
        </w:rPr>
        <w:t>产业链上国内主要公司</w:t>
      </w:r>
    </w:p>
    <w:p w14:paraId="22CCA999">
      <w:pPr>
        <w:tabs>
          <w:tab w:val="left" w:pos="567"/>
        </w:tabs>
        <w:spacing w:line="360" w:lineRule="auto"/>
        <w:ind w:firstLine="480" w:firstLineChars="200"/>
        <w:jc w:val="right"/>
        <w:rPr>
          <w:rFonts w:hint="default" w:ascii="Times New Roman" w:hAnsi="Times New Roman" w:eastAsia="楷体" w:cs="Times New Roman"/>
          <w:kern w:val="2"/>
        </w:rPr>
      </w:pPr>
      <w:r>
        <w:rPr>
          <w:rFonts w:hint="default" w:ascii="Times New Roman" w:hAnsi="Times New Roman" w:eastAsia="楷体" w:cs="Times New Roman"/>
          <w:kern w:val="2"/>
        </w:rPr>
        <w:t>资料来源：国元证券研究所</w:t>
      </w:r>
    </w:p>
    <w:p w14:paraId="2E752D10">
      <w:pPr>
        <w:tabs>
          <w:tab w:val="left" w:pos="567"/>
        </w:tabs>
        <w:spacing w:line="360" w:lineRule="auto"/>
        <w:ind w:firstLine="480" w:firstLineChars="200"/>
        <w:rPr>
          <w:rFonts w:hint="default" w:ascii="Times New Roman" w:hAnsi="Times New Roman" w:eastAsia="楷体" w:cs="Times New Roman"/>
          <w:kern w:val="2"/>
        </w:rPr>
      </w:pPr>
      <w:r>
        <w:rPr>
          <w:rFonts w:hint="default" w:ascii="Times New Roman" w:hAnsi="Times New Roman" w:eastAsia="楷体" w:cs="Times New Roman"/>
          <w:kern w:val="2"/>
        </w:rPr>
        <w:t>国产机器视觉厂商逐步崛起。近年来 我国机器视觉企业的竞争力持续提升以海康机器人、奥普特、凌云光等为代表的本土企业已掌握核心部件技术及独立软件算法能力。GGII 统计显示，伴随中国机器视觉技术升级迭代，中国本土品牌市场规模占比逐年上升，于2020年达到51%，首次超过海外品牌，并保持逐年增长。伴随着中国制造业的蓬勃发展，机器视觉产业在中国也已进入快速成长期，具体表现为市场容量快速增长、应用领域逐渐扩大，企业数量也快速增加。随着国产品牌在自动化领域的深耕，机器视觉领域中，国产工业机器视觉企业有望凭借优质的产品设计、工艺水平和质量控制经验，逐渐实现进口替代，成为工业智能化改造的首选，市场空间广阔。</w:t>
      </w:r>
    </w:p>
    <w:p w14:paraId="5FA464FB">
      <w:pPr>
        <w:spacing w:line="360" w:lineRule="auto"/>
        <w:jc w:val="center"/>
        <w:rPr>
          <w:rFonts w:hint="default" w:ascii="Times New Roman" w:hAnsi="Times New Roman" w:eastAsia="楷体" w:cs="Times New Roman"/>
        </w:rPr>
      </w:pPr>
      <w:r>
        <w:rPr>
          <w:rFonts w:hint="default" w:ascii="Times New Roman" w:hAnsi="Times New Roman" w:eastAsia="楷体" w:cs="Times New Roman"/>
        </w:rPr>
        <w:drawing>
          <wp:inline distT="0" distB="0" distL="0" distR="0">
            <wp:extent cx="4603115" cy="6225540"/>
            <wp:effectExtent l="0" t="0" r="6985" b="10160"/>
            <wp:docPr id="2147021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21568" name="图片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4608936" cy="6233106"/>
                    </a:xfrm>
                    <a:prstGeom prst="rect">
                      <a:avLst/>
                    </a:prstGeom>
                    <a:noFill/>
                    <a:ln>
                      <a:noFill/>
                    </a:ln>
                  </pic:spPr>
                </pic:pic>
              </a:graphicData>
            </a:graphic>
          </wp:inline>
        </w:drawing>
      </w:r>
    </w:p>
    <w:p w14:paraId="295EF31A">
      <w:pPr>
        <w:spacing w:line="360" w:lineRule="auto"/>
        <w:jc w:val="right"/>
        <w:rPr>
          <w:rFonts w:hint="default" w:ascii="Times New Roman" w:hAnsi="Times New Roman" w:eastAsia="楷体" w:cs="Times New Roman"/>
        </w:rPr>
      </w:pPr>
      <w:r>
        <w:rPr>
          <w:rFonts w:hint="default" w:ascii="Times New Roman" w:hAnsi="Times New Roman" w:eastAsia="楷体" w:cs="Times New Roman"/>
        </w:rPr>
        <w:t>资料来源：e-works《工业机器视觉生态地图》</w:t>
      </w:r>
    </w:p>
    <w:p w14:paraId="40C2D404">
      <w:pPr>
        <w:pStyle w:val="50"/>
        <w:ind w:firstLine="482"/>
        <w:outlineLvl w:val="2"/>
        <w:rPr>
          <w:rFonts w:hint="default" w:ascii="Times New Roman" w:hAnsi="Times New Roman" w:eastAsia="楷体" w:cs="Times New Roman"/>
          <w:b/>
          <w:bCs/>
        </w:rPr>
      </w:pPr>
      <w:bookmarkStart w:id="71" w:name="_Toc31595"/>
      <w:bookmarkStart w:id="72" w:name="_Toc180760013"/>
      <w:r>
        <w:rPr>
          <w:rFonts w:hint="default" w:ascii="Times New Roman" w:hAnsi="Times New Roman" w:eastAsia="楷体" w:cs="Times New Roman"/>
          <w:b/>
          <w:bCs/>
        </w:rPr>
        <w:t>二、</w:t>
      </w:r>
      <w:r>
        <w:rPr>
          <w:rFonts w:hint="default" w:ascii="Times New Roman" w:hAnsi="Times New Roman" w:eastAsia="楷体" w:cs="Times New Roman"/>
          <w:b/>
        </w:rPr>
        <w:t>行业主要公司情况</w:t>
      </w:r>
      <w:bookmarkEnd w:id="71"/>
      <w:bookmarkEnd w:id="72"/>
    </w:p>
    <w:p w14:paraId="3B30ADFE">
      <w:pPr>
        <w:pStyle w:val="50"/>
        <w:rPr>
          <w:rFonts w:hint="default" w:ascii="Times New Roman" w:hAnsi="Times New Roman" w:eastAsia="楷体" w:cs="Times New Roman"/>
        </w:rPr>
      </w:pPr>
      <w:r>
        <w:rPr>
          <w:rFonts w:hint="default" w:ascii="Times New Roman" w:hAnsi="Times New Roman" w:eastAsia="楷体" w:cs="Times New Roman"/>
        </w:rPr>
        <w:t xml:space="preserve">1.基恩士 </w:t>
      </w:r>
    </w:p>
    <w:p w14:paraId="11662553">
      <w:pPr>
        <w:pStyle w:val="50"/>
        <w:rPr>
          <w:rFonts w:hint="eastAsia" w:ascii="Times New Roman" w:hAnsi="Times New Roman" w:eastAsia="楷体" w:cs="Times New Roman"/>
          <w:lang w:eastAsia="zh-CN"/>
        </w:rPr>
      </w:pPr>
      <w:r>
        <w:rPr>
          <w:rFonts w:hint="default" w:ascii="Times New Roman" w:hAnsi="Times New Roman" w:eastAsia="楷体" w:cs="Times New Roman"/>
        </w:rPr>
        <w:t>基恩士是全球综合性的工厂自动化产品供应商，其产品包括传感器和测量仪器、图像处理设备、控制测量设备、研发用分析设备、商业信息设备等。其产品按照通用目的进行工程设计，可以适用在各个行业或领域</w:t>
      </w:r>
      <w:r>
        <w:rPr>
          <w:rFonts w:hint="eastAsia" w:ascii="Times New Roman" w:hAnsi="Times New Roman" w:eastAsia="楷体" w:cs="Times New Roman"/>
          <w:lang w:eastAsia="zh-CN"/>
        </w:rPr>
        <w:t>。</w:t>
      </w:r>
    </w:p>
    <w:p w14:paraId="16B2ACD5">
      <w:pPr>
        <w:pStyle w:val="50"/>
        <w:rPr>
          <w:rFonts w:hint="default" w:ascii="Times New Roman" w:hAnsi="Times New Roman" w:eastAsia="楷体" w:cs="Times New Roman"/>
        </w:rPr>
      </w:pPr>
      <w:r>
        <w:rPr>
          <w:rFonts w:hint="default" w:ascii="Times New Roman" w:hAnsi="Times New Roman" w:eastAsia="楷体" w:cs="Times New Roman"/>
        </w:rPr>
        <w:t xml:space="preserve">2.康耐视 </w:t>
      </w:r>
    </w:p>
    <w:p w14:paraId="5B7C2953">
      <w:pPr>
        <w:pStyle w:val="50"/>
        <w:rPr>
          <w:rFonts w:hint="default" w:ascii="Times New Roman" w:hAnsi="Times New Roman" w:eastAsia="楷体" w:cs="Times New Roman"/>
        </w:rPr>
      </w:pPr>
      <w:r>
        <w:rPr>
          <w:rFonts w:hint="default" w:ascii="Times New Roman" w:hAnsi="Times New Roman" w:eastAsia="楷体" w:cs="Times New Roman"/>
        </w:rPr>
        <w:t>康耐视是全球领先的机器视觉产品提供商，其产品包括视觉系统、视觉软件、视觉传感器和工业读码器，主要用于各个行业的自动化生产和分配系统，应用于包括消费电子、汽车、消费品、食品和饮料、制药和医疗设备等行业的制造，以及自动化物流行业的物流分配。</w:t>
      </w:r>
    </w:p>
    <w:p w14:paraId="454A34D7">
      <w:pPr>
        <w:pStyle w:val="50"/>
        <w:rPr>
          <w:rFonts w:hint="default" w:ascii="Times New Roman" w:hAnsi="Times New Roman" w:eastAsia="楷体" w:cs="Times New Roman"/>
        </w:rPr>
      </w:pPr>
      <w:r>
        <w:rPr>
          <w:rFonts w:hint="default" w:ascii="Times New Roman" w:hAnsi="Times New Roman" w:eastAsia="楷体" w:cs="Times New Roman"/>
        </w:rPr>
        <w:t xml:space="preserve">3.奥普特 </w:t>
      </w:r>
    </w:p>
    <w:p w14:paraId="6E3AA722">
      <w:pPr>
        <w:pStyle w:val="50"/>
        <w:rPr>
          <w:rFonts w:hint="default" w:ascii="Times New Roman" w:hAnsi="Times New Roman" w:eastAsia="楷体" w:cs="Times New Roman"/>
        </w:rPr>
      </w:pPr>
      <w:r>
        <w:rPr>
          <w:rFonts w:hint="default" w:ascii="Times New Roman" w:hAnsi="Times New Roman" w:eastAsia="楷体" w:cs="Times New Roman"/>
        </w:rPr>
        <w:t>奥普特是一家主要从事机器视觉核心软硬件产品的研发、生产和销售的高新技术企业，其产品主要包括光源、镜头、读码器以及视觉系统。公司定位于智能制造核心零部件供应商，以“打造世界一流视觉企业”为目标，致力于为下游行业实现智能制造提供具有竞争力的产品和解决方案。</w:t>
      </w:r>
    </w:p>
    <w:p w14:paraId="5B2AC760">
      <w:pPr>
        <w:pStyle w:val="50"/>
        <w:rPr>
          <w:rFonts w:hint="default" w:ascii="Times New Roman" w:hAnsi="Times New Roman" w:eastAsia="楷体" w:cs="Times New Roman"/>
        </w:rPr>
      </w:pPr>
      <w:r>
        <w:rPr>
          <w:rFonts w:hint="default" w:ascii="Times New Roman" w:hAnsi="Times New Roman" w:eastAsia="楷体" w:cs="Times New Roman"/>
        </w:rPr>
        <w:t xml:space="preserve">4.凌云光 </w:t>
      </w:r>
    </w:p>
    <w:p w14:paraId="6194CB7F">
      <w:pPr>
        <w:pStyle w:val="50"/>
        <w:rPr>
          <w:rFonts w:hint="default" w:ascii="Times New Roman" w:hAnsi="Times New Roman" w:eastAsia="楷体" w:cs="Times New Roman"/>
        </w:rPr>
      </w:pPr>
      <w:r>
        <w:rPr>
          <w:rFonts w:hint="default" w:ascii="Times New Roman" w:hAnsi="Times New Roman" w:eastAsia="楷体" w:cs="Times New Roman"/>
        </w:rPr>
        <w:t>凌云光以光技术创新为基础，长期从事机器视觉及光通信业务，目前战略聚焦机器视觉业务，是智能制造中核心视觉器件、可配置视觉系统与智能视觉装备的专业供应商。</w:t>
      </w:r>
    </w:p>
    <w:p w14:paraId="244F9FDB">
      <w:pPr>
        <w:pStyle w:val="50"/>
        <w:rPr>
          <w:rFonts w:hint="default" w:ascii="Times New Roman" w:hAnsi="Times New Roman" w:eastAsia="楷体" w:cs="Times New Roman"/>
        </w:rPr>
      </w:pPr>
      <w:r>
        <w:rPr>
          <w:rFonts w:hint="default" w:ascii="Times New Roman" w:hAnsi="Times New Roman" w:eastAsia="楷体" w:cs="Times New Roman"/>
        </w:rPr>
        <w:t xml:space="preserve">5.大恒图像 </w:t>
      </w:r>
    </w:p>
    <w:p w14:paraId="7613FD70">
      <w:pPr>
        <w:pStyle w:val="50"/>
        <w:rPr>
          <w:rFonts w:hint="default" w:ascii="Times New Roman" w:hAnsi="Times New Roman" w:eastAsia="楷体" w:cs="Times New Roman"/>
        </w:rPr>
      </w:pPr>
      <w:r>
        <w:rPr>
          <w:rFonts w:hint="default" w:ascii="Times New Roman" w:hAnsi="Times New Roman" w:eastAsia="楷体" w:cs="Times New Roman"/>
        </w:rPr>
        <w:t>大恒图像是大恒科技（股票代码：600288.SH）的全资子公司。在机器视觉部件方面，与众多国际知名品牌有合作关系，为其在华的代理销售渠道，同时还提供以机器视觉为核心的检测设备 。</w:t>
      </w:r>
    </w:p>
    <w:p w14:paraId="77EEB243">
      <w:pPr>
        <w:pStyle w:val="50"/>
        <w:rPr>
          <w:rFonts w:hint="default" w:ascii="Times New Roman" w:hAnsi="Times New Roman" w:eastAsia="楷体" w:cs="Times New Roman"/>
        </w:rPr>
      </w:pPr>
      <w:r>
        <w:rPr>
          <w:rFonts w:hint="default" w:ascii="Times New Roman" w:hAnsi="Times New Roman" w:eastAsia="楷体" w:cs="Times New Roman"/>
        </w:rPr>
        <w:t xml:space="preserve">6.奥比中光 </w:t>
      </w:r>
    </w:p>
    <w:p w14:paraId="083D45F1">
      <w:pPr>
        <w:pStyle w:val="50"/>
        <w:rPr>
          <w:rFonts w:hint="default" w:ascii="Times New Roman" w:hAnsi="Times New Roman" w:eastAsia="楷体" w:cs="Times New Roman"/>
        </w:rPr>
      </w:pPr>
      <w:r>
        <w:rPr>
          <w:rFonts w:hint="default" w:ascii="Times New Roman" w:hAnsi="Times New Roman" w:eastAsia="楷体" w:cs="Times New Roman"/>
        </w:rPr>
        <w:t xml:space="preserve">奥比中光专注于3D视觉感知技术研发，主营业务是3D视觉感知产品的设计、研发、生产和销售，主要产品包括3D视觉传感器、消费级应用设备和工业级应用设备。 </w:t>
      </w:r>
    </w:p>
    <w:p w14:paraId="31B0E493">
      <w:pPr>
        <w:pStyle w:val="50"/>
        <w:rPr>
          <w:rFonts w:hint="default" w:ascii="Times New Roman" w:hAnsi="Times New Roman" w:eastAsia="楷体" w:cs="Times New Roman"/>
        </w:rPr>
      </w:pPr>
      <w:r>
        <w:rPr>
          <w:rFonts w:hint="default" w:ascii="Times New Roman" w:hAnsi="Times New Roman" w:eastAsia="楷体" w:cs="Times New Roman"/>
        </w:rPr>
        <w:t xml:space="preserve">7.海康机器人 </w:t>
      </w:r>
    </w:p>
    <w:p w14:paraId="22605081">
      <w:pPr>
        <w:pStyle w:val="50"/>
        <w:rPr>
          <w:rFonts w:hint="default" w:ascii="Times New Roman" w:hAnsi="Times New Roman" w:eastAsia="楷体" w:cs="Times New Roman"/>
          <w:kern w:val="2"/>
        </w:rPr>
      </w:pPr>
      <w:r>
        <w:rPr>
          <w:rFonts w:hint="default" w:ascii="Times New Roman" w:hAnsi="Times New Roman" w:eastAsia="楷体" w:cs="Times New Roman"/>
        </w:rPr>
        <w:t>公司是面向全球的机器视觉和移动机器人产品及解决方案提供商，业务聚焦于工业物联网、智慧物流和智能制造，主要依托公司在相关领域的技术积累，从事机器视觉和移动机器人的硬件产品和软件平台的设计、研发、生产、销售和增值服务</w:t>
      </w:r>
      <w:r>
        <w:rPr>
          <w:rFonts w:hint="default" w:ascii="Times New Roman" w:hAnsi="Times New Roman" w:eastAsia="楷体" w:cs="Times New Roman"/>
          <w:kern w:val="2"/>
        </w:rPr>
        <w:t>。</w:t>
      </w:r>
    </w:p>
    <w:p w14:paraId="2B3BADE6">
      <w:pPr>
        <w:pStyle w:val="50"/>
        <w:rPr>
          <w:rFonts w:hint="default" w:ascii="Times New Roman" w:hAnsi="Times New Roman" w:eastAsia="楷体" w:cs="Times New Roman"/>
          <w:kern w:val="2"/>
          <w:highlight w:val="none"/>
          <w:lang w:val="en-US" w:eastAsia="zh-CN"/>
        </w:rPr>
      </w:pPr>
      <w:r>
        <w:rPr>
          <w:rFonts w:hint="default" w:ascii="Times New Roman" w:hAnsi="Times New Roman" w:eastAsia="楷体" w:cs="Times New Roman"/>
          <w:kern w:val="2"/>
          <w:highlight w:val="none"/>
          <w:lang w:val="en-US" w:eastAsia="zh-CN"/>
        </w:rPr>
        <w:t>8.梅卡曼德</w:t>
      </w:r>
    </w:p>
    <w:p w14:paraId="3E3C8B7B">
      <w:pPr>
        <w:pStyle w:val="50"/>
        <w:rPr>
          <w:rFonts w:hint="default" w:ascii="Times New Roman" w:hAnsi="Times New Roman" w:eastAsia="楷体" w:cs="Times New Roman"/>
          <w:kern w:val="2"/>
          <w:highlight w:val="none"/>
          <w:lang w:val="en-US" w:eastAsia="zh-CN"/>
        </w:rPr>
      </w:pPr>
      <w:r>
        <w:rPr>
          <w:rFonts w:hint="default" w:ascii="Times New Roman" w:hAnsi="Times New Roman" w:eastAsia="楷体" w:cs="Times New Roman"/>
          <w:kern w:val="2"/>
          <w:highlight w:val="none"/>
          <w:lang w:val="en-US" w:eastAsia="zh-CN"/>
        </w:rPr>
        <w:t>梅卡曼德2016年由清华海归团队创立，专注为工业机器人赋予智能。经多年钻研，依托 Mech-Eye工业级 3D 相机、Mech-Vision 视觉软件等打造完整方案，融合深度学习等先进AI技术。其产品广泛用于汽车、物流、工程机械等领域，全球落地案例超2000个。已连续五年在中国3D视觉引导工业机器人市场占有率第一，业务覆盖多国，入选多项国家级项目，获知名投资机构多轮融资，2025年8月，梅卡曼德宣布完成5亿元D轮投资。</w:t>
      </w:r>
    </w:p>
    <w:p w14:paraId="2D821C70">
      <w:pPr>
        <w:pStyle w:val="50"/>
        <w:rPr>
          <w:rFonts w:hint="default" w:ascii="Times New Roman" w:hAnsi="Times New Roman" w:eastAsia="楷体" w:cs="Times New Roman"/>
          <w:kern w:val="2"/>
          <w:highlight w:val="none"/>
          <w:lang w:val="en-US" w:eastAsia="zh-CN"/>
        </w:rPr>
      </w:pPr>
      <w:r>
        <w:rPr>
          <w:rFonts w:hint="default" w:ascii="Times New Roman" w:hAnsi="Times New Roman" w:eastAsia="楷体" w:cs="Times New Roman"/>
          <w:kern w:val="2"/>
          <w:highlight w:val="none"/>
          <w:lang w:val="en-US" w:eastAsia="zh-CN"/>
        </w:rPr>
        <w:t>9.利珀科技</w:t>
      </w:r>
    </w:p>
    <w:p w14:paraId="3C0501A5">
      <w:pPr>
        <w:pStyle w:val="50"/>
        <w:rPr>
          <w:rFonts w:hint="default" w:ascii="Times New Roman" w:hAnsi="Times New Roman" w:eastAsia="楷体" w:cs="Times New Roman"/>
          <w:kern w:val="2"/>
          <w:lang w:val="en-US" w:eastAsia="zh-CN"/>
        </w:rPr>
      </w:pPr>
      <w:r>
        <w:rPr>
          <w:rFonts w:hint="default" w:ascii="Times New Roman" w:hAnsi="Times New Roman" w:eastAsia="楷体" w:cs="Times New Roman"/>
          <w:kern w:val="2"/>
          <w:lang w:val="en-US" w:eastAsia="zh-CN"/>
        </w:rPr>
        <w:t>利珀科技2012年成立，专注机器视觉工业检测。以自研光学成像、视觉算法及图形化开发平台为核心，针对制程中的质量监测、流程追溯等提供方案，产品在新兴制造行业广泛应用。截至2025年5月，拥有多项专利及软件著作权，是国家高新技术企业、国家级专精特新“小巨人”，承担多项国家级项目，与高校共建研发中心。​</w:t>
      </w:r>
    </w:p>
    <w:p w14:paraId="63A47A58">
      <w:pPr>
        <w:pStyle w:val="50"/>
        <w:rPr>
          <w:rFonts w:hint="default" w:ascii="Times New Roman" w:hAnsi="Times New Roman" w:eastAsia="楷体" w:cs="Times New Roman"/>
          <w:kern w:val="2"/>
          <w:lang w:val="en-US" w:eastAsia="zh-CN"/>
        </w:rPr>
      </w:pPr>
    </w:p>
    <w:p w14:paraId="63FD387B">
      <w:pPr>
        <w:pStyle w:val="50"/>
        <w:ind w:firstLine="482"/>
        <w:outlineLvl w:val="2"/>
        <w:rPr>
          <w:rFonts w:hint="default" w:ascii="Times New Roman" w:hAnsi="Times New Roman" w:eastAsia="楷体" w:cs="Times New Roman"/>
          <w:b/>
          <w:bCs/>
        </w:rPr>
      </w:pPr>
      <w:bookmarkStart w:id="73" w:name="_Toc26205"/>
      <w:bookmarkStart w:id="74" w:name="_Toc180760014"/>
      <w:r>
        <w:rPr>
          <w:rFonts w:hint="default" w:ascii="Times New Roman" w:hAnsi="Times New Roman" w:eastAsia="楷体" w:cs="Times New Roman"/>
          <w:b/>
          <w:bCs/>
        </w:rPr>
        <w:t>三、行业各公司产品指标对比</w:t>
      </w:r>
      <w:bookmarkEnd w:id="73"/>
      <w:bookmarkEnd w:id="74"/>
    </w:p>
    <w:p w14:paraId="046CBBCD">
      <w:pPr>
        <w:pStyle w:val="50"/>
        <w:rPr>
          <w:rFonts w:hint="default" w:ascii="Times New Roman" w:hAnsi="Times New Roman" w:eastAsia="楷体" w:cs="Times New Roman"/>
          <w:kern w:val="2"/>
        </w:rPr>
      </w:pPr>
      <w:r>
        <w:rPr>
          <w:rFonts w:hint="default" w:ascii="Times New Roman" w:hAnsi="Times New Roman" w:eastAsia="楷体" w:cs="Times New Roman"/>
          <w:kern w:val="2"/>
        </w:rPr>
        <w:t>灵西相较于其他厂商，具备解决方案完备优势，项目落地交付经过大量头部厂商验证。市场策略现阶段主要采取通过大集成商为主渗透大客户，并保持部分核心客户直销的策略；通过头部集成商积极拓展新行业，更适应于国内行业生态。</w:t>
      </w:r>
    </w:p>
    <w:p w14:paraId="6D9E9C48">
      <w:pPr>
        <w:pStyle w:val="50"/>
        <w:ind w:firstLine="0" w:firstLineChars="0"/>
        <w:rPr>
          <w:rFonts w:hint="default" w:ascii="Times New Roman" w:hAnsi="Times New Roman" w:eastAsia="楷体" w:cs="Times New Roman"/>
          <w:kern w:val="2"/>
        </w:rPr>
      </w:pPr>
      <w:r>
        <w:rPr>
          <w:rFonts w:hint="default" w:ascii="Times New Roman" w:hAnsi="Times New Roman" w:eastAsia="楷体" w:cs="Times New Roman"/>
          <w:kern w:val="2"/>
        </w:rPr>
        <w:drawing>
          <wp:inline distT="0" distB="0" distL="0" distR="0">
            <wp:extent cx="5274310" cy="2902585"/>
            <wp:effectExtent l="0" t="0" r="8890" b="5715"/>
            <wp:docPr id="14021853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85313" name="图片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274310" cy="2902585"/>
                    </a:xfrm>
                    <a:prstGeom prst="rect">
                      <a:avLst/>
                    </a:prstGeom>
                    <a:noFill/>
                    <a:ln>
                      <a:noFill/>
                    </a:ln>
                  </pic:spPr>
                </pic:pic>
              </a:graphicData>
            </a:graphic>
          </wp:inline>
        </w:drawing>
      </w:r>
    </w:p>
    <w:p w14:paraId="7E27206D">
      <w:pPr>
        <w:pStyle w:val="50"/>
        <w:ind w:firstLine="0" w:firstLineChars="0"/>
        <w:rPr>
          <w:rFonts w:hint="default" w:ascii="Times New Roman" w:hAnsi="Times New Roman" w:eastAsia="楷体" w:cs="Times New Roman"/>
          <w:kern w:val="2"/>
        </w:rPr>
      </w:pPr>
      <w:r>
        <w:rPr>
          <w:rFonts w:hint="default" w:ascii="Times New Roman" w:hAnsi="Times New Roman" w:eastAsia="楷体" w:cs="Times New Roman"/>
          <w:kern w:val="2"/>
        </w:rPr>
        <w:drawing>
          <wp:inline distT="0" distB="0" distL="0" distR="0">
            <wp:extent cx="5274310" cy="3040380"/>
            <wp:effectExtent l="0" t="0" r="8890" b="7620"/>
            <wp:docPr id="8582834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83408" name="图片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274310" cy="3040380"/>
                    </a:xfrm>
                    <a:prstGeom prst="rect">
                      <a:avLst/>
                    </a:prstGeom>
                    <a:noFill/>
                    <a:ln>
                      <a:noFill/>
                    </a:ln>
                  </pic:spPr>
                </pic:pic>
              </a:graphicData>
            </a:graphic>
          </wp:inline>
        </w:drawing>
      </w:r>
    </w:p>
    <w:p w14:paraId="7B9212DF">
      <w:pPr>
        <w:pStyle w:val="50"/>
        <w:rPr>
          <w:rFonts w:hint="default" w:ascii="Times New Roman" w:hAnsi="Times New Roman" w:eastAsia="楷体" w:cs="Times New Roman"/>
          <w:kern w:val="2"/>
        </w:rPr>
      </w:pPr>
      <w:r>
        <w:rPr>
          <w:rFonts w:hint="default" w:ascii="Times New Roman" w:hAnsi="Times New Roman" w:eastAsia="楷体" w:cs="Times New Roman"/>
          <w:kern w:val="2"/>
        </w:rPr>
        <w:t>3D机器视觉行业处于初步发展阶段，国内行业内主要竞争厂商有梅卡曼德、星猿哲和图漾等。从团队角度、产品角度、聚焦场景以及市场策略方面，灵西机器人与友商具备相关差异化的竞争优势。</w:t>
      </w:r>
    </w:p>
    <w:tbl>
      <w:tblPr>
        <w:tblStyle w:val="27"/>
        <w:tblW w:w="5000" w:type="pct"/>
        <w:tblInd w:w="0" w:type="dxa"/>
        <w:tblLayout w:type="autofit"/>
        <w:tblCellMar>
          <w:top w:w="0" w:type="dxa"/>
          <w:left w:w="0" w:type="dxa"/>
          <w:bottom w:w="0" w:type="dxa"/>
          <w:right w:w="0" w:type="dxa"/>
        </w:tblCellMar>
      </w:tblPr>
      <w:tblGrid>
        <w:gridCol w:w="1408"/>
        <w:gridCol w:w="7114"/>
      </w:tblGrid>
      <w:tr w14:paraId="42834986">
        <w:trPr>
          <w:trHeight w:val="563" w:hRule="atLeast"/>
        </w:trPr>
        <w:tc>
          <w:tcPr>
            <w:tcW w:w="826" w:type="pct"/>
            <w:tcBorders>
              <w:top w:val="single" w:color="000000" w:sz="8" w:space="0"/>
              <w:left w:val="single" w:color="000000" w:sz="8" w:space="0"/>
              <w:bottom w:val="single" w:color="000000" w:sz="8" w:space="0"/>
              <w:right w:val="single" w:color="000000" w:sz="8" w:space="0"/>
            </w:tcBorders>
            <w:shd w:val="clear" w:color="auto" w:fill="F5F5F5"/>
            <w:tcMar>
              <w:top w:w="15" w:type="dxa"/>
              <w:left w:w="108" w:type="dxa"/>
              <w:bottom w:w="0" w:type="dxa"/>
              <w:right w:w="108" w:type="dxa"/>
            </w:tcMar>
            <w:vAlign w:val="center"/>
          </w:tcPr>
          <w:p w14:paraId="4114958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维度</w:t>
            </w:r>
          </w:p>
        </w:tc>
        <w:tc>
          <w:tcPr>
            <w:tcW w:w="4174" w:type="pct"/>
            <w:tcBorders>
              <w:top w:val="single" w:color="000000" w:sz="8" w:space="0"/>
              <w:left w:val="single" w:color="000000" w:sz="8" w:space="0"/>
              <w:bottom w:val="single" w:color="000000" w:sz="8" w:space="0"/>
              <w:right w:val="single" w:color="000000" w:sz="8" w:space="0"/>
            </w:tcBorders>
            <w:shd w:val="clear" w:color="auto" w:fill="F5F5F5"/>
            <w:tcMar>
              <w:top w:w="15" w:type="dxa"/>
              <w:left w:w="108" w:type="dxa"/>
              <w:bottom w:w="0" w:type="dxa"/>
              <w:right w:w="108" w:type="dxa"/>
            </w:tcMar>
            <w:vAlign w:val="center"/>
          </w:tcPr>
          <w:p w14:paraId="4DB8B84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差异性</w:t>
            </w:r>
          </w:p>
        </w:tc>
      </w:tr>
      <w:tr w14:paraId="11753BC6">
        <w:trPr>
          <w:trHeight w:val="90" w:hRule="atLeast"/>
        </w:trPr>
        <w:tc>
          <w:tcPr>
            <w:tcW w:w="826"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41A8749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团队角度</w:t>
            </w:r>
          </w:p>
        </w:tc>
        <w:tc>
          <w:tcPr>
            <w:tcW w:w="4174"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768CC52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灵西机器人和图漾创始人均有大厂经历且具备成熟的市场、销售和管理能力；梅卡曼德、星猿哲创始人均为机器人相关专业毕业后便创业的90后，创业前创始人以实验室研发经验为主。</w:t>
            </w:r>
          </w:p>
        </w:tc>
      </w:tr>
      <w:tr w14:paraId="0868A5B8">
        <w:trPr>
          <w:trHeight w:val="1521" w:hRule="atLeast"/>
        </w:trPr>
        <w:tc>
          <w:tcPr>
            <w:tcW w:w="826"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5982C81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产品角度</w:t>
            </w:r>
          </w:p>
        </w:tc>
        <w:tc>
          <w:tcPr>
            <w:tcW w:w="4174"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0943C85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图漾只专注于相机硬件，无成像算法、控制系统等软件能力；星猿哲专注于成像算法和路径规划等软件能力，不具备相机研发硬件能力；灵西相比梅卡曼德，在硬件上TX系统、RX系统以及计算系统</w:t>
            </w:r>
            <w:r>
              <w:rPr>
                <w:rFonts w:hint="default" w:ascii="Times New Roman" w:hAnsi="Times New Roman" w:eastAsia="楷体" w:cs="Times New Roman"/>
                <w:color w:val="000000"/>
                <w:sz w:val="21"/>
                <w:szCs w:val="21"/>
                <w:lang w:eastAsia="zh-CN"/>
              </w:rPr>
              <w:t>中</w:t>
            </w:r>
            <w:r>
              <w:rPr>
                <w:rFonts w:hint="default" w:ascii="Times New Roman" w:hAnsi="Times New Roman" w:eastAsia="楷体" w:cs="Times New Roman"/>
                <w:color w:val="000000"/>
                <w:sz w:val="21"/>
                <w:szCs w:val="21"/>
              </w:rPr>
              <w:t>的关键部分自研，在软件算法和3D成像技术上更加丰富。</w:t>
            </w:r>
          </w:p>
        </w:tc>
      </w:tr>
      <w:tr w14:paraId="3C2B7725">
        <w:trPr>
          <w:trHeight w:val="1118" w:hRule="atLeast"/>
        </w:trPr>
        <w:tc>
          <w:tcPr>
            <w:tcW w:w="826"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31AA329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聚焦场景</w:t>
            </w:r>
          </w:p>
        </w:tc>
        <w:tc>
          <w:tcPr>
            <w:tcW w:w="4174"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6963FE9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灵西更聚焦于仓储物流、新能源等高速增长的行业；梅卡主要集中在汽车零配件和3C电子；星猿哲以输出软件算法为核心主要聚焦于电商物流、汽车零配件、日化医药等行业。</w:t>
            </w:r>
          </w:p>
        </w:tc>
      </w:tr>
      <w:tr w14:paraId="7322ECCF">
        <w:trPr>
          <w:trHeight w:val="1315" w:hRule="atLeast"/>
        </w:trPr>
        <w:tc>
          <w:tcPr>
            <w:tcW w:w="826"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6A86A36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市场策略</w:t>
            </w:r>
          </w:p>
        </w:tc>
        <w:tc>
          <w:tcPr>
            <w:tcW w:w="4174" w:type="pct"/>
            <w:tcBorders>
              <w:top w:val="single" w:color="000000" w:sz="8" w:space="0"/>
              <w:left w:val="single" w:color="000000" w:sz="8" w:space="0"/>
              <w:bottom w:val="single" w:color="000000" w:sz="8" w:space="0"/>
              <w:right w:val="single" w:color="000000" w:sz="8" w:space="0"/>
            </w:tcBorders>
            <w:tcMar>
              <w:top w:w="15" w:type="dxa"/>
              <w:left w:w="108" w:type="dxa"/>
              <w:bottom w:w="0" w:type="dxa"/>
              <w:right w:w="108" w:type="dxa"/>
            </w:tcMar>
            <w:vAlign w:val="center"/>
          </w:tcPr>
          <w:p w14:paraId="4A38766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梅卡曼德、星猿哲的市场策略主要依靠构建庞大销售队伍进行直销拓客模式；灵西则采取面向大集成商，输出产品、技术或整体解决方案为主，具有快速渗透行业，以及树立标杆客户效应；图漾则主要是销售相机为主。</w:t>
            </w:r>
          </w:p>
        </w:tc>
      </w:tr>
    </w:tbl>
    <w:p w14:paraId="3BC3C092">
      <w:pPr>
        <w:pStyle w:val="50"/>
        <w:ind w:firstLine="0" w:firstLineChars="0"/>
        <w:rPr>
          <w:rFonts w:hint="default" w:ascii="Times New Roman" w:hAnsi="Times New Roman" w:eastAsia="楷体" w:cs="Times New Roman"/>
          <w:kern w:val="2"/>
        </w:rPr>
      </w:pPr>
    </w:p>
    <w:p w14:paraId="6CB526E3">
      <w:pPr>
        <w:pStyle w:val="50"/>
        <w:ind w:firstLine="482"/>
        <w:outlineLvl w:val="2"/>
        <w:rPr>
          <w:rFonts w:hint="default" w:ascii="Times New Roman" w:hAnsi="Times New Roman" w:eastAsia="楷体" w:cs="Times New Roman"/>
          <w:b/>
          <w:bCs/>
        </w:rPr>
      </w:pPr>
      <w:bookmarkStart w:id="75" w:name="_Toc180760015"/>
      <w:bookmarkStart w:id="76" w:name="_Toc4931"/>
      <w:r>
        <w:rPr>
          <w:rFonts w:hint="default" w:ascii="Times New Roman" w:hAnsi="Times New Roman" w:eastAsia="楷体" w:cs="Times New Roman"/>
          <w:b/>
          <w:bCs/>
        </w:rPr>
        <w:t>四、行业上市公司主要情况对比</w:t>
      </w:r>
      <w:bookmarkEnd w:id="75"/>
      <w:bookmarkEnd w:id="76"/>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1124"/>
        <w:gridCol w:w="1701"/>
        <w:gridCol w:w="992"/>
        <w:gridCol w:w="1134"/>
        <w:gridCol w:w="1235"/>
        <w:gridCol w:w="1083"/>
        <w:gridCol w:w="709"/>
      </w:tblGrid>
      <w:tr w14:paraId="587A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544" w:type="dxa"/>
            <w:noWrap/>
            <w:vAlign w:val="center"/>
          </w:tcPr>
          <w:p w14:paraId="1CFF68B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序号</w:t>
            </w:r>
          </w:p>
        </w:tc>
        <w:tc>
          <w:tcPr>
            <w:tcW w:w="1124" w:type="dxa"/>
            <w:noWrap/>
            <w:vAlign w:val="center"/>
          </w:tcPr>
          <w:p w14:paraId="0D60F6B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公司</w:t>
            </w:r>
          </w:p>
        </w:tc>
        <w:tc>
          <w:tcPr>
            <w:tcW w:w="1701" w:type="dxa"/>
            <w:noWrap/>
            <w:vAlign w:val="center"/>
          </w:tcPr>
          <w:p w14:paraId="5BE5BA3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领域</w:t>
            </w:r>
          </w:p>
        </w:tc>
        <w:tc>
          <w:tcPr>
            <w:tcW w:w="992" w:type="dxa"/>
            <w:noWrap/>
            <w:vAlign w:val="center"/>
          </w:tcPr>
          <w:p w14:paraId="172509B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市值（亿元）</w:t>
            </w:r>
          </w:p>
        </w:tc>
        <w:tc>
          <w:tcPr>
            <w:tcW w:w="1134" w:type="dxa"/>
            <w:noWrap/>
            <w:vAlign w:val="center"/>
          </w:tcPr>
          <w:p w14:paraId="02F1E35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2024年收入（亿元）</w:t>
            </w:r>
          </w:p>
        </w:tc>
        <w:tc>
          <w:tcPr>
            <w:tcW w:w="1235" w:type="dxa"/>
            <w:noWrap/>
            <w:vAlign w:val="center"/>
          </w:tcPr>
          <w:p w14:paraId="14AAFC6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2024年净利润（亿元）</w:t>
            </w:r>
          </w:p>
        </w:tc>
        <w:tc>
          <w:tcPr>
            <w:tcW w:w="1083" w:type="dxa"/>
            <w:noWrap/>
            <w:vAlign w:val="center"/>
          </w:tcPr>
          <w:p w14:paraId="14E3E3F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PE</w:t>
            </w:r>
          </w:p>
          <w:p w14:paraId="7EA21B6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lang w:eastAsia="zh-CN"/>
              </w:rPr>
              <w:t>(</w:t>
            </w:r>
            <w:r>
              <w:rPr>
                <w:rFonts w:hint="default" w:ascii="Times New Roman" w:hAnsi="Times New Roman" w:eastAsia="楷体" w:cs="Times New Roman"/>
                <w:b/>
                <w:bCs/>
                <w:color w:val="000000"/>
                <w:sz w:val="21"/>
                <w:szCs w:val="21"/>
              </w:rPr>
              <w:t>TTM</w:t>
            </w:r>
            <w:r>
              <w:rPr>
                <w:rFonts w:hint="default" w:ascii="Times New Roman" w:hAnsi="Times New Roman" w:eastAsia="楷体" w:cs="Times New Roman"/>
                <w:b/>
                <w:bCs/>
                <w:color w:val="000000"/>
                <w:sz w:val="21"/>
                <w:szCs w:val="21"/>
                <w:lang w:eastAsia="zh-CN"/>
              </w:rPr>
              <w:t>)</w:t>
            </w:r>
          </w:p>
        </w:tc>
        <w:tc>
          <w:tcPr>
            <w:tcW w:w="709" w:type="dxa"/>
            <w:noWrap/>
            <w:vAlign w:val="center"/>
          </w:tcPr>
          <w:p w14:paraId="2C01B49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b/>
                <w:bCs/>
                <w:color w:val="000000"/>
                <w:sz w:val="21"/>
                <w:szCs w:val="21"/>
              </w:rPr>
            </w:pPr>
            <w:r>
              <w:rPr>
                <w:rFonts w:hint="default" w:ascii="Times New Roman" w:hAnsi="Times New Roman" w:eastAsia="楷体" w:cs="Times New Roman"/>
                <w:b/>
                <w:bCs/>
                <w:color w:val="000000"/>
                <w:sz w:val="21"/>
                <w:szCs w:val="21"/>
              </w:rPr>
              <w:t>市销率</w:t>
            </w:r>
          </w:p>
        </w:tc>
      </w:tr>
      <w:tr w14:paraId="76CD4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544" w:type="dxa"/>
            <w:noWrap/>
            <w:vAlign w:val="center"/>
          </w:tcPr>
          <w:p w14:paraId="68D10FF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w:t>
            </w:r>
          </w:p>
        </w:tc>
        <w:tc>
          <w:tcPr>
            <w:tcW w:w="1124" w:type="dxa"/>
            <w:noWrap/>
            <w:vAlign w:val="center"/>
          </w:tcPr>
          <w:p w14:paraId="375F011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奥普特</w:t>
            </w:r>
          </w:p>
        </w:tc>
        <w:tc>
          <w:tcPr>
            <w:tcW w:w="1701" w:type="dxa"/>
            <w:noWrap/>
            <w:vAlign w:val="center"/>
          </w:tcPr>
          <w:p w14:paraId="52BA120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3C、锂电、半导体、汽车</w:t>
            </w:r>
          </w:p>
        </w:tc>
        <w:tc>
          <w:tcPr>
            <w:tcW w:w="992" w:type="dxa"/>
            <w:noWrap/>
            <w:vAlign w:val="center"/>
          </w:tcPr>
          <w:p w14:paraId="47521FE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138</w:t>
            </w:r>
          </w:p>
        </w:tc>
        <w:tc>
          <w:tcPr>
            <w:tcW w:w="1134" w:type="dxa"/>
            <w:noWrap/>
            <w:vAlign w:val="center"/>
          </w:tcPr>
          <w:p w14:paraId="349EFC2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9.11</w:t>
            </w:r>
          </w:p>
        </w:tc>
        <w:tc>
          <w:tcPr>
            <w:tcW w:w="1235" w:type="dxa"/>
            <w:noWrap/>
            <w:vAlign w:val="center"/>
          </w:tcPr>
          <w:p w14:paraId="523CE53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1.36</w:t>
            </w:r>
          </w:p>
        </w:tc>
        <w:tc>
          <w:tcPr>
            <w:tcW w:w="1083" w:type="dxa"/>
            <w:noWrap/>
            <w:vAlign w:val="center"/>
          </w:tcPr>
          <w:p w14:paraId="053383B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101.25</w:t>
            </w:r>
          </w:p>
        </w:tc>
        <w:tc>
          <w:tcPr>
            <w:tcW w:w="709" w:type="dxa"/>
            <w:noWrap/>
            <w:vAlign w:val="center"/>
          </w:tcPr>
          <w:p w14:paraId="2451F26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14.55</w:t>
            </w:r>
          </w:p>
        </w:tc>
      </w:tr>
      <w:tr w14:paraId="195E4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544" w:type="dxa"/>
            <w:noWrap/>
            <w:vAlign w:val="center"/>
          </w:tcPr>
          <w:p w14:paraId="3C0B7BE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w:t>
            </w:r>
          </w:p>
        </w:tc>
        <w:tc>
          <w:tcPr>
            <w:tcW w:w="1124" w:type="dxa"/>
            <w:noWrap/>
            <w:vAlign w:val="center"/>
          </w:tcPr>
          <w:p w14:paraId="1F9E2C1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奥比中光</w:t>
            </w:r>
          </w:p>
        </w:tc>
        <w:tc>
          <w:tcPr>
            <w:tcW w:w="1701" w:type="dxa"/>
            <w:noWrap/>
            <w:vAlign w:val="center"/>
          </w:tcPr>
          <w:p w14:paraId="120EEF1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3D视觉传感器、消费级和工业级应用设备</w:t>
            </w:r>
          </w:p>
        </w:tc>
        <w:tc>
          <w:tcPr>
            <w:tcW w:w="992" w:type="dxa"/>
            <w:noWrap/>
            <w:vAlign w:val="center"/>
          </w:tcPr>
          <w:p w14:paraId="61F5F7D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331.55</w:t>
            </w:r>
          </w:p>
        </w:tc>
        <w:tc>
          <w:tcPr>
            <w:tcW w:w="1134" w:type="dxa"/>
            <w:noWrap/>
            <w:vAlign w:val="center"/>
          </w:tcPr>
          <w:p w14:paraId="343150A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5.64</w:t>
            </w:r>
          </w:p>
        </w:tc>
        <w:tc>
          <w:tcPr>
            <w:tcW w:w="1235" w:type="dxa"/>
            <w:noWrap/>
            <w:vAlign w:val="center"/>
          </w:tcPr>
          <w:p w14:paraId="62EF682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-0.63</w:t>
            </w:r>
          </w:p>
        </w:tc>
        <w:tc>
          <w:tcPr>
            <w:tcW w:w="1083" w:type="dxa"/>
            <w:noWrap/>
            <w:vAlign w:val="center"/>
          </w:tcPr>
          <w:p w14:paraId="157AE84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654.51</w:t>
            </w:r>
          </w:p>
        </w:tc>
        <w:tc>
          <w:tcPr>
            <w:tcW w:w="709" w:type="dxa"/>
            <w:noWrap/>
            <w:vAlign w:val="center"/>
          </w:tcPr>
          <w:p w14:paraId="272D8BF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42.15</w:t>
            </w:r>
          </w:p>
        </w:tc>
      </w:tr>
      <w:tr w14:paraId="6726A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544" w:type="dxa"/>
            <w:noWrap/>
            <w:vAlign w:val="center"/>
          </w:tcPr>
          <w:p w14:paraId="51C0D34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3</w:t>
            </w:r>
          </w:p>
        </w:tc>
        <w:tc>
          <w:tcPr>
            <w:tcW w:w="1124" w:type="dxa"/>
            <w:noWrap/>
            <w:vAlign w:val="center"/>
          </w:tcPr>
          <w:p w14:paraId="6D756BA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凌云光</w:t>
            </w:r>
          </w:p>
        </w:tc>
        <w:tc>
          <w:tcPr>
            <w:tcW w:w="1701" w:type="dxa"/>
            <w:noWrap/>
            <w:vAlign w:val="center"/>
          </w:tcPr>
          <w:p w14:paraId="4CAF0BD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消费电子、光通讯、印刷包装</w:t>
            </w:r>
          </w:p>
        </w:tc>
        <w:tc>
          <w:tcPr>
            <w:tcW w:w="992" w:type="dxa"/>
            <w:noWrap/>
            <w:vAlign w:val="center"/>
          </w:tcPr>
          <w:p w14:paraId="7265A61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162</w:t>
            </w:r>
          </w:p>
        </w:tc>
        <w:tc>
          <w:tcPr>
            <w:tcW w:w="1134" w:type="dxa"/>
            <w:noWrap/>
            <w:vAlign w:val="center"/>
          </w:tcPr>
          <w:p w14:paraId="40A1DE0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22.34</w:t>
            </w:r>
          </w:p>
        </w:tc>
        <w:tc>
          <w:tcPr>
            <w:tcW w:w="1235" w:type="dxa"/>
            <w:noWrap/>
            <w:vAlign w:val="center"/>
          </w:tcPr>
          <w:p w14:paraId="1CCEACC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1.07</w:t>
            </w:r>
          </w:p>
        </w:tc>
        <w:tc>
          <w:tcPr>
            <w:tcW w:w="1083" w:type="dxa"/>
            <w:noWrap/>
            <w:vAlign w:val="center"/>
          </w:tcPr>
          <w:p w14:paraId="3FC7DF2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126.38</w:t>
            </w:r>
          </w:p>
        </w:tc>
        <w:tc>
          <w:tcPr>
            <w:tcW w:w="709" w:type="dxa"/>
            <w:noWrap/>
            <w:vAlign w:val="center"/>
          </w:tcPr>
          <w:p w14:paraId="71C9D61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6.76</w:t>
            </w:r>
          </w:p>
        </w:tc>
      </w:tr>
      <w:tr w14:paraId="36C9C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544" w:type="dxa"/>
            <w:noWrap/>
            <w:vAlign w:val="center"/>
          </w:tcPr>
          <w:p w14:paraId="51B2F39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4</w:t>
            </w:r>
          </w:p>
        </w:tc>
        <w:tc>
          <w:tcPr>
            <w:tcW w:w="1124" w:type="dxa"/>
            <w:noWrap/>
            <w:vAlign w:val="center"/>
          </w:tcPr>
          <w:p w14:paraId="593902E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天准科技</w:t>
            </w:r>
          </w:p>
        </w:tc>
        <w:tc>
          <w:tcPr>
            <w:tcW w:w="1701" w:type="dxa"/>
            <w:noWrap/>
            <w:vAlign w:val="center"/>
          </w:tcPr>
          <w:p w14:paraId="7B3190E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服务电子、半导体、</w:t>
            </w:r>
            <w:r>
              <w:rPr>
                <w:rFonts w:hint="default" w:ascii="Times New Roman" w:hAnsi="Times New Roman" w:eastAsia="楷体" w:cs="Times New Roman"/>
                <w:color w:val="000000"/>
                <w:sz w:val="21"/>
                <w:szCs w:val="21"/>
                <w:lang w:eastAsia="zh-CN"/>
              </w:rPr>
              <w:t>汽车</w:t>
            </w:r>
            <w:r>
              <w:rPr>
                <w:rFonts w:hint="default" w:ascii="Times New Roman" w:hAnsi="Times New Roman" w:eastAsia="楷体" w:cs="Times New Roman"/>
                <w:color w:val="000000"/>
                <w:sz w:val="21"/>
                <w:szCs w:val="21"/>
              </w:rPr>
              <w:t>视觉装备</w:t>
            </w:r>
          </w:p>
        </w:tc>
        <w:tc>
          <w:tcPr>
            <w:tcW w:w="992" w:type="dxa"/>
            <w:noWrap/>
            <w:vAlign w:val="center"/>
          </w:tcPr>
          <w:p w14:paraId="37914CE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111.41</w:t>
            </w:r>
          </w:p>
        </w:tc>
        <w:tc>
          <w:tcPr>
            <w:tcW w:w="1134" w:type="dxa"/>
            <w:noWrap/>
            <w:vAlign w:val="center"/>
          </w:tcPr>
          <w:p w14:paraId="5C40295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16.09</w:t>
            </w:r>
          </w:p>
        </w:tc>
        <w:tc>
          <w:tcPr>
            <w:tcW w:w="1235" w:type="dxa"/>
            <w:noWrap/>
            <w:vAlign w:val="center"/>
          </w:tcPr>
          <w:p w14:paraId="247EA5E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1.25</w:t>
            </w:r>
          </w:p>
        </w:tc>
        <w:tc>
          <w:tcPr>
            <w:tcW w:w="1083" w:type="dxa"/>
            <w:noWrap/>
            <w:vAlign w:val="center"/>
          </w:tcPr>
          <w:p w14:paraId="29AF6AB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81.48</w:t>
            </w:r>
          </w:p>
        </w:tc>
        <w:tc>
          <w:tcPr>
            <w:tcW w:w="709" w:type="dxa"/>
            <w:noWrap/>
            <w:vAlign w:val="center"/>
          </w:tcPr>
          <w:p w14:paraId="499D68C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6.69</w:t>
            </w:r>
          </w:p>
        </w:tc>
      </w:tr>
      <w:tr w14:paraId="2088B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544" w:type="dxa"/>
            <w:noWrap/>
            <w:vAlign w:val="center"/>
          </w:tcPr>
          <w:p w14:paraId="7617FCA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5</w:t>
            </w:r>
          </w:p>
        </w:tc>
        <w:tc>
          <w:tcPr>
            <w:tcW w:w="1124" w:type="dxa"/>
            <w:noWrap/>
            <w:vAlign w:val="center"/>
          </w:tcPr>
          <w:p w14:paraId="1144C2A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矩子科技</w:t>
            </w:r>
          </w:p>
        </w:tc>
        <w:tc>
          <w:tcPr>
            <w:tcW w:w="1701" w:type="dxa"/>
            <w:noWrap/>
            <w:vAlign w:val="center"/>
          </w:tcPr>
          <w:p w14:paraId="15ED344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光学、半导体视觉设备、控制线缆组件</w:t>
            </w:r>
          </w:p>
        </w:tc>
        <w:tc>
          <w:tcPr>
            <w:tcW w:w="992" w:type="dxa"/>
            <w:noWrap/>
            <w:vAlign w:val="center"/>
          </w:tcPr>
          <w:p w14:paraId="47FA471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65.99</w:t>
            </w:r>
          </w:p>
        </w:tc>
        <w:tc>
          <w:tcPr>
            <w:tcW w:w="1134" w:type="dxa"/>
            <w:noWrap/>
            <w:vAlign w:val="center"/>
          </w:tcPr>
          <w:p w14:paraId="67859D3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6.62</w:t>
            </w:r>
          </w:p>
        </w:tc>
        <w:tc>
          <w:tcPr>
            <w:tcW w:w="1235" w:type="dxa"/>
            <w:noWrap/>
            <w:vAlign w:val="center"/>
          </w:tcPr>
          <w:p w14:paraId="0BECFD6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0.66</w:t>
            </w:r>
          </w:p>
        </w:tc>
        <w:tc>
          <w:tcPr>
            <w:tcW w:w="1083" w:type="dxa"/>
            <w:noWrap/>
            <w:vAlign w:val="center"/>
          </w:tcPr>
          <w:p w14:paraId="1DC1472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98.92</w:t>
            </w:r>
          </w:p>
        </w:tc>
        <w:tc>
          <w:tcPr>
            <w:tcW w:w="709" w:type="dxa"/>
            <w:noWrap/>
            <w:vAlign w:val="center"/>
          </w:tcPr>
          <w:p w14:paraId="1AD2B57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9.68</w:t>
            </w:r>
          </w:p>
        </w:tc>
      </w:tr>
      <w:tr w14:paraId="03B86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544" w:type="dxa"/>
            <w:noWrap/>
            <w:vAlign w:val="center"/>
          </w:tcPr>
          <w:p w14:paraId="3932AA9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6</w:t>
            </w:r>
          </w:p>
        </w:tc>
        <w:tc>
          <w:tcPr>
            <w:tcW w:w="1124" w:type="dxa"/>
            <w:noWrap/>
            <w:vAlign w:val="center"/>
          </w:tcPr>
          <w:p w14:paraId="67C7F0A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大恒科技</w:t>
            </w:r>
          </w:p>
        </w:tc>
        <w:tc>
          <w:tcPr>
            <w:tcW w:w="1701" w:type="dxa"/>
            <w:noWrap/>
            <w:vAlign w:val="center"/>
          </w:tcPr>
          <w:p w14:paraId="7C68D3B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电子制造为主，还应用于半导体、汽车生产、医药、印刷包装等领域</w:t>
            </w:r>
          </w:p>
        </w:tc>
        <w:tc>
          <w:tcPr>
            <w:tcW w:w="992" w:type="dxa"/>
            <w:noWrap/>
            <w:vAlign w:val="center"/>
          </w:tcPr>
          <w:p w14:paraId="5C8E2C0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56.09</w:t>
            </w:r>
          </w:p>
        </w:tc>
        <w:tc>
          <w:tcPr>
            <w:tcW w:w="1134" w:type="dxa"/>
            <w:noWrap/>
            <w:vAlign w:val="center"/>
          </w:tcPr>
          <w:p w14:paraId="553B023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17.63</w:t>
            </w:r>
          </w:p>
        </w:tc>
        <w:tc>
          <w:tcPr>
            <w:tcW w:w="1235" w:type="dxa"/>
            <w:noWrap/>
            <w:vAlign w:val="center"/>
          </w:tcPr>
          <w:p w14:paraId="53D01E3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-0.32</w:t>
            </w:r>
          </w:p>
        </w:tc>
        <w:tc>
          <w:tcPr>
            <w:tcW w:w="1083" w:type="dxa"/>
            <w:noWrap/>
            <w:vAlign w:val="center"/>
          </w:tcPr>
          <w:p w14:paraId="72240CF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亏损</w:t>
            </w:r>
          </w:p>
        </w:tc>
        <w:tc>
          <w:tcPr>
            <w:tcW w:w="709" w:type="dxa"/>
            <w:noWrap/>
            <w:vAlign w:val="center"/>
          </w:tcPr>
          <w:p w14:paraId="6C11D8D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3.06</w:t>
            </w:r>
          </w:p>
        </w:tc>
      </w:tr>
      <w:tr w14:paraId="71DD8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544" w:type="dxa"/>
            <w:noWrap/>
            <w:vAlign w:val="center"/>
          </w:tcPr>
          <w:p w14:paraId="557A89B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7</w:t>
            </w:r>
          </w:p>
        </w:tc>
        <w:tc>
          <w:tcPr>
            <w:tcW w:w="1124" w:type="dxa"/>
            <w:noWrap/>
            <w:vAlign w:val="center"/>
          </w:tcPr>
          <w:p w14:paraId="5902D58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易思维</w:t>
            </w:r>
          </w:p>
        </w:tc>
        <w:tc>
          <w:tcPr>
            <w:tcW w:w="1701" w:type="dxa"/>
            <w:noWrap/>
            <w:vAlign w:val="center"/>
          </w:tcPr>
          <w:p w14:paraId="5CC75D6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汽车、轨交</w:t>
            </w:r>
          </w:p>
        </w:tc>
        <w:tc>
          <w:tcPr>
            <w:tcW w:w="992" w:type="dxa"/>
            <w:noWrap/>
            <w:vAlign w:val="center"/>
          </w:tcPr>
          <w:p w14:paraId="6757612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p>
        </w:tc>
        <w:tc>
          <w:tcPr>
            <w:tcW w:w="1134" w:type="dxa"/>
            <w:noWrap/>
            <w:vAlign w:val="center"/>
          </w:tcPr>
          <w:p w14:paraId="1E37177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2024年3.92亿</w:t>
            </w:r>
          </w:p>
        </w:tc>
        <w:tc>
          <w:tcPr>
            <w:tcW w:w="1235" w:type="dxa"/>
            <w:noWrap/>
            <w:vAlign w:val="center"/>
          </w:tcPr>
          <w:p w14:paraId="428C2B9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2024年0.84亿</w:t>
            </w:r>
          </w:p>
        </w:tc>
        <w:tc>
          <w:tcPr>
            <w:tcW w:w="1083" w:type="dxa"/>
            <w:noWrap/>
            <w:vAlign w:val="center"/>
          </w:tcPr>
          <w:p w14:paraId="16700C6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p>
        </w:tc>
        <w:tc>
          <w:tcPr>
            <w:tcW w:w="709" w:type="dxa"/>
            <w:noWrap/>
            <w:vAlign w:val="center"/>
          </w:tcPr>
          <w:p w14:paraId="6398A42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p>
        </w:tc>
      </w:tr>
      <w:tr w14:paraId="390D9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544" w:type="dxa"/>
            <w:noWrap/>
            <w:vAlign w:val="center"/>
          </w:tcPr>
          <w:p w14:paraId="5ACDD35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8</w:t>
            </w:r>
          </w:p>
        </w:tc>
        <w:tc>
          <w:tcPr>
            <w:tcW w:w="1124" w:type="dxa"/>
            <w:noWrap/>
            <w:vAlign w:val="center"/>
          </w:tcPr>
          <w:p w14:paraId="2531530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海康机器人</w:t>
            </w:r>
          </w:p>
        </w:tc>
        <w:tc>
          <w:tcPr>
            <w:tcW w:w="1701" w:type="dxa"/>
            <w:noWrap/>
            <w:vAlign w:val="center"/>
          </w:tcPr>
          <w:p w14:paraId="7049E8C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工业物联网、智慧物流和智能制造</w:t>
            </w:r>
          </w:p>
        </w:tc>
        <w:tc>
          <w:tcPr>
            <w:tcW w:w="992" w:type="dxa"/>
            <w:noWrap/>
            <w:vAlign w:val="center"/>
          </w:tcPr>
          <w:p w14:paraId="5E74534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p>
        </w:tc>
        <w:tc>
          <w:tcPr>
            <w:tcW w:w="1134" w:type="dxa"/>
            <w:noWrap/>
            <w:vAlign w:val="center"/>
          </w:tcPr>
          <w:p w14:paraId="2FAC29D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2023年1-6月22.78亿</w:t>
            </w:r>
          </w:p>
        </w:tc>
        <w:tc>
          <w:tcPr>
            <w:tcW w:w="1235" w:type="dxa"/>
            <w:noWrap/>
            <w:vAlign w:val="center"/>
          </w:tcPr>
          <w:p w14:paraId="7ACE869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r>
              <w:rPr>
                <w:rFonts w:hint="default" w:ascii="Times New Roman" w:hAnsi="Times New Roman" w:eastAsia="楷体" w:cs="Times New Roman"/>
                <w:color w:val="000000"/>
                <w:sz w:val="21"/>
                <w:szCs w:val="21"/>
              </w:rPr>
              <w:t>2023年1-6月4.12亿</w:t>
            </w:r>
          </w:p>
        </w:tc>
        <w:tc>
          <w:tcPr>
            <w:tcW w:w="1083" w:type="dxa"/>
            <w:noWrap/>
            <w:vAlign w:val="center"/>
          </w:tcPr>
          <w:p w14:paraId="600DDBA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p>
        </w:tc>
        <w:tc>
          <w:tcPr>
            <w:tcW w:w="709" w:type="dxa"/>
            <w:noWrap/>
            <w:vAlign w:val="center"/>
          </w:tcPr>
          <w:p w14:paraId="0EB10B5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000000"/>
                <w:sz w:val="21"/>
                <w:szCs w:val="21"/>
              </w:rPr>
            </w:pPr>
          </w:p>
        </w:tc>
      </w:tr>
    </w:tbl>
    <w:p w14:paraId="7CA1BA89">
      <w:pPr>
        <w:pStyle w:val="50"/>
        <w:ind w:firstLine="0" w:firstLineChars="0"/>
        <w:jc w:val="right"/>
        <w:rPr>
          <w:rFonts w:hint="default" w:ascii="Times New Roman" w:hAnsi="Times New Roman" w:eastAsia="楷体" w:cs="Times New Roman"/>
          <w:kern w:val="2"/>
        </w:rPr>
      </w:pPr>
      <w:r>
        <w:rPr>
          <w:rFonts w:hint="default" w:ascii="Times New Roman" w:hAnsi="Times New Roman" w:eastAsia="楷体" w:cs="Times New Roman"/>
          <w:kern w:val="2"/>
        </w:rPr>
        <w:t>资料来源：wind，截至2025年8月19日</w:t>
      </w:r>
    </w:p>
    <w:p w14:paraId="69E7CAC1">
      <w:pPr>
        <w:spacing w:before="156" w:beforeLines="50" w:after="156" w:afterLines="50" w:line="360" w:lineRule="auto"/>
        <w:jc w:val="center"/>
        <w:outlineLvl w:val="0"/>
        <w:rPr>
          <w:rFonts w:hint="default" w:ascii="Times New Roman" w:hAnsi="Times New Roman" w:eastAsia="楷体" w:cs="Times New Roman"/>
          <w:b/>
          <w:bCs/>
          <w:sz w:val="32"/>
          <w:szCs w:val="32"/>
          <w:lang w:val="zh-CN"/>
        </w:rPr>
      </w:pPr>
      <w:r>
        <w:rPr>
          <w:rFonts w:hint="default" w:ascii="Times New Roman" w:hAnsi="Times New Roman" w:eastAsia="楷体" w:cs="Times New Roman"/>
          <w:b/>
          <w:bCs/>
          <w:sz w:val="32"/>
          <w:szCs w:val="32"/>
          <w:lang w:val="zh-CN"/>
        </w:rPr>
        <w:br w:type="page"/>
      </w:r>
      <w:bookmarkStart w:id="77" w:name="_Toc10449"/>
      <w:r>
        <w:rPr>
          <w:rFonts w:hint="default" w:ascii="Times New Roman" w:hAnsi="Times New Roman" w:eastAsia="楷体" w:cs="Times New Roman"/>
          <w:b/>
          <w:bCs/>
          <w:sz w:val="32"/>
          <w:szCs w:val="32"/>
          <w:lang w:val="zh-CN"/>
        </w:rPr>
        <w:t>第五章</w:t>
      </w:r>
      <w:r>
        <w:rPr>
          <w:rFonts w:hint="default" w:ascii="Times New Roman" w:hAnsi="Times New Roman" w:eastAsia="楷体" w:cs="Times New Roman"/>
          <w:b/>
          <w:bCs/>
          <w:sz w:val="32"/>
          <w:szCs w:val="32"/>
          <w:lang w:val="en-US" w:eastAsia="zh-CN"/>
        </w:rPr>
        <w:t xml:space="preserve"> </w:t>
      </w:r>
      <w:r>
        <w:rPr>
          <w:rFonts w:hint="default" w:ascii="Times New Roman" w:hAnsi="Times New Roman" w:eastAsia="楷体" w:cs="Times New Roman"/>
          <w:b/>
          <w:bCs/>
          <w:sz w:val="32"/>
          <w:szCs w:val="32"/>
          <w:lang w:val="zh-CN"/>
        </w:rPr>
        <w:t>公司财务情况</w:t>
      </w:r>
      <w:bookmarkEnd w:id="0"/>
      <w:bookmarkEnd w:id="1"/>
      <w:bookmarkEnd w:id="77"/>
    </w:p>
    <w:p w14:paraId="478135B2">
      <w:pPr>
        <w:keepNext w:val="0"/>
        <w:keepLines w:val="0"/>
        <w:pageBreakBefore w:val="0"/>
        <w:numPr>
          <w:ilvl w:val="0"/>
          <w:numId w:val="0"/>
        </w:numPr>
        <w:tabs>
          <w:tab w:val="left" w:pos="567"/>
          <w:tab w:val="left" w:pos="851"/>
        </w:tabs>
        <w:kinsoku/>
        <w:wordWrap/>
        <w:overflowPunct/>
        <w:topLinePunct w:val="0"/>
        <w:bidi w:val="0"/>
        <w:spacing w:beforeAutospacing="0" w:afterAutospacing="0" w:line="360" w:lineRule="auto"/>
        <w:textAlignment w:val="auto"/>
        <w:outlineLvl w:val="1"/>
        <w:rPr>
          <w:rFonts w:hint="default" w:ascii="Times New Roman" w:hAnsi="Times New Roman" w:eastAsia="楷体" w:cs="Times New Roman"/>
          <w:b/>
          <w:sz w:val="28"/>
          <w:szCs w:val="28"/>
          <w:lang w:val="en-US" w:eastAsia="zh-CN"/>
        </w:rPr>
      </w:pPr>
      <w:bookmarkStart w:id="78" w:name="_Toc8981"/>
      <w:r>
        <w:rPr>
          <w:rFonts w:hint="default" w:ascii="Times New Roman" w:hAnsi="Times New Roman" w:eastAsia="楷体" w:cs="Times New Roman"/>
          <w:b/>
          <w:sz w:val="28"/>
          <w:szCs w:val="28"/>
          <w:lang w:val="en-US" w:eastAsia="zh-CN"/>
        </w:rPr>
        <w:t>第一节 财务报表</w:t>
      </w:r>
      <w:bookmarkEnd w:id="78"/>
    </w:p>
    <w:p w14:paraId="4B76B1B9">
      <w:pPr>
        <w:pStyle w:val="4"/>
        <w:keepNext/>
        <w:keepLines/>
        <w:pageBreakBefore w:val="0"/>
        <w:widowControl/>
        <w:numPr>
          <w:ilvl w:val="0"/>
          <w:numId w:val="4"/>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楷体" w:cs="Times New Roman"/>
          <w:sz w:val="24"/>
          <w:szCs w:val="24"/>
          <w:lang w:val="en-US" w:eastAsia="zh-CN"/>
        </w:rPr>
      </w:pPr>
      <w:bookmarkStart w:id="79" w:name="_Toc5228"/>
      <w:r>
        <w:rPr>
          <w:rFonts w:hint="default" w:ascii="Times New Roman" w:hAnsi="Times New Roman" w:eastAsia="楷体" w:cs="Times New Roman"/>
          <w:sz w:val="24"/>
          <w:szCs w:val="24"/>
        </w:rPr>
        <w:t>合并资产负债表</w:t>
      </w:r>
      <w:bookmarkEnd w:id="79"/>
    </w:p>
    <w:p w14:paraId="71B273C0">
      <w:pPr>
        <w:rPr>
          <w:rFonts w:hint="default" w:ascii="Times New Roman" w:hAnsi="Times New Roman" w:eastAsia="楷体" w:cs="Times New Roman"/>
          <w:sz w:val="24"/>
          <w:szCs w:val="24"/>
        </w:rPr>
      </w:pPr>
    </w:p>
    <w:p w14:paraId="5F15E246">
      <w:pPr>
        <w:jc w:val="right"/>
        <w:rPr>
          <w:rFonts w:hint="default" w:ascii="Times New Roman" w:hAnsi="Times New Roman" w:eastAsia="楷体" w:cs="Times New Roman"/>
        </w:rPr>
      </w:pPr>
      <w:r>
        <w:rPr>
          <w:rFonts w:hint="default" w:ascii="Times New Roman" w:hAnsi="Times New Roman" w:eastAsia="楷体" w:cs="Times New Roman"/>
        </w:rPr>
        <w:t>单位：万元</w:t>
      </w:r>
    </w:p>
    <w:tbl>
      <w:tblPr>
        <w:tblStyle w:val="2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54"/>
        <w:gridCol w:w="1852"/>
        <w:gridCol w:w="1958"/>
        <w:gridCol w:w="1958"/>
      </w:tblGrid>
      <w:tr w14:paraId="42B5F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16E43D0A">
            <w:pPr>
              <w:keepNext w:val="0"/>
              <w:keepLines w:val="0"/>
              <w:widowControl/>
              <w:suppressLineNumbers w:val="0"/>
              <w:jc w:val="left"/>
              <w:textAlignment w:val="center"/>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项目</w:t>
            </w:r>
          </w:p>
        </w:tc>
        <w:tc>
          <w:tcPr>
            <w:tcW w:w="1086" w:type="pct"/>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555682F5">
            <w:pPr>
              <w:keepNext w:val="0"/>
              <w:keepLines w:val="0"/>
              <w:widowControl/>
              <w:suppressLineNumbers w:val="0"/>
              <w:jc w:val="right"/>
              <w:textAlignment w:val="center"/>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2025年6月30日</w:t>
            </w:r>
          </w:p>
        </w:tc>
        <w:tc>
          <w:tcPr>
            <w:tcW w:w="1148" w:type="pct"/>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5FC6A6BA">
            <w:pPr>
              <w:keepNext w:val="0"/>
              <w:keepLines w:val="0"/>
              <w:widowControl/>
              <w:suppressLineNumbers w:val="0"/>
              <w:jc w:val="right"/>
              <w:textAlignment w:val="center"/>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2024年12月31日</w:t>
            </w:r>
          </w:p>
        </w:tc>
        <w:tc>
          <w:tcPr>
            <w:tcW w:w="1148" w:type="pct"/>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66553534">
            <w:pPr>
              <w:keepNext w:val="0"/>
              <w:keepLines w:val="0"/>
              <w:widowControl/>
              <w:suppressLineNumbers w:val="0"/>
              <w:jc w:val="right"/>
              <w:textAlignment w:val="center"/>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2023年12月31日</w:t>
            </w:r>
          </w:p>
        </w:tc>
      </w:tr>
      <w:tr w14:paraId="066C2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2CB8C697">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货币资金</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05CE9A45">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11,124.97</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9C70FCD">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12,154.78</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05A9AB74">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12,863.83</w:t>
            </w:r>
          </w:p>
        </w:tc>
      </w:tr>
      <w:tr w14:paraId="0E5B6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1D8D1040">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交易性金融资产</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01287766">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1,646.34</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1C202E69">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1,646.34</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7F908D35">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1,651.97</w:t>
            </w:r>
          </w:p>
        </w:tc>
      </w:tr>
      <w:tr w14:paraId="6E0A6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5209C211">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应收票据</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87F8934">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514.84</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4FA93B0">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1,218.96</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4A082EC1">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1,800.60</w:t>
            </w:r>
          </w:p>
        </w:tc>
      </w:tr>
      <w:tr w14:paraId="57A0D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9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2D5E6A2B">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应收账款</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864AB8C">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12,069.15</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5B857D34">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9,801.68</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23FDECCF">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6,337.64</w:t>
            </w:r>
          </w:p>
        </w:tc>
      </w:tr>
      <w:tr w14:paraId="58F23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26382A76">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应收账款融资</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5A19121">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3994D204">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3E1A6942">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r>
      <w:tr w14:paraId="52873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77CCAABB">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预付款项</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74F37C7">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558.47</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6DF8E39F">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725.11</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65398280">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240.76</w:t>
            </w:r>
          </w:p>
        </w:tc>
      </w:tr>
      <w:tr w14:paraId="4BD87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41FC6308">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其他应收款</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9DD0469">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377.86</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6603E18">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507.05</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28F6858F">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139.91</w:t>
            </w:r>
          </w:p>
        </w:tc>
      </w:tr>
      <w:tr w14:paraId="0A2C3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1B8364D1">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存货</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2A010D0">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1,839.07</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6DC70510">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2,520.81</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64DDFA77">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4,729.71</w:t>
            </w:r>
          </w:p>
        </w:tc>
      </w:tr>
      <w:tr w14:paraId="5642B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0A3AC82D">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合同资产</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7972360">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0D657D95">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739A6A17">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r>
      <w:tr w14:paraId="151E2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0B56A8AB">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其他流动资产</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395952E">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C760A12">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267.92</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16CE4F7E">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671.48</w:t>
            </w:r>
          </w:p>
        </w:tc>
      </w:tr>
      <w:tr w14:paraId="0F8B1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0B370C4A">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流动资产合计</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0BC9593B">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28,135.29</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141C0DDE">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28,842.65</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2022AA86">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28,435.90</w:t>
            </w:r>
          </w:p>
        </w:tc>
      </w:tr>
      <w:tr w14:paraId="4268F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4A76E185">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固定资产</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317D2FF4">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208.66</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E79BB01">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230.53</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6C513626">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407.40</w:t>
            </w:r>
          </w:p>
        </w:tc>
      </w:tr>
      <w:tr w14:paraId="6539D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10415942">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长期股权投资</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03A3056">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D7EDA47">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4E1B4BEA">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r>
      <w:tr w14:paraId="0DC1F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6CE58B44">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投资性房地产</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63175E39">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CD0CE19">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16BF2F36">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r>
      <w:tr w14:paraId="1C3C6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7EE29A2A">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在建工程</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0F369472">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3,445.90</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58E100A7">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3,382.30</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6901C451">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r>
      <w:tr w14:paraId="22B77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0A9CBEAC">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无形资产</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5467D036">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8.57</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0D7DBE55">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10.68</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6D9889A3">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14.65</w:t>
            </w:r>
          </w:p>
        </w:tc>
      </w:tr>
      <w:tr w14:paraId="0E9C4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330D084E">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长期待摊费用</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ECD0888">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10.68</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855FFD9">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53.36</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2ACDEA14">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153.57</w:t>
            </w:r>
          </w:p>
        </w:tc>
      </w:tr>
      <w:tr w14:paraId="6A408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3CE500FD">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递延所得税资产</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1A022582">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6CD209D9">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040CD3D0">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r>
      <w:tr w14:paraId="4DB6D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7F7CE712">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非流动资产合计</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12096ABA">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3,673.81</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2191D96">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3,676.87</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61DD7393">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575.62</w:t>
            </w:r>
          </w:p>
        </w:tc>
      </w:tr>
      <w:tr w14:paraId="24F02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67E3AFEC">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资产合计</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61BAAF2D">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31,804.52</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D597F49">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32,519.52</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7C5E97C4">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29,011.52</w:t>
            </w:r>
          </w:p>
        </w:tc>
      </w:tr>
      <w:tr w14:paraId="41054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9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0EDE5349">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短期借款</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134A86DE">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4,900.00</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0E189816">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6,100.00</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36247A5C">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5,790.00</w:t>
            </w:r>
          </w:p>
        </w:tc>
      </w:tr>
      <w:tr w14:paraId="260C4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6B39B6CE">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应付票据</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58A31671">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217.02</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FF2E529">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1E16F83C">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1,799.53</w:t>
            </w:r>
          </w:p>
        </w:tc>
      </w:tr>
      <w:tr w14:paraId="22E81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1734F141">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应付账款</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6554C366">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1,563.38</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141F484C">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1,703.41</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6C974A21">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1,287.51</w:t>
            </w:r>
          </w:p>
        </w:tc>
      </w:tr>
      <w:tr w14:paraId="0FEE2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5FF45615">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预收账款</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033A9CD4">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3.24</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5DAC373">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5FFBF769">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r>
      <w:tr w14:paraId="1E28E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1F9074D8">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合同负债</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53F4C574">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237A67E">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10.03</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25905EF2">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669.53</w:t>
            </w:r>
          </w:p>
        </w:tc>
      </w:tr>
      <w:tr w14:paraId="3C6F5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7CF67758">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应付职工薪酬</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689BEC70">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366.91</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3555C369">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605.74</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0A94BED0">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676.49</w:t>
            </w:r>
          </w:p>
        </w:tc>
      </w:tr>
      <w:tr w14:paraId="57D1A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5473B41C">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应交税费</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393B858">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74.31</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AAD2D33">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31.77</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3DFE05E6">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50.35</w:t>
            </w:r>
          </w:p>
        </w:tc>
      </w:tr>
      <w:tr w14:paraId="47958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161B30B2">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其他应付款</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001214F0">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835.66</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3AD5CA3C">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70.95</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53D246DD">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4,103.38</w:t>
            </w:r>
          </w:p>
        </w:tc>
      </w:tr>
      <w:tr w14:paraId="5C092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005908DE">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一年内到期的非流动负债</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16E9E88">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0A381A6A">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7C1FC9FE">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r>
      <w:tr w14:paraId="52D02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775803F5">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其他流动负债</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776C692">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35EC79A0">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1.30</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064AF9DF">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87.04</w:t>
            </w:r>
          </w:p>
        </w:tc>
      </w:tr>
      <w:tr w14:paraId="43D45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285830E9">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流动负债合计</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1EF93590">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7,960.51</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ADBDC61">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8,523.20</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5A253949">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14,463.83</w:t>
            </w:r>
          </w:p>
        </w:tc>
      </w:tr>
      <w:tr w14:paraId="07419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33AA7E49">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长期借款</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01903B30">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2,022.29</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591A025">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2,117.53</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3846E6E1">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r>
      <w:tr w14:paraId="2A086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4C8936B2">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长期应付款</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6BD6D9E">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3277186">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7CCA1D9D">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r>
      <w:tr w14:paraId="7B0EE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6D8B771F">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递延收益</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3C9C4440">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6998E554">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65FB4991">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r>
      <w:tr w14:paraId="51E1B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05A5D3A2">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递延所得税负债</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6D395356">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3D09349">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15E3636F">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r>
      <w:tr w14:paraId="55685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5792273B">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非流动负债合计</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6B01F621">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2,022.29</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F2301A5">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2,117.53</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62891DDE">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r>
      <w:tr w14:paraId="2B6B8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36B234A7">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负债合计</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0B134B9A">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9,982.80</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34F82133">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10,640.74</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628975FF">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14,463.83</w:t>
            </w:r>
          </w:p>
        </w:tc>
      </w:tr>
      <w:tr w14:paraId="45B92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0A511354">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股本</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67DA3C7">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136.78</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1E5C4B1">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136.78</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72E9F652">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123.52</w:t>
            </w:r>
          </w:p>
        </w:tc>
      </w:tr>
      <w:tr w14:paraId="28056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7E014B49">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资本公积</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8F15460">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28,729.16</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3A05AB02">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28,729.16</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17DBD4A3">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19,742.42</w:t>
            </w:r>
          </w:p>
        </w:tc>
      </w:tr>
      <w:tr w14:paraId="1B16A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5136E0A7">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其他综合收益</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5B2BCD3B">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0CE4DF84">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1793763A">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r>
      <w:tr w14:paraId="6062A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495FA541">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盈余公积</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89245FB">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0051FEE7">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76828E57">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r>
      <w:tr w14:paraId="02A9C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4EF3402F">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未分配利润</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08177E9C">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-7,044.22</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1076DC50">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-6,987.15</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495DA821">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-5,318.25</w:t>
            </w:r>
          </w:p>
        </w:tc>
      </w:tr>
      <w:tr w14:paraId="0B405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4F4AC04B">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归属于母公司所有者权益（或股东权益）合计</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3BE09BF9">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21,821.72</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1F49A385">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21,878.79</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0AE337C3">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14,547.68</w:t>
            </w:r>
          </w:p>
        </w:tc>
      </w:tr>
      <w:tr w14:paraId="6BAE0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3800EC53">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少数股东权益</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386E1FD">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1E6CF81B">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40174009">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r>
      <w:tr w14:paraId="63E5F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3F06F867">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所有者权益（或股东权益）合计</w:t>
            </w:r>
          </w:p>
        </w:tc>
        <w:tc>
          <w:tcPr>
            <w:tcW w:w="1086"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155FD2E6">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21,821.72</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BF12E65">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21,878.79</w:t>
            </w:r>
          </w:p>
        </w:tc>
        <w:tc>
          <w:tcPr>
            <w:tcW w:w="1148"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5D4ABB5C">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14,547.68</w:t>
            </w:r>
          </w:p>
        </w:tc>
      </w:tr>
      <w:tr w14:paraId="66BF6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vAlign w:val="center"/>
          </w:tcPr>
          <w:p w14:paraId="5DB13E3D">
            <w:pPr>
              <w:keepNext w:val="0"/>
              <w:keepLines w:val="0"/>
              <w:widowControl/>
              <w:suppressLineNumbers w:val="0"/>
              <w:jc w:val="lef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负债和所有者权益（或股东权益）总计</w:t>
            </w:r>
          </w:p>
        </w:tc>
        <w:tc>
          <w:tcPr>
            <w:tcW w:w="1086" w:type="pct"/>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ign w:val="center"/>
          </w:tcPr>
          <w:p w14:paraId="576C9EFE">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31,804.52</w:t>
            </w:r>
          </w:p>
        </w:tc>
        <w:tc>
          <w:tcPr>
            <w:tcW w:w="1148" w:type="pct"/>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ign w:val="center"/>
          </w:tcPr>
          <w:p w14:paraId="0962D182">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32,519.52</w:t>
            </w:r>
          </w:p>
        </w:tc>
        <w:tc>
          <w:tcPr>
            <w:tcW w:w="1148" w:type="pct"/>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noWrap/>
            <w:vAlign w:val="center"/>
          </w:tcPr>
          <w:p w14:paraId="3140347F">
            <w:pPr>
              <w:keepNext w:val="0"/>
              <w:keepLines w:val="0"/>
              <w:widowControl/>
              <w:suppressLineNumbers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29,011.52</w:t>
            </w:r>
          </w:p>
        </w:tc>
      </w:tr>
    </w:tbl>
    <w:p w14:paraId="5DB27C07">
      <w:pPr>
        <w:jc w:val="both"/>
        <w:rPr>
          <w:rFonts w:hint="default" w:ascii="Times New Roman" w:hAnsi="Times New Roman" w:eastAsia="楷体" w:cs="Times New Roman"/>
        </w:rPr>
      </w:pPr>
      <w:r>
        <w:rPr>
          <w:rFonts w:hint="default" w:ascii="Times New Roman" w:hAnsi="Times New Roman" w:eastAsia="楷体" w:cs="Times New Roman"/>
        </w:rPr>
        <w:t>数据来源：审计报告及管理层信息</w:t>
      </w:r>
    </w:p>
    <w:p w14:paraId="5A3397E3">
      <w:pPr>
        <w:pStyle w:val="4"/>
        <w:numPr>
          <w:ilvl w:val="0"/>
          <w:numId w:val="5"/>
        </w:numPr>
        <w:bidi w:val="0"/>
        <w:rPr>
          <w:rFonts w:hint="default" w:ascii="Times New Roman" w:hAnsi="Times New Roman" w:eastAsia="楷体" w:cs="Times New Roman"/>
          <w:sz w:val="24"/>
          <w:szCs w:val="24"/>
        </w:rPr>
      </w:pPr>
      <w:bookmarkStart w:id="80" w:name="_Toc11571"/>
      <w:r>
        <w:rPr>
          <w:rFonts w:hint="default" w:ascii="Times New Roman" w:hAnsi="Times New Roman" w:eastAsia="楷体" w:cs="Times New Roman"/>
          <w:sz w:val="24"/>
          <w:szCs w:val="24"/>
        </w:rPr>
        <w:t>合并利润表</w:t>
      </w:r>
      <w:bookmarkEnd w:id="80"/>
    </w:p>
    <w:p w14:paraId="2E218BEA">
      <w:pPr>
        <w:jc w:val="right"/>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单位：万元</w:t>
      </w:r>
    </w:p>
    <w:tbl>
      <w:tblPr>
        <w:tblStyle w:val="27"/>
        <w:tblW w:w="843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32" w:type="dxa"/>
          <w:left w:w="64" w:type="dxa"/>
          <w:bottom w:w="32" w:type="dxa"/>
          <w:right w:w="64" w:type="dxa"/>
        </w:tblCellMar>
      </w:tblPr>
      <w:tblGrid>
        <w:gridCol w:w="2930"/>
        <w:gridCol w:w="1764"/>
        <w:gridCol w:w="1870"/>
        <w:gridCol w:w="1870"/>
      </w:tblGrid>
      <w:tr w14:paraId="70D3D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30" w:type="dxa"/>
            <w:tcBorders>
              <w:top w:val="single" w:color="000000" w:sz="8" w:space="0"/>
              <w:left w:val="single" w:color="000000" w:sz="8" w:space="0"/>
              <w:bottom w:val="single" w:color="000000" w:sz="4" w:space="0"/>
              <w:right w:val="single" w:color="000000" w:sz="4" w:space="0"/>
            </w:tcBorders>
            <w:shd w:val="clear" w:color="auto" w:fill="auto"/>
            <w:noWrap/>
            <w:vAlign w:val="center"/>
          </w:tcPr>
          <w:p w14:paraId="0DBE5CD8">
            <w:pPr>
              <w:keepNext w:val="0"/>
              <w:keepLines w:val="0"/>
              <w:widowControl/>
              <w:suppressLineNumbers w:val="0"/>
              <w:snapToGrid w:val="0"/>
              <w:jc w:val="left"/>
              <w:textAlignment w:val="center"/>
              <w:rPr>
                <w:rFonts w:hint="default" w:ascii="Times New Roman" w:hAnsi="Times New Roman" w:eastAsia="楷体" w:cs="Times New Roman"/>
                <w:b/>
                <w:bCs/>
                <w:i w:val="0"/>
                <w:iCs w:val="0"/>
                <w:color w:val="000000"/>
                <w:sz w:val="20"/>
                <w:szCs w:val="20"/>
                <w:u w:val="none"/>
              </w:rPr>
            </w:pPr>
            <w:r>
              <w:rPr>
                <w:rFonts w:hint="default" w:ascii="Times New Roman" w:hAnsi="Times New Roman" w:eastAsia="楷体" w:cs="Times New Roman"/>
                <w:b/>
                <w:bCs/>
                <w:i w:val="0"/>
                <w:iCs w:val="0"/>
                <w:color w:val="000000"/>
                <w:kern w:val="0"/>
                <w:sz w:val="20"/>
                <w:szCs w:val="20"/>
                <w:u w:val="none"/>
                <w:lang w:val="en-US" w:eastAsia="zh-CN" w:bidi="ar"/>
              </w:rPr>
              <w:t>项目</w:t>
            </w:r>
          </w:p>
        </w:tc>
        <w:tc>
          <w:tcPr>
            <w:tcW w:w="1764" w:type="dxa"/>
            <w:tcBorders>
              <w:top w:val="single" w:color="000000" w:sz="8" w:space="0"/>
              <w:left w:val="single" w:color="000000" w:sz="4" w:space="0"/>
              <w:bottom w:val="single" w:color="000000" w:sz="4" w:space="0"/>
              <w:right w:val="single" w:color="000000" w:sz="4" w:space="0"/>
            </w:tcBorders>
            <w:shd w:val="clear" w:color="auto" w:fill="FFFFFF"/>
            <w:noWrap/>
            <w:vAlign w:val="center"/>
          </w:tcPr>
          <w:p w14:paraId="4F3606F4">
            <w:pPr>
              <w:keepNext w:val="0"/>
              <w:keepLines w:val="0"/>
              <w:widowControl/>
              <w:suppressLineNumbers w:val="0"/>
              <w:snapToGrid w:val="0"/>
              <w:jc w:val="righ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2025年6月30日</w:t>
            </w:r>
          </w:p>
        </w:tc>
        <w:tc>
          <w:tcPr>
            <w:tcW w:w="1870" w:type="dxa"/>
            <w:tcBorders>
              <w:top w:val="single" w:color="000000" w:sz="8" w:space="0"/>
              <w:left w:val="single" w:color="000000" w:sz="4" w:space="0"/>
              <w:bottom w:val="single" w:color="000000" w:sz="4" w:space="0"/>
              <w:right w:val="single" w:color="000000" w:sz="4" w:space="0"/>
            </w:tcBorders>
            <w:shd w:val="clear" w:color="auto" w:fill="FFFFFF"/>
            <w:noWrap/>
            <w:vAlign w:val="center"/>
          </w:tcPr>
          <w:p w14:paraId="6FB031AF">
            <w:pPr>
              <w:keepNext w:val="0"/>
              <w:keepLines w:val="0"/>
              <w:widowControl/>
              <w:suppressLineNumbers w:val="0"/>
              <w:snapToGrid w:val="0"/>
              <w:jc w:val="righ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2024年12月31日</w:t>
            </w:r>
          </w:p>
        </w:tc>
        <w:tc>
          <w:tcPr>
            <w:tcW w:w="1870" w:type="dxa"/>
            <w:tcBorders>
              <w:top w:val="single" w:color="000000" w:sz="8" w:space="0"/>
              <w:left w:val="single" w:color="000000" w:sz="4" w:space="0"/>
              <w:bottom w:val="single" w:color="000000" w:sz="4" w:space="0"/>
              <w:right w:val="single" w:color="000000" w:sz="8" w:space="0"/>
            </w:tcBorders>
            <w:shd w:val="clear" w:color="auto" w:fill="FFFFFF"/>
            <w:noWrap/>
            <w:vAlign w:val="center"/>
          </w:tcPr>
          <w:p w14:paraId="31992392">
            <w:pPr>
              <w:keepNext w:val="0"/>
              <w:keepLines w:val="0"/>
              <w:widowControl/>
              <w:suppressLineNumbers w:val="0"/>
              <w:snapToGrid w:val="0"/>
              <w:jc w:val="righ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2023年12月31日</w:t>
            </w:r>
          </w:p>
        </w:tc>
      </w:tr>
      <w:tr w14:paraId="2D301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293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3E927A5E">
            <w:pPr>
              <w:keepNext w:val="0"/>
              <w:keepLines w:val="0"/>
              <w:widowControl/>
              <w:suppressLineNumbers w:val="0"/>
              <w:snapToGrid w:val="0"/>
              <w:jc w:val="left"/>
              <w:textAlignment w:val="center"/>
              <w:rPr>
                <w:rFonts w:hint="default" w:ascii="Times New Roman" w:hAnsi="Times New Roman" w:eastAsia="楷体" w:cs="Times New Roman"/>
                <w:b/>
                <w:bCs/>
                <w:i w:val="0"/>
                <w:iCs w:val="0"/>
                <w:color w:val="000000"/>
                <w:sz w:val="20"/>
                <w:szCs w:val="20"/>
                <w:u w:val="none"/>
              </w:rPr>
            </w:pPr>
            <w:r>
              <w:rPr>
                <w:rFonts w:hint="default" w:ascii="Times New Roman" w:hAnsi="Times New Roman" w:eastAsia="楷体" w:cs="Times New Roman"/>
                <w:b/>
                <w:bCs/>
                <w:i w:val="0"/>
                <w:iCs w:val="0"/>
                <w:color w:val="000000"/>
                <w:kern w:val="0"/>
                <w:sz w:val="20"/>
                <w:szCs w:val="20"/>
                <w:u w:val="none"/>
                <w:lang w:val="en-US" w:eastAsia="zh-CN" w:bidi="ar"/>
              </w:rPr>
              <w:t>一、营业总收入</w:t>
            </w:r>
          </w:p>
        </w:tc>
        <w:tc>
          <w:tcPr>
            <w:tcW w:w="17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6624BE">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4,796.63</w:t>
            </w:r>
          </w:p>
        </w:tc>
        <w:tc>
          <w:tcPr>
            <w:tcW w:w="1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572D5">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10,553.32</w:t>
            </w:r>
          </w:p>
        </w:tc>
        <w:tc>
          <w:tcPr>
            <w:tcW w:w="187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352707C8">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11,072.97</w:t>
            </w:r>
          </w:p>
        </w:tc>
      </w:tr>
      <w:tr w14:paraId="4C71E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293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749FB307">
            <w:pPr>
              <w:keepNext w:val="0"/>
              <w:keepLines w:val="0"/>
              <w:widowControl/>
              <w:suppressLineNumbers w:val="0"/>
              <w:snapToGrid w:val="0"/>
              <w:jc w:val="left"/>
              <w:textAlignment w:val="center"/>
              <w:rPr>
                <w:rFonts w:hint="default" w:ascii="Times New Roman" w:hAnsi="Times New Roman" w:eastAsia="楷体" w:cs="Times New Roman"/>
                <w:b w:val="0"/>
                <w:bCs w:val="0"/>
                <w:i w:val="0"/>
                <w:iCs w:val="0"/>
                <w:color w:val="000000"/>
                <w:sz w:val="20"/>
                <w:szCs w:val="20"/>
                <w:u w:val="none"/>
              </w:rPr>
            </w:pPr>
            <w:r>
              <w:rPr>
                <w:rFonts w:hint="default" w:ascii="Times New Roman" w:hAnsi="Times New Roman" w:eastAsia="楷体" w:cs="Times New Roman"/>
                <w:b w:val="0"/>
                <w:bCs w:val="0"/>
                <w:i w:val="0"/>
                <w:iCs w:val="0"/>
                <w:color w:val="000000"/>
                <w:kern w:val="0"/>
                <w:sz w:val="20"/>
                <w:szCs w:val="20"/>
                <w:u w:val="none"/>
                <w:lang w:val="en-US" w:eastAsia="zh-CN" w:bidi="ar"/>
              </w:rPr>
              <w:t>主营业务收入</w:t>
            </w:r>
          </w:p>
        </w:tc>
        <w:tc>
          <w:tcPr>
            <w:tcW w:w="17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7CAC48">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4,586.49</w:t>
            </w:r>
          </w:p>
        </w:tc>
        <w:tc>
          <w:tcPr>
            <w:tcW w:w="1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AC29A5">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10,536.23</w:t>
            </w:r>
          </w:p>
        </w:tc>
        <w:tc>
          <w:tcPr>
            <w:tcW w:w="187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65D7D4DD">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10,765.64</w:t>
            </w:r>
          </w:p>
        </w:tc>
      </w:tr>
      <w:tr w14:paraId="6F5C4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293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54755168">
            <w:pPr>
              <w:keepNext w:val="0"/>
              <w:keepLines w:val="0"/>
              <w:widowControl/>
              <w:suppressLineNumbers w:val="0"/>
              <w:snapToGrid w:val="0"/>
              <w:jc w:val="left"/>
              <w:textAlignment w:val="center"/>
              <w:rPr>
                <w:rFonts w:hint="default" w:ascii="Times New Roman" w:hAnsi="Times New Roman" w:eastAsia="楷体" w:cs="Times New Roman"/>
                <w:b w:val="0"/>
                <w:bCs w:val="0"/>
                <w:i w:val="0"/>
                <w:iCs w:val="0"/>
                <w:color w:val="000000"/>
                <w:sz w:val="20"/>
                <w:szCs w:val="20"/>
                <w:u w:val="none"/>
              </w:rPr>
            </w:pPr>
            <w:r>
              <w:rPr>
                <w:rFonts w:hint="default" w:ascii="Times New Roman" w:hAnsi="Times New Roman" w:eastAsia="楷体" w:cs="Times New Roman"/>
                <w:b w:val="0"/>
                <w:bCs w:val="0"/>
                <w:i w:val="0"/>
                <w:iCs w:val="0"/>
                <w:color w:val="000000"/>
                <w:kern w:val="0"/>
                <w:sz w:val="20"/>
                <w:szCs w:val="20"/>
                <w:u w:val="none"/>
                <w:lang w:val="en-US" w:eastAsia="zh-CN" w:bidi="ar"/>
              </w:rPr>
              <w:t>其他业务收入</w:t>
            </w:r>
          </w:p>
        </w:tc>
        <w:tc>
          <w:tcPr>
            <w:tcW w:w="17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6B0AF2">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210.14</w:t>
            </w:r>
          </w:p>
        </w:tc>
        <w:tc>
          <w:tcPr>
            <w:tcW w:w="1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C53B1C">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17.09</w:t>
            </w:r>
          </w:p>
        </w:tc>
        <w:tc>
          <w:tcPr>
            <w:tcW w:w="1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562198">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307.33</w:t>
            </w:r>
          </w:p>
        </w:tc>
      </w:tr>
      <w:tr w14:paraId="5A6DB4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293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126E83EF">
            <w:pPr>
              <w:keepNext w:val="0"/>
              <w:keepLines w:val="0"/>
              <w:widowControl/>
              <w:suppressLineNumbers w:val="0"/>
              <w:snapToGrid w:val="0"/>
              <w:jc w:val="left"/>
              <w:textAlignment w:val="center"/>
              <w:rPr>
                <w:rFonts w:hint="default" w:ascii="Times New Roman" w:hAnsi="Times New Roman" w:eastAsia="楷体" w:cs="Times New Roman"/>
                <w:b w:val="0"/>
                <w:bCs w:val="0"/>
                <w:i w:val="0"/>
                <w:iCs w:val="0"/>
                <w:color w:val="000000"/>
                <w:sz w:val="20"/>
                <w:szCs w:val="20"/>
                <w:u w:val="none"/>
              </w:rPr>
            </w:pPr>
            <w:r>
              <w:rPr>
                <w:rFonts w:hint="default" w:ascii="Times New Roman" w:hAnsi="Times New Roman" w:eastAsia="楷体" w:cs="Times New Roman"/>
                <w:b w:val="0"/>
                <w:bCs w:val="0"/>
                <w:i w:val="0"/>
                <w:iCs w:val="0"/>
                <w:color w:val="000000"/>
                <w:kern w:val="0"/>
                <w:sz w:val="20"/>
                <w:szCs w:val="20"/>
                <w:u w:val="none"/>
                <w:lang w:val="en-US" w:eastAsia="zh-CN" w:bidi="ar"/>
              </w:rPr>
              <w:t>其中：营业成本</w:t>
            </w:r>
          </w:p>
        </w:tc>
        <w:tc>
          <w:tcPr>
            <w:tcW w:w="17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C2DF01">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3,174.24</w:t>
            </w:r>
          </w:p>
        </w:tc>
        <w:tc>
          <w:tcPr>
            <w:tcW w:w="1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B5C56A">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6,791.81</w:t>
            </w:r>
          </w:p>
        </w:tc>
        <w:tc>
          <w:tcPr>
            <w:tcW w:w="187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26E8C77A">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7,252.45</w:t>
            </w:r>
          </w:p>
        </w:tc>
      </w:tr>
      <w:tr w14:paraId="5522C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293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25BDB49E">
            <w:pPr>
              <w:keepNext w:val="0"/>
              <w:keepLines w:val="0"/>
              <w:widowControl/>
              <w:suppressLineNumbers w:val="0"/>
              <w:snapToGrid w:val="0"/>
              <w:jc w:val="left"/>
              <w:textAlignment w:val="center"/>
              <w:rPr>
                <w:rFonts w:hint="default" w:ascii="Times New Roman" w:hAnsi="Times New Roman" w:eastAsia="楷体" w:cs="Times New Roman"/>
                <w:b w:val="0"/>
                <w:bCs w:val="0"/>
                <w:i w:val="0"/>
                <w:iCs w:val="0"/>
                <w:color w:val="000000"/>
                <w:sz w:val="20"/>
                <w:szCs w:val="20"/>
                <w:u w:val="none"/>
              </w:rPr>
            </w:pPr>
            <w:r>
              <w:rPr>
                <w:rFonts w:hint="default" w:ascii="Times New Roman" w:hAnsi="Times New Roman" w:eastAsia="楷体" w:cs="Times New Roman"/>
                <w:b w:val="0"/>
                <w:bCs w:val="0"/>
                <w:i w:val="0"/>
                <w:iCs w:val="0"/>
                <w:color w:val="000000"/>
                <w:kern w:val="0"/>
                <w:sz w:val="20"/>
                <w:szCs w:val="20"/>
                <w:u w:val="none"/>
                <w:lang w:val="en-US" w:eastAsia="zh-CN" w:bidi="ar"/>
              </w:rPr>
              <w:t>税金及附加</w:t>
            </w:r>
          </w:p>
        </w:tc>
        <w:tc>
          <w:tcPr>
            <w:tcW w:w="17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8FE393">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29.78</w:t>
            </w:r>
          </w:p>
        </w:tc>
        <w:tc>
          <w:tcPr>
            <w:tcW w:w="1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DB3309">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48.40</w:t>
            </w:r>
          </w:p>
        </w:tc>
        <w:tc>
          <w:tcPr>
            <w:tcW w:w="187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2964C895">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56.13</w:t>
            </w:r>
          </w:p>
        </w:tc>
      </w:tr>
      <w:tr w14:paraId="0C56F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293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781E9793">
            <w:pPr>
              <w:keepNext w:val="0"/>
              <w:keepLines w:val="0"/>
              <w:widowControl/>
              <w:suppressLineNumbers w:val="0"/>
              <w:snapToGrid w:val="0"/>
              <w:jc w:val="left"/>
              <w:textAlignment w:val="center"/>
              <w:rPr>
                <w:rFonts w:hint="default" w:ascii="Times New Roman" w:hAnsi="Times New Roman" w:eastAsia="楷体" w:cs="Times New Roman"/>
                <w:b w:val="0"/>
                <w:bCs w:val="0"/>
                <w:i w:val="0"/>
                <w:iCs w:val="0"/>
                <w:color w:val="000000"/>
                <w:sz w:val="20"/>
                <w:szCs w:val="20"/>
                <w:u w:val="none"/>
              </w:rPr>
            </w:pPr>
            <w:r>
              <w:rPr>
                <w:rFonts w:hint="default" w:ascii="Times New Roman" w:hAnsi="Times New Roman" w:eastAsia="楷体" w:cs="Times New Roman"/>
                <w:b w:val="0"/>
                <w:bCs w:val="0"/>
                <w:i w:val="0"/>
                <w:iCs w:val="0"/>
                <w:color w:val="000000"/>
                <w:kern w:val="0"/>
                <w:sz w:val="20"/>
                <w:szCs w:val="20"/>
                <w:u w:val="none"/>
                <w:lang w:val="en-US" w:eastAsia="zh-CN" w:bidi="ar"/>
              </w:rPr>
              <w:t>销售费用</w:t>
            </w:r>
          </w:p>
        </w:tc>
        <w:tc>
          <w:tcPr>
            <w:tcW w:w="17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75884A">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340.68</w:t>
            </w:r>
          </w:p>
        </w:tc>
        <w:tc>
          <w:tcPr>
            <w:tcW w:w="1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D76742">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997.89</w:t>
            </w:r>
          </w:p>
        </w:tc>
        <w:tc>
          <w:tcPr>
            <w:tcW w:w="187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73B63E00">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1,111.98</w:t>
            </w:r>
          </w:p>
        </w:tc>
      </w:tr>
      <w:tr w14:paraId="79B63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293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08F10587">
            <w:pPr>
              <w:keepNext w:val="0"/>
              <w:keepLines w:val="0"/>
              <w:widowControl/>
              <w:suppressLineNumbers w:val="0"/>
              <w:snapToGrid w:val="0"/>
              <w:jc w:val="left"/>
              <w:textAlignment w:val="center"/>
              <w:rPr>
                <w:rFonts w:hint="default" w:ascii="Times New Roman" w:hAnsi="Times New Roman" w:eastAsia="楷体" w:cs="Times New Roman"/>
                <w:b w:val="0"/>
                <w:bCs w:val="0"/>
                <w:i w:val="0"/>
                <w:iCs w:val="0"/>
                <w:color w:val="000000"/>
                <w:sz w:val="20"/>
                <w:szCs w:val="20"/>
                <w:u w:val="none"/>
              </w:rPr>
            </w:pPr>
            <w:r>
              <w:rPr>
                <w:rFonts w:hint="default" w:ascii="Times New Roman" w:hAnsi="Times New Roman" w:eastAsia="楷体" w:cs="Times New Roman"/>
                <w:b w:val="0"/>
                <w:bCs w:val="0"/>
                <w:i w:val="0"/>
                <w:iCs w:val="0"/>
                <w:color w:val="000000"/>
                <w:kern w:val="0"/>
                <w:sz w:val="20"/>
                <w:szCs w:val="20"/>
                <w:u w:val="none"/>
                <w:lang w:val="en-US" w:eastAsia="zh-CN" w:bidi="ar"/>
              </w:rPr>
              <w:t>管理费用</w:t>
            </w:r>
          </w:p>
        </w:tc>
        <w:tc>
          <w:tcPr>
            <w:tcW w:w="17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9F88AE">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813.66</w:t>
            </w:r>
          </w:p>
        </w:tc>
        <w:tc>
          <w:tcPr>
            <w:tcW w:w="1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C6F6C7">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2,017.58</w:t>
            </w:r>
          </w:p>
        </w:tc>
        <w:tc>
          <w:tcPr>
            <w:tcW w:w="187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048D64A1">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1,978.50</w:t>
            </w:r>
          </w:p>
        </w:tc>
      </w:tr>
      <w:tr w14:paraId="2FD89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293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5F83FDB6">
            <w:pPr>
              <w:keepNext w:val="0"/>
              <w:keepLines w:val="0"/>
              <w:widowControl/>
              <w:suppressLineNumbers w:val="0"/>
              <w:snapToGrid w:val="0"/>
              <w:jc w:val="left"/>
              <w:textAlignment w:val="center"/>
              <w:rPr>
                <w:rFonts w:hint="default" w:ascii="Times New Roman" w:hAnsi="Times New Roman" w:eastAsia="楷体" w:cs="Times New Roman"/>
                <w:b w:val="0"/>
                <w:bCs w:val="0"/>
                <w:i w:val="0"/>
                <w:iCs w:val="0"/>
                <w:color w:val="000000"/>
                <w:sz w:val="20"/>
                <w:szCs w:val="20"/>
                <w:u w:val="none"/>
              </w:rPr>
            </w:pPr>
            <w:r>
              <w:rPr>
                <w:rFonts w:hint="default" w:ascii="Times New Roman" w:hAnsi="Times New Roman" w:eastAsia="楷体" w:cs="Times New Roman"/>
                <w:b w:val="0"/>
                <w:bCs w:val="0"/>
                <w:i w:val="0"/>
                <w:iCs w:val="0"/>
                <w:color w:val="000000"/>
                <w:kern w:val="0"/>
                <w:sz w:val="20"/>
                <w:szCs w:val="20"/>
                <w:u w:val="none"/>
                <w:lang w:val="en-US" w:eastAsia="zh-CN" w:bidi="ar"/>
              </w:rPr>
              <w:t>研发费用</w:t>
            </w:r>
          </w:p>
        </w:tc>
        <w:tc>
          <w:tcPr>
            <w:tcW w:w="17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72A967">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1,240.98</w:t>
            </w:r>
          </w:p>
        </w:tc>
        <w:tc>
          <w:tcPr>
            <w:tcW w:w="1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5D75A8">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3,076.52</w:t>
            </w:r>
          </w:p>
        </w:tc>
        <w:tc>
          <w:tcPr>
            <w:tcW w:w="187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1E62AAEE">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3,164.42</w:t>
            </w:r>
          </w:p>
        </w:tc>
      </w:tr>
      <w:tr w14:paraId="4573A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293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683D5360">
            <w:pPr>
              <w:keepNext w:val="0"/>
              <w:keepLines w:val="0"/>
              <w:widowControl/>
              <w:suppressLineNumbers w:val="0"/>
              <w:snapToGrid w:val="0"/>
              <w:jc w:val="left"/>
              <w:textAlignment w:val="center"/>
              <w:rPr>
                <w:rFonts w:hint="default" w:ascii="Times New Roman" w:hAnsi="Times New Roman" w:eastAsia="楷体" w:cs="Times New Roman"/>
                <w:b w:val="0"/>
                <w:bCs w:val="0"/>
                <w:i w:val="0"/>
                <w:iCs w:val="0"/>
                <w:color w:val="000000"/>
                <w:sz w:val="20"/>
                <w:szCs w:val="20"/>
                <w:u w:val="none"/>
              </w:rPr>
            </w:pPr>
            <w:r>
              <w:rPr>
                <w:rFonts w:hint="default" w:ascii="Times New Roman" w:hAnsi="Times New Roman" w:eastAsia="楷体" w:cs="Times New Roman"/>
                <w:b w:val="0"/>
                <w:bCs w:val="0"/>
                <w:i w:val="0"/>
                <w:iCs w:val="0"/>
                <w:color w:val="000000"/>
                <w:kern w:val="0"/>
                <w:sz w:val="20"/>
                <w:szCs w:val="20"/>
                <w:u w:val="none"/>
                <w:lang w:val="en-US" w:eastAsia="zh-CN" w:bidi="ar"/>
              </w:rPr>
              <w:t>财务费用</w:t>
            </w:r>
          </w:p>
        </w:tc>
        <w:tc>
          <w:tcPr>
            <w:tcW w:w="17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53B778">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144.31</w:t>
            </w:r>
          </w:p>
        </w:tc>
        <w:tc>
          <w:tcPr>
            <w:tcW w:w="1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3708F9">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272.65</w:t>
            </w:r>
          </w:p>
        </w:tc>
        <w:tc>
          <w:tcPr>
            <w:tcW w:w="187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685FCB72">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135.30</w:t>
            </w:r>
          </w:p>
        </w:tc>
      </w:tr>
      <w:tr w14:paraId="09A8A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293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479FD984">
            <w:pPr>
              <w:keepNext w:val="0"/>
              <w:keepLines w:val="0"/>
              <w:widowControl/>
              <w:suppressLineNumbers w:val="0"/>
              <w:snapToGrid w:val="0"/>
              <w:jc w:val="left"/>
              <w:textAlignment w:val="center"/>
              <w:rPr>
                <w:rFonts w:hint="default" w:ascii="Times New Roman" w:hAnsi="Times New Roman" w:eastAsia="楷体" w:cs="Times New Roman"/>
                <w:b w:val="0"/>
                <w:bCs w:val="0"/>
                <w:i w:val="0"/>
                <w:iCs w:val="0"/>
                <w:color w:val="000000"/>
                <w:sz w:val="20"/>
                <w:szCs w:val="20"/>
                <w:u w:val="none"/>
              </w:rPr>
            </w:pPr>
            <w:r>
              <w:rPr>
                <w:rFonts w:hint="default" w:ascii="Times New Roman" w:hAnsi="Times New Roman" w:eastAsia="楷体" w:cs="Times New Roman"/>
                <w:b w:val="0"/>
                <w:bCs w:val="0"/>
                <w:i w:val="0"/>
                <w:iCs w:val="0"/>
                <w:color w:val="000000"/>
                <w:kern w:val="0"/>
                <w:sz w:val="20"/>
                <w:szCs w:val="20"/>
                <w:u w:val="none"/>
                <w:lang w:val="en-US" w:eastAsia="zh-CN" w:bidi="ar"/>
              </w:rPr>
              <w:t>加：其他收益</w:t>
            </w:r>
          </w:p>
        </w:tc>
        <w:tc>
          <w:tcPr>
            <w:tcW w:w="17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9DBEDD">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w:t>
            </w:r>
          </w:p>
        </w:tc>
        <w:tc>
          <w:tcPr>
            <w:tcW w:w="1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57EC90">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801.44</w:t>
            </w:r>
          </w:p>
        </w:tc>
        <w:tc>
          <w:tcPr>
            <w:tcW w:w="187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794AF7F1">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1,092.98</w:t>
            </w:r>
          </w:p>
        </w:tc>
      </w:tr>
      <w:tr w14:paraId="693E4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293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3855396F">
            <w:pPr>
              <w:keepNext w:val="0"/>
              <w:keepLines w:val="0"/>
              <w:widowControl/>
              <w:suppressLineNumbers w:val="0"/>
              <w:snapToGrid w:val="0"/>
              <w:jc w:val="left"/>
              <w:textAlignment w:val="center"/>
              <w:rPr>
                <w:rFonts w:hint="default" w:ascii="Times New Roman" w:hAnsi="Times New Roman" w:eastAsia="楷体" w:cs="Times New Roman"/>
                <w:b w:val="0"/>
                <w:bCs w:val="0"/>
                <w:i w:val="0"/>
                <w:iCs w:val="0"/>
                <w:color w:val="000000"/>
                <w:sz w:val="20"/>
                <w:szCs w:val="20"/>
                <w:u w:val="none"/>
              </w:rPr>
            </w:pPr>
            <w:r>
              <w:rPr>
                <w:rFonts w:hint="default" w:ascii="Times New Roman" w:hAnsi="Times New Roman" w:eastAsia="楷体" w:cs="Times New Roman"/>
                <w:b w:val="0"/>
                <w:bCs w:val="0"/>
                <w:i w:val="0"/>
                <w:iCs w:val="0"/>
                <w:color w:val="000000"/>
                <w:kern w:val="0"/>
                <w:sz w:val="20"/>
                <w:szCs w:val="20"/>
                <w:u w:val="none"/>
                <w:lang w:val="en-US" w:eastAsia="zh-CN" w:bidi="ar"/>
              </w:rPr>
              <w:t>投资收益</w:t>
            </w:r>
          </w:p>
        </w:tc>
        <w:tc>
          <w:tcPr>
            <w:tcW w:w="17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245714">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460.52</w:t>
            </w:r>
          </w:p>
        </w:tc>
        <w:tc>
          <w:tcPr>
            <w:tcW w:w="1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9282F7">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154.02</w:t>
            </w:r>
          </w:p>
        </w:tc>
        <w:tc>
          <w:tcPr>
            <w:tcW w:w="187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5C7BD1E2">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235.39</w:t>
            </w:r>
          </w:p>
        </w:tc>
      </w:tr>
      <w:tr w14:paraId="388F3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3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02669A2C">
            <w:pPr>
              <w:keepNext w:val="0"/>
              <w:keepLines w:val="0"/>
              <w:widowControl/>
              <w:suppressLineNumbers w:val="0"/>
              <w:snapToGrid w:val="0"/>
              <w:jc w:val="left"/>
              <w:textAlignment w:val="center"/>
              <w:rPr>
                <w:rFonts w:hint="default" w:ascii="Times New Roman" w:hAnsi="Times New Roman" w:eastAsia="楷体" w:cs="Times New Roman"/>
                <w:b w:val="0"/>
                <w:bCs w:val="0"/>
                <w:i w:val="0"/>
                <w:iCs w:val="0"/>
                <w:color w:val="000000"/>
                <w:sz w:val="20"/>
                <w:szCs w:val="20"/>
                <w:u w:val="none"/>
              </w:rPr>
            </w:pPr>
            <w:r>
              <w:rPr>
                <w:rFonts w:hint="default" w:ascii="Times New Roman" w:hAnsi="Times New Roman" w:eastAsia="楷体" w:cs="Times New Roman"/>
                <w:b w:val="0"/>
                <w:bCs w:val="0"/>
                <w:i w:val="0"/>
                <w:iCs w:val="0"/>
                <w:color w:val="000000"/>
                <w:kern w:val="0"/>
                <w:sz w:val="20"/>
                <w:szCs w:val="20"/>
                <w:u w:val="none"/>
                <w:lang w:val="en-US" w:eastAsia="zh-CN" w:bidi="ar"/>
              </w:rPr>
              <w:t>信用减值损失</w:t>
            </w:r>
          </w:p>
        </w:tc>
        <w:tc>
          <w:tcPr>
            <w:tcW w:w="17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0486F6">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w:t>
            </w:r>
          </w:p>
        </w:tc>
        <w:tc>
          <w:tcPr>
            <w:tcW w:w="1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8651AD">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w:t>
            </w:r>
          </w:p>
        </w:tc>
        <w:tc>
          <w:tcPr>
            <w:tcW w:w="187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4FB4DA13">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w:t>
            </w:r>
          </w:p>
        </w:tc>
      </w:tr>
      <w:tr w14:paraId="1F8EB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293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79C3D66C">
            <w:pPr>
              <w:keepNext w:val="0"/>
              <w:keepLines w:val="0"/>
              <w:widowControl/>
              <w:suppressLineNumbers w:val="0"/>
              <w:snapToGrid w:val="0"/>
              <w:jc w:val="left"/>
              <w:textAlignment w:val="center"/>
              <w:rPr>
                <w:rFonts w:hint="default" w:ascii="Times New Roman" w:hAnsi="Times New Roman" w:eastAsia="楷体" w:cs="Times New Roman"/>
                <w:b w:val="0"/>
                <w:bCs w:val="0"/>
                <w:i w:val="0"/>
                <w:iCs w:val="0"/>
                <w:color w:val="000000"/>
                <w:sz w:val="20"/>
                <w:szCs w:val="20"/>
                <w:u w:val="none"/>
              </w:rPr>
            </w:pPr>
            <w:r>
              <w:rPr>
                <w:rFonts w:hint="default" w:ascii="Times New Roman" w:hAnsi="Times New Roman" w:eastAsia="楷体" w:cs="Times New Roman"/>
                <w:b w:val="0"/>
                <w:bCs w:val="0"/>
                <w:i w:val="0"/>
                <w:iCs w:val="0"/>
                <w:color w:val="000000"/>
                <w:kern w:val="0"/>
                <w:sz w:val="20"/>
                <w:szCs w:val="20"/>
                <w:u w:val="none"/>
                <w:lang w:val="en-US" w:eastAsia="zh-CN" w:bidi="ar"/>
              </w:rPr>
              <w:t>资产减值损失</w:t>
            </w:r>
          </w:p>
        </w:tc>
        <w:tc>
          <w:tcPr>
            <w:tcW w:w="17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56D6C2">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w:t>
            </w:r>
          </w:p>
        </w:tc>
        <w:tc>
          <w:tcPr>
            <w:tcW w:w="1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302530">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w:t>
            </w:r>
          </w:p>
        </w:tc>
        <w:tc>
          <w:tcPr>
            <w:tcW w:w="187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0B119CD8">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w:t>
            </w:r>
          </w:p>
        </w:tc>
      </w:tr>
      <w:tr w14:paraId="389ED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293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69626DD7">
            <w:pPr>
              <w:keepNext w:val="0"/>
              <w:keepLines w:val="0"/>
              <w:widowControl/>
              <w:suppressLineNumbers w:val="0"/>
              <w:snapToGrid w:val="0"/>
              <w:jc w:val="left"/>
              <w:textAlignment w:val="center"/>
              <w:rPr>
                <w:rFonts w:hint="default" w:ascii="Times New Roman" w:hAnsi="Times New Roman" w:eastAsia="楷体" w:cs="Times New Roman"/>
                <w:b w:val="0"/>
                <w:bCs w:val="0"/>
                <w:i w:val="0"/>
                <w:iCs w:val="0"/>
                <w:color w:val="000000"/>
                <w:sz w:val="20"/>
                <w:szCs w:val="20"/>
                <w:u w:val="none"/>
              </w:rPr>
            </w:pPr>
            <w:r>
              <w:rPr>
                <w:rFonts w:hint="default" w:ascii="Times New Roman" w:hAnsi="Times New Roman" w:eastAsia="楷体" w:cs="Times New Roman"/>
                <w:b w:val="0"/>
                <w:bCs w:val="0"/>
                <w:i w:val="0"/>
                <w:iCs w:val="0"/>
                <w:color w:val="000000"/>
                <w:kern w:val="0"/>
                <w:sz w:val="20"/>
                <w:szCs w:val="20"/>
                <w:u w:val="none"/>
                <w:lang w:val="en-US" w:eastAsia="zh-CN" w:bidi="ar"/>
              </w:rPr>
              <w:t>资产处置收益</w:t>
            </w:r>
          </w:p>
        </w:tc>
        <w:tc>
          <w:tcPr>
            <w:tcW w:w="17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28F13C">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w:t>
            </w:r>
          </w:p>
        </w:tc>
        <w:tc>
          <w:tcPr>
            <w:tcW w:w="1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0F416">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w:t>
            </w:r>
          </w:p>
        </w:tc>
        <w:tc>
          <w:tcPr>
            <w:tcW w:w="187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79FECC97">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w:t>
            </w:r>
          </w:p>
        </w:tc>
      </w:tr>
      <w:tr w14:paraId="4E59B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293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31657937">
            <w:pPr>
              <w:keepNext w:val="0"/>
              <w:keepLines w:val="0"/>
              <w:widowControl/>
              <w:suppressLineNumbers w:val="0"/>
              <w:snapToGrid w:val="0"/>
              <w:jc w:val="left"/>
              <w:textAlignment w:val="center"/>
              <w:rPr>
                <w:rFonts w:hint="default" w:ascii="Times New Roman" w:hAnsi="Times New Roman" w:eastAsia="楷体" w:cs="Times New Roman"/>
                <w:b/>
                <w:bCs/>
                <w:i w:val="0"/>
                <w:iCs w:val="0"/>
                <w:color w:val="000000"/>
                <w:sz w:val="20"/>
                <w:szCs w:val="20"/>
                <w:u w:val="none"/>
              </w:rPr>
            </w:pPr>
            <w:r>
              <w:rPr>
                <w:rFonts w:hint="default" w:ascii="Times New Roman" w:hAnsi="Times New Roman" w:eastAsia="楷体" w:cs="Times New Roman"/>
                <w:b/>
                <w:bCs/>
                <w:i w:val="0"/>
                <w:iCs w:val="0"/>
                <w:color w:val="000000"/>
                <w:kern w:val="0"/>
                <w:sz w:val="20"/>
                <w:szCs w:val="20"/>
                <w:u w:val="none"/>
                <w:lang w:val="en-US" w:eastAsia="zh-CN" w:bidi="ar"/>
              </w:rPr>
              <w:t>二、营业利润（亏损以“-”号填列）</w:t>
            </w:r>
          </w:p>
        </w:tc>
        <w:tc>
          <w:tcPr>
            <w:tcW w:w="17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68C4EF">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-486.50</w:t>
            </w:r>
          </w:p>
        </w:tc>
        <w:tc>
          <w:tcPr>
            <w:tcW w:w="1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9FB089">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-1,663.19</w:t>
            </w:r>
          </w:p>
        </w:tc>
        <w:tc>
          <w:tcPr>
            <w:tcW w:w="187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7E0A8FBD">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-1,297.44</w:t>
            </w:r>
          </w:p>
        </w:tc>
      </w:tr>
      <w:tr w14:paraId="4AD62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293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1386A1D1">
            <w:pPr>
              <w:keepNext w:val="0"/>
              <w:keepLines w:val="0"/>
              <w:widowControl/>
              <w:suppressLineNumbers w:val="0"/>
              <w:snapToGrid w:val="0"/>
              <w:jc w:val="left"/>
              <w:textAlignment w:val="center"/>
              <w:rPr>
                <w:rFonts w:hint="default" w:ascii="Times New Roman" w:hAnsi="Times New Roman" w:eastAsia="楷体" w:cs="Times New Roman"/>
                <w:b w:val="0"/>
                <w:bCs w:val="0"/>
                <w:i w:val="0"/>
                <w:iCs w:val="0"/>
                <w:color w:val="000000"/>
                <w:sz w:val="20"/>
                <w:szCs w:val="20"/>
                <w:u w:val="none"/>
              </w:rPr>
            </w:pPr>
            <w:r>
              <w:rPr>
                <w:rFonts w:hint="default" w:ascii="Times New Roman" w:hAnsi="Times New Roman" w:eastAsia="楷体" w:cs="Times New Roman"/>
                <w:b w:val="0"/>
                <w:bCs w:val="0"/>
                <w:i w:val="0"/>
                <w:iCs w:val="0"/>
                <w:color w:val="000000"/>
                <w:kern w:val="0"/>
                <w:sz w:val="20"/>
                <w:szCs w:val="20"/>
                <w:u w:val="none"/>
                <w:lang w:val="en-US" w:eastAsia="zh-CN" w:bidi="ar"/>
              </w:rPr>
              <w:t>加：营业外收入</w:t>
            </w:r>
          </w:p>
        </w:tc>
        <w:tc>
          <w:tcPr>
            <w:tcW w:w="17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11E10F">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398.10</w:t>
            </w:r>
          </w:p>
        </w:tc>
        <w:tc>
          <w:tcPr>
            <w:tcW w:w="1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299A5C">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0.51</w:t>
            </w:r>
          </w:p>
        </w:tc>
        <w:tc>
          <w:tcPr>
            <w:tcW w:w="187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352D8CE2">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3.24</w:t>
            </w:r>
          </w:p>
        </w:tc>
      </w:tr>
      <w:tr w14:paraId="7E0EF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293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1B48BB55">
            <w:pPr>
              <w:keepNext w:val="0"/>
              <w:keepLines w:val="0"/>
              <w:widowControl/>
              <w:suppressLineNumbers w:val="0"/>
              <w:snapToGrid w:val="0"/>
              <w:jc w:val="left"/>
              <w:textAlignment w:val="center"/>
              <w:rPr>
                <w:rFonts w:hint="default" w:ascii="Times New Roman" w:hAnsi="Times New Roman" w:eastAsia="楷体" w:cs="Times New Roman"/>
                <w:b w:val="0"/>
                <w:bCs w:val="0"/>
                <w:i w:val="0"/>
                <w:iCs w:val="0"/>
                <w:color w:val="000000"/>
                <w:sz w:val="20"/>
                <w:szCs w:val="20"/>
                <w:u w:val="none"/>
              </w:rPr>
            </w:pPr>
            <w:r>
              <w:rPr>
                <w:rFonts w:hint="default" w:ascii="Times New Roman" w:hAnsi="Times New Roman" w:eastAsia="楷体" w:cs="Times New Roman"/>
                <w:b w:val="0"/>
                <w:bCs w:val="0"/>
                <w:i w:val="0"/>
                <w:iCs w:val="0"/>
                <w:color w:val="000000"/>
                <w:kern w:val="0"/>
                <w:sz w:val="20"/>
                <w:szCs w:val="20"/>
                <w:u w:val="none"/>
                <w:lang w:val="en-US" w:eastAsia="zh-CN" w:bidi="ar"/>
              </w:rPr>
              <w:t>减：营业外支出</w:t>
            </w:r>
          </w:p>
        </w:tc>
        <w:tc>
          <w:tcPr>
            <w:tcW w:w="17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CF2538">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0.30</w:t>
            </w:r>
          </w:p>
        </w:tc>
        <w:tc>
          <w:tcPr>
            <w:tcW w:w="1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C34EC3">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6.21</w:t>
            </w:r>
          </w:p>
        </w:tc>
        <w:tc>
          <w:tcPr>
            <w:tcW w:w="187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29D91A52">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153.32</w:t>
            </w:r>
          </w:p>
        </w:tc>
      </w:tr>
      <w:tr w14:paraId="2A2FA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293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731CE26C">
            <w:pPr>
              <w:keepNext w:val="0"/>
              <w:keepLines w:val="0"/>
              <w:widowControl/>
              <w:suppressLineNumbers w:val="0"/>
              <w:snapToGrid w:val="0"/>
              <w:jc w:val="left"/>
              <w:textAlignment w:val="center"/>
              <w:rPr>
                <w:rFonts w:hint="default" w:ascii="Times New Roman" w:hAnsi="Times New Roman" w:eastAsia="楷体" w:cs="Times New Roman"/>
                <w:b/>
                <w:bCs/>
                <w:i w:val="0"/>
                <w:iCs w:val="0"/>
                <w:color w:val="000000"/>
                <w:sz w:val="20"/>
                <w:szCs w:val="20"/>
                <w:u w:val="none"/>
              </w:rPr>
            </w:pPr>
            <w:r>
              <w:rPr>
                <w:rFonts w:hint="default" w:ascii="Times New Roman" w:hAnsi="Times New Roman" w:eastAsia="楷体" w:cs="Times New Roman"/>
                <w:b/>
                <w:bCs/>
                <w:i w:val="0"/>
                <w:iCs w:val="0"/>
                <w:color w:val="000000"/>
                <w:kern w:val="0"/>
                <w:sz w:val="20"/>
                <w:szCs w:val="20"/>
                <w:u w:val="none"/>
                <w:lang w:val="en-US" w:eastAsia="zh-CN" w:bidi="ar"/>
              </w:rPr>
              <w:t>三、利润总额（亏损总额以“-”号填列）</w:t>
            </w:r>
          </w:p>
        </w:tc>
        <w:tc>
          <w:tcPr>
            <w:tcW w:w="17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96563">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-88.70</w:t>
            </w:r>
          </w:p>
        </w:tc>
        <w:tc>
          <w:tcPr>
            <w:tcW w:w="1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9A5896">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-1,668.86</w:t>
            </w:r>
          </w:p>
        </w:tc>
        <w:tc>
          <w:tcPr>
            <w:tcW w:w="187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1EA39863">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-1,447.52</w:t>
            </w:r>
          </w:p>
        </w:tc>
      </w:tr>
      <w:tr w14:paraId="6E1BD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293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5F7E31D7">
            <w:pPr>
              <w:keepNext w:val="0"/>
              <w:keepLines w:val="0"/>
              <w:widowControl/>
              <w:suppressLineNumbers w:val="0"/>
              <w:snapToGrid w:val="0"/>
              <w:jc w:val="left"/>
              <w:textAlignment w:val="center"/>
              <w:rPr>
                <w:rFonts w:hint="default" w:ascii="Times New Roman" w:hAnsi="Times New Roman" w:eastAsia="楷体" w:cs="Times New Roman"/>
                <w:b/>
                <w:bCs/>
                <w:i w:val="0"/>
                <w:iCs w:val="0"/>
                <w:color w:val="000000"/>
                <w:sz w:val="20"/>
                <w:szCs w:val="20"/>
                <w:u w:val="none"/>
              </w:rPr>
            </w:pPr>
            <w:r>
              <w:rPr>
                <w:rFonts w:hint="default" w:ascii="Times New Roman" w:hAnsi="Times New Roman" w:eastAsia="楷体" w:cs="Times New Roman"/>
                <w:b w:val="0"/>
                <w:bCs w:val="0"/>
                <w:i w:val="0"/>
                <w:iCs w:val="0"/>
                <w:color w:val="000000"/>
                <w:kern w:val="0"/>
                <w:sz w:val="20"/>
                <w:szCs w:val="20"/>
                <w:u w:val="none"/>
                <w:lang w:val="en-US" w:eastAsia="zh-CN" w:bidi="ar"/>
              </w:rPr>
              <w:t>减：所得税费用</w:t>
            </w:r>
          </w:p>
        </w:tc>
        <w:tc>
          <w:tcPr>
            <w:tcW w:w="17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36823D">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w:t>
            </w:r>
          </w:p>
        </w:tc>
        <w:tc>
          <w:tcPr>
            <w:tcW w:w="1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660A5B">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w:t>
            </w:r>
          </w:p>
        </w:tc>
        <w:tc>
          <w:tcPr>
            <w:tcW w:w="187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2A8FA466">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w:t>
            </w:r>
          </w:p>
        </w:tc>
      </w:tr>
      <w:tr w14:paraId="487C4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2930" w:type="dxa"/>
            <w:tcBorders>
              <w:top w:val="single" w:color="000000" w:sz="4" w:space="0"/>
              <w:left w:val="single" w:color="000000" w:sz="8" w:space="0"/>
              <w:bottom w:val="single" w:color="000000" w:sz="8" w:space="0"/>
              <w:right w:val="single" w:color="000000" w:sz="4" w:space="0"/>
            </w:tcBorders>
            <w:shd w:val="clear" w:color="auto" w:fill="auto"/>
            <w:vAlign w:val="center"/>
          </w:tcPr>
          <w:p w14:paraId="0E0DCD9A">
            <w:pPr>
              <w:keepNext w:val="0"/>
              <w:keepLines w:val="0"/>
              <w:widowControl/>
              <w:suppressLineNumbers w:val="0"/>
              <w:snapToGrid w:val="0"/>
              <w:jc w:val="left"/>
              <w:textAlignment w:val="center"/>
              <w:rPr>
                <w:rFonts w:hint="default" w:ascii="Times New Roman" w:hAnsi="Times New Roman" w:eastAsia="楷体" w:cs="Times New Roman"/>
                <w:b/>
                <w:bCs/>
                <w:i w:val="0"/>
                <w:iCs w:val="0"/>
                <w:color w:val="000000"/>
                <w:sz w:val="20"/>
                <w:szCs w:val="20"/>
                <w:u w:val="none"/>
              </w:rPr>
            </w:pPr>
            <w:r>
              <w:rPr>
                <w:rFonts w:hint="default" w:ascii="Times New Roman" w:hAnsi="Times New Roman" w:eastAsia="楷体" w:cs="Times New Roman"/>
                <w:b/>
                <w:bCs/>
                <w:i w:val="0"/>
                <w:iCs w:val="0"/>
                <w:color w:val="000000"/>
                <w:kern w:val="0"/>
                <w:sz w:val="20"/>
                <w:szCs w:val="20"/>
                <w:u w:val="none"/>
                <w:lang w:val="en-US" w:eastAsia="zh-CN" w:bidi="ar"/>
              </w:rPr>
              <w:t>四、净利润（净亏损以“-”号填列）</w:t>
            </w:r>
          </w:p>
        </w:tc>
        <w:tc>
          <w:tcPr>
            <w:tcW w:w="1764"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10884193">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-88.70</w:t>
            </w:r>
          </w:p>
        </w:tc>
        <w:tc>
          <w:tcPr>
            <w:tcW w:w="187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7BBB221F">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-1,668.86</w:t>
            </w:r>
          </w:p>
        </w:tc>
        <w:tc>
          <w:tcPr>
            <w:tcW w:w="1870" w:type="dxa"/>
            <w:tcBorders>
              <w:top w:val="single" w:color="000000" w:sz="4" w:space="0"/>
              <w:left w:val="single" w:color="000000" w:sz="4" w:space="0"/>
              <w:bottom w:val="single" w:color="000000" w:sz="8" w:space="0"/>
              <w:right w:val="single" w:color="000000" w:sz="8" w:space="0"/>
            </w:tcBorders>
            <w:shd w:val="clear" w:color="auto" w:fill="auto"/>
            <w:noWrap/>
            <w:vAlign w:val="center"/>
          </w:tcPr>
          <w:p w14:paraId="68C54AEF">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2"/>
                <w:szCs w:val="22"/>
                <w:u w:val="none"/>
              </w:rPr>
            </w:pPr>
            <w:r>
              <w:rPr>
                <w:rFonts w:hint="default" w:ascii="Times New Roman" w:hAnsi="Times New Roman" w:eastAsia="楷体" w:cs="Times New Roman"/>
                <w:i w:val="0"/>
                <w:iCs w:val="0"/>
                <w:color w:val="000000"/>
                <w:kern w:val="0"/>
                <w:sz w:val="22"/>
                <w:szCs w:val="22"/>
                <w:u w:val="none"/>
                <w:lang w:val="en-US" w:eastAsia="zh-CN" w:bidi="ar"/>
              </w:rPr>
              <w:t>-1,447.52</w:t>
            </w:r>
          </w:p>
        </w:tc>
      </w:tr>
    </w:tbl>
    <w:p w14:paraId="5936858B">
      <w:pPr>
        <w:bidi w:val="0"/>
        <w:jc w:val="both"/>
        <w:rPr>
          <w:rFonts w:hint="default" w:ascii="Times New Roman" w:hAnsi="Times New Roman" w:eastAsia="楷体" w:cs="Times New Roman"/>
          <w:sz w:val="24"/>
          <w:szCs w:val="24"/>
        </w:rPr>
      </w:pPr>
      <w:r>
        <w:rPr>
          <w:rFonts w:hint="default" w:ascii="Times New Roman" w:hAnsi="Times New Roman" w:eastAsia="楷体" w:cs="Times New Roman"/>
          <w:sz w:val="24"/>
          <w:szCs w:val="24"/>
        </w:rPr>
        <w:t>数据来源：审计报告及管理层信息</w:t>
      </w:r>
    </w:p>
    <w:p w14:paraId="3DBB1C7D">
      <w:pPr>
        <w:bidi w:val="0"/>
        <w:rPr>
          <w:rFonts w:hint="default" w:ascii="Times New Roman" w:hAnsi="Times New Roman" w:cs="Times New Roman"/>
        </w:rPr>
      </w:pPr>
    </w:p>
    <w:p w14:paraId="2B6FD25D">
      <w:pPr>
        <w:pStyle w:val="50"/>
        <w:keepNext w:val="0"/>
        <w:keepLines w:val="0"/>
        <w:pageBreakBefore w:val="0"/>
        <w:kinsoku/>
        <w:wordWrap/>
        <w:overflowPunct/>
        <w:topLinePunct w:val="0"/>
        <w:bidi w:val="0"/>
        <w:adjustRightInd w:val="0"/>
        <w:snapToGrid w:val="0"/>
        <w:spacing w:beforeAutospacing="0" w:afterAutospacing="0" w:line="360" w:lineRule="auto"/>
        <w:ind w:left="0" w:leftChars="0" w:firstLine="480" w:firstLineChars="200"/>
        <w:textAlignment w:val="auto"/>
        <w:outlineLvl w:val="2"/>
        <w:rPr>
          <w:rFonts w:hint="default" w:ascii="Times New Roman" w:hAnsi="Times New Roman" w:eastAsia="楷体" w:cs="Times New Roman"/>
          <w:b/>
          <w:bCs/>
        </w:rPr>
      </w:pPr>
      <w:bookmarkStart w:id="81" w:name="_Toc13547"/>
      <w:r>
        <w:rPr>
          <w:rFonts w:hint="default" w:ascii="Times New Roman" w:hAnsi="Times New Roman" w:eastAsia="楷体" w:cs="Times New Roman"/>
          <w:b/>
          <w:bCs/>
        </w:rPr>
        <w:t>三、合并现金流量表</w:t>
      </w:r>
      <w:bookmarkEnd w:id="81"/>
    </w:p>
    <w:p w14:paraId="33EE1A9C">
      <w:pPr>
        <w:keepNext w:val="0"/>
        <w:keepLines w:val="0"/>
        <w:pageBreakBefore w:val="0"/>
        <w:kinsoku/>
        <w:wordWrap/>
        <w:overflowPunct/>
        <w:topLinePunct w:val="0"/>
        <w:bidi w:val="0"/>
        <w:adjustRightInd w:val="0"/>
        <w:snapToGrid w:val="0"/>
        <w:spacing w:beforeAutospacing="0" w:afterAutospacing="0" w:line="360" w:lineRule="auto"/>
        <w:ind w:left="0" w:leftChars="0" w:firstLine="480" w:firstLineChars="200"/>
        <w:jc w:val="right"/>
        <w:textAlignment w:val="auto"/>
        <w:rPr>
          <w:rFonts w:hint="default" w:ascii="Times New Roman" w:hAnsi="Times New Roman" w:eastAsia="楷体" w:cs="Times New Roman"/>
          <w:sz w:val="24"/>
          <w:szCs w:val="24"/>
        </w:rPr>
      </w:pPr>
      <w:r>
        <w:rPr>
          <w:rFonts w:hint="default" w:ascii="Times New Roman" w:hAnsi="Times New Roman" w:eastAsia="楷体" w:cs="Times New Roman"/>
          <w:sz w:val="24"/>
          <w:szCs w:val="24"/>
        </w:rPr>
        <w:t>单位：</w:t>
      </w:r>
      <w:r>
        <w:rPr>
          <w:rFonts w:hint="default" w:ascii="Times New Roman" w:hAnsi="Times New Roman" w:eastAsia="楷体" w:cs="Times New Roman"/>
          <w:sz w:val="24"/>
          <w:szCs w:val="24"/>
          <w:lang w:val="en-US" w:eastAsia="zh-CN"/>
        </w:rPr>
        <w:t>万</w:t>
      </w:r>
      <w:r>
        <w:rPr>
          <w:rFonts w:hint="default" w:ascii="Times New Roman" w:hAnsi="Times New Roman" w:eastAsia="楷体" w:cs="Times New Roman"/>
          <w:sz w:val="24"/>
          <w:szCs w:val="24"/>
        </w:rPr>
        <w:t>元</w:t>
      </w:r>
    </w:p>
    <w:tbl>
      <w:tblPr>
        <w:tblStyle w:val="2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54"/>
        <w:gridCol w:w="1852"/>
        <w:gridCol w:w="1958"/>
        <w:gridCol w:w="1958"/>
      </w:tblGrid>
      <w:tr w14:paraId="23ECB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8" w:space="0"/>
              <w:left w:val="single" w:color="000000" w:sz="8" w:space="0"/>
              <w:bottom w:val="single" w:color="000000" w:sz="4" w:space="0"/>
              <w:right w:val="single" w:color="000000" w:sz="4" w:space="0"/>
            </w:tcBorders>
            <w:shd w:val="clear" w:color="auto" w:fill="FFFFFF"/>
            <w:noWrap/>
            <w:vAlign w:val="center"/>
          </w:tcPr>
          <w:p w14:paraId="0E733F9D">
            <w:pPr>
              <w:keepNext w:val="0"/>
              <w:keepLines w:val="0"/>
              <w:widowControl/>
              <w:suppressLineNumbers w:val="0"/>
              <w:jc w:val="lef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项目</w:t>
            </w:r>
          </w:p>
        </w:tc>
        <w:tc>
          <w:tcPr>
            <w:tcW w:w="1086" w:type="pct"/>
            <w:tcBorders>
              <w:top w:val="single" w:color="000000" w:sz="8" w:space="0"/>
              <w:left w:val="single" w:color="000000" w:sz="4" w:space="0"/>
              <w:bottom w:val="single" w:color="000000" w:sz="4" w:space="0"/>
              <w:right w:val="single" w:color="000000" w:sz="4" w:space="0"/>
            </w:tcBorders>
            <w:shd w:val="clear" w:color="auto" w:fill="FFFFFF"/>
            <w:noWrap/>
            <w:vAlign w:val="center"/>
          </w:tcPr>
          <w:p w14:paraId="68A6B746">
            <w:pPr>
              <w:keepNext w:val="0"/>
              <w:keepLines w:val="0"/>
              <w:widowControl/>
              <w:suppressLineNumbers w:val="0"/>
              <w:jc w:val="righ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2025年6月30日</w:t>
            </w:r>
          </w:p>
        </w:tc>
        <w:tc>
          <w:tcPr>
            <w:tcW w:w="1148" w:type="pct"/>
            <w:tcBorders>
              <w:top w:val="single" w:color="000000" w:sz="8" w:space="0"/>
              <w:left w:val="single" w:color="000000" w:sz="4" w:space="0"/>
              <w:bottom w:val="single" w:color="000000" w:sz="4" w:space="0"/>
              <w:right w:val="single" w:color="000000" w:sz="4" w:space="0"/>
            </w:tcBorders>
            <w:shd w:val="clear" w:color="auto" w:fill="FFFFFF"/>
            <w:noWrap/>
            <w:vAlign w:val="center"/>
          </w:tcPr>
          <w:p w14:paraId="2B16E0C0">
            <w:pPr>
              <w:keepNext w:val="0"/>
              <w:keepLines w:val="0"/>
              <w:widowControl/>
              <w:suppressLineNumbers w:val="0"/>
              <w:jc w:val="righ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2024年12月31日</w:t>
            </w:r>
          </w:p>
        </w:tc>
        <w:tc>
          <w:tcPr>
            <w:tcW w:w="1148" w:type="pct"/>
            <w:tcBorders>
              <w:top w:val="single" w:color="000000" w:sz="8" w:space="0"/>
              <w:left w:val="single" w:color="000000" w:sz="4" w:space="0"/>
              <w:bottom w:val="single" w:color="000000" w:sz="4" w:space="0"/>
              <w:right w:val="single" w:color="000000" w:sz="8" w:space="0"/>
            </w:tcBorders>
            <w:shd w:val="clear" w:color="auto" w:fill="FFFFFF"/>
            <w:noWrap/>
            <w:vAlign w:val="center"/>
          </w:tcPr>
          <w:p w14:paraId="5A872D18">
            <w:pPr>
              <w:keepNext w:val="0"/>
              <w:keepLines w:val="0"/>
              <w:widowControl/>
              <w:suppressLineNumbers w:val="0"/>
              <w:jc w:val="righ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2023年12月31日</w:t>
            </w:r>
          </w:p>
        </w:tc>
      </w:tr>
      <w:tr w14:paraId="0FF0B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1C7B84C3">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一、经营活动产生的现金流量：</w:t>
            </w:r>
          </w:p>
        </w:tc>
        <w:tc>
          <w:tcPr>
            <w:tcW w:w="10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FFC895">
            <w:pPr>
              <w:jc w:val="left"/>
              <w:rPr>
                <w:rFonts w:hint="default" w:ascii="Times New Roman" w:hAnsi="Times New Roman" w:eastAsia="楷体" w:cs="Times New Roman"/>
                <w:i w:val="0"/>
                <w:iCs w:val="0"/>
                <w:color w:val="000000"/>
                <w:sz w:val="21"/>
                <w:szCs w:val="21"/>
                <w:u w:val="none"/>
              </w:rPr>
            </w:pPr>
          </w:p>
        </w:tc>
        <w:tc>
          <w:tcPr>
            <w:tcW w:w="11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CA70F8">
            <w:pPr>
              <w:jc w:val="right"/>
              <w:rPr>
                <w:rFonts w:hint="default" w:ascii="Times New Roman" w:hAnsi="Times New Roman" w:eastAsia="楷体" w:cs="Times New Roman"/>
                <w:i w:val="0"/>
                <w:iCs w:val="0"/>
                <w:color w:val="000000"/>
                <w:sz w:val="21"/>
                <w:szCs w:val="21"/>
                <w:u w:val="none"/>
              </w:rPr>
            </w:pPr>
          </w:p>
        </w:tc>
        <w:tc>
          <w:tcPr>
            <w:tcW w:w="1148" w:type="pct"/>
            <w:tcBorders>
              <w:top w:val="single" w:color="000000" w:sz="4" w:space="0"/>
              <w:left w:val="single" w:color="000000" w:sz="4" w:space="0"/>
              <w:bottom w:val="single" w:color="000000" w:sz="4" w:space="0"/>
              <w:right w:val="single" w:color="000000" w:sz="8" w:space="0"/>
            </w:tcBorders>
            <w:shd w:val="clear" w:color="auto" w:fill="FFFFFF"/>
            <w:vAlign w:val="center"/>
          </w:tcPr>
          <w:p w14:paraId="0F75463D">
            <w:pPr>
              <w:jc w:val="right"/>
              <w:rPr>
                <w:rFonts w:hint="default" w:ascii="Times New Roman" w:hAnsi="Times New Roman" w:eastAsia="楷体" w:cs="Times New Roman"/>
                <w:i w:val="0"/>
                <w:iCs w:val="0"/>
                <w:color w:val="000000"/>
                <w:sz w:val="21"/>
                <w:szCs w:val="21"/>
                <w:u w:val="none"/>
              </w:rPr>
            </w:pPr>
          </w:p>
        </w:tc>
      </w:tr>
      <w:tr w14:paraId="392E3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48C88973">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销售商品、提供劳务收到的现金</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9D524C">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1,904.87</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8ECA6F">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8,451.71</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4D2CD130">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11,681.45</w:t>
            </w:r>
          </w:p>
        </w:tc>
      </w:tr>
      <w:tr w14:paraId="181C2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3A30BF54">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收到的税费返还</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F67E11">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FC3C3F">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281.94</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690FD5D0">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243.20</w:t>
            </w:r>
          </w:p>
        </w:tc>
      </w:tr>
      <w:tr w14:paraId="2C55D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10C44B2C">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收到的其他与经营活动有关的现金</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CFC0BA">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3,910.83</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032E12">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715.88</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5110FFBD">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883.47</w:t>
            </w:r>
          </w:p>
        </w:tc>
      </w:tr>
      <w:tr w14:paraId="12F33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65C2887A">
            <w:pPr>
              <w:keepNext w:val="0"/>
              <w:keepLines w:val="0"/>
              <w:widowControl/>
              <w:suppressLineNumbers w:val="0"/>
              <w:jc w:val="lef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经营活动现金流入小计</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BDA80">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5,815.70</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15A243">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9,449.53</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673B771B">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12,808.13</w:t>
            </w:r>
          </w:p>
        </w:tc>
      </w:tr>
      <w:tr w14:paraId="40DCA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666C2A31">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购买商品、接受劳务支付的现金</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808859">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591.44</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27C9AF">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6,481.68</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6F144A35">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7,128.15</w:t>
            </w:r>
          </w:p>
        </w:tc>
      </w:tr>
      <w:tr w14:paraId="47C9B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67875EDB">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支付给职工以及为职工支付的现金</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7E8E63">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1,873.01</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B50F0">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4,238.76</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66013BB5">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4,543.88</w:t>
            </w:r>
          </w:p>
        </w:tc>
      </w:tr>
      <w:tr w14:paraId="59721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9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298C07EB">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支付的各项税费</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1AE5CE">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229.32</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695863">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716.39</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02582621">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796.18</w:t>
            </w:r>
          </w:p>
        </w:tc>
      </w:tr>
      <w:tr w14:paraId="3FD91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12A741AF">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支付的其他与经营活动有关的现金</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F51DA3">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3,205.64</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D8EEF">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3,541.43</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3D0892B9">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4,641.17</w:t>
            </w:r>
          </w:p>
        </w:tc>
      </w:tr>
      <w:tr w14:paraId="7FF24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782A2793">
            <w:pPr>
              <w:keepNext w:val="0"/>
              <w:keepLines w:val="0"/>
              <w:widowControl/>
              <w:suppressLineNumbers w:val="0"/>
              <w:jc w:val="lef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经营活动现金流出小计</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7F3265">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5,899.41</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4FAD32">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14,978.26</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5CA50C2E">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17,109.38</w:t>
            </w:r>
          </w:p>
        </w:tc>
      </w:tr>
      <w:tr w14:paraId="59C7C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342FFF53">
            <w:pPr>
              <w:keepNext w:val="0"/>
              <w:keepLines w:val="0"/>
              <w:widowControl/>
              <w:suppressLineNumbers w:val="0"/>
              <w:jc w:val="lef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经营活动产生的现金流量净额</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04079C">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-83.72</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5CF1AF">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-5,528.72</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2ECDA08D">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-4,301.25</w:t>
            </w:r>
          </w:p>
        </w:tc>
      </w:tr>
      <w:tr w14:paraId="5D85E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31BF97C9">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二、投资活动产生的现金流量：</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EE1452">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0BED98">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4D989CF2">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r>
      <w:tr w14:paraId="71E68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20E1930F">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收回投资收到的现金</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DD46AB">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B67C23">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19,929.00</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70A58E70">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22,423.73</w:t>
            </w:r>
          </w:p>
        </w:tc>
      </w:tr>
      <w:tr w14:paraId="01819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6064B6C1">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处置固定资产、无形资产和其他长期资产而收回的现金净额</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022DCE">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2.08</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637FF1">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10FBC5EB">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r>
      <w:tr w14:paraId="54C6C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594A9E7F">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取得投资收益所收到的现金</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6ED480">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460.52</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5AE3BA">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172.68</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6BE088DE">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235.39</w:t>
            </w:r>
          </w:p>
        </w:tc>
      </w:tr>
      <w:tr w14:paraId="7F2B3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6D1F558C">
            <w:pPr>
              <w:keepNext w:val="0"/>
              <w:keepLines w:val="0"/>
              <w:widowControl/>
              <w:suppressLineNumbers w:val="0"/>
              <w:jc w:val="lef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投资活动现金流入小计</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2A69A6">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462.59</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185A4B">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20,101.68</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41A756D4">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22,659.12</w:t>
            </w:r>
          </w:p>
        </w:tc>
      </w:tr>
      <w:tr w14:paraId="7DFCA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14514064">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购建固定资产、无形资产和其他长期资产支付的现金</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556B3">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0.78</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DD4D6">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3,429.17</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0EDACD8F">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126.54</w:t>
            </w:r>
          </w:p>
        </w:tc>
      </w:tr>
      <w:tr w14:paraId="6671EB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07BB93B0">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投资支付的现金</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984F89">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A95A45">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19,022.59</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1B10A7FD">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21,077.89</w:t>
            </w:r>
          </w:p>
        </w:tc>
      </w:tr>
      <w:tr w14:paraId="139F9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3DA42102">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取得子公司及其他营业单位支付的现金净额</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7C482C">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C2DEE2">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5E4E2985">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r>
      <w:tr w14:paraId="3D3D8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6006603B">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支付其他与投资活动有关的现金</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7D6B80">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E67C21">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1D8B3DB1">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r>
      <w:tr w14:paraId="7CB8C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5A197CDF">
            <w:pPr>
              <w:keepNext w:val="0"/>
              <w:keepLines w:val="0"/>
              <w:widowControl/>
              <w:suppressLineNumbers w:val="0"/>
              <w:jc w:val="lef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投资活动现金流出小计</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3FC34D">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0.78</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089724">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22,451.76</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442482C5">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21,204.44</w:t>
            </w:r>
          </w:p>
        </w:tc>
      </w:tr>
      <w:tr w14:paraId="79589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62C6CEE9">
            <w:pPr>
              <w:keepNext w:val="0"/>
              <w:keepLines w:val="0"/>
              <w:widowControl/>
              <w:suppressLineNumbers w:val="0"/>
              <w:jc w:val="lef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投资活动产生的现金流量净额</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6D31A">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461.82</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E4B40E">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-2,350.08</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075C05D2">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1,454.69</w:t>
            </w:r>
          </w:p>
        </w:tc>
      </w:tr>
      <w:tr w14:paraId="79381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38D3286D">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三、筹资活动产生的现金流量：</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72FF81">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C83970">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523A0110">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r>
      <w:tr w14:paraId="2428C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1BBCE4AD">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吸收投资所收到的现金</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13AE15">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8FEDF6">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5,000.00</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27D62569">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4,000.00</w:t>
            </w:r>
          </w:p>
        </w:tc>
      </w:tr>
      <w:tr w14:paraId="75780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74E726FE">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取得借款所收到的现金</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257D0E">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1,400.00</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47F817">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10,509.00</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2E0D7784">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8,390.00</w:t>
            </w:r>
          </w:p>
        </w:tc>
      </w:tr>
      <w:tr w14:paraId="67939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48CB710D">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收到其他与筹资活动有关的现金</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0993F5">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1F3DC6">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491D1E22">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r>
      <w:tr w14:paraId="492BB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6983E658">
            <w:pPr>
              <w:keepNext w:val="0"/>
              <w:keepLines w:val="0"/>
              <w:widowControl/>
              <w:suppressLineNumbers w:val="0"/>
              <w:jc w:val="lef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筹资活动现金流入小计</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2B92DE">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1,400.00</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93A99">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15,509.00</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1EC9E93D">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12,390.00</w:t>
            </w:r>
          </w:p>
        </w:tc>
      </w:tr>
      <w:tr w14:paraId="0C10C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277A2D5C">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偿还债务支付的现金</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73F20">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2,694.75</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B9F5F6">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8,081.47</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3C2BAE0F">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6,400.00</w:t>
            </w:r>
          </w:p>
        </w:tc>
      </w:tr>
      <w:tr w14:paraId="1CEE0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372A5F66">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分配股利、利润或偿付利息所支付的现金</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15974">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143.23</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069E7">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269.91</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4BAFF451">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151.82</w:t>
            </w:r>
          </w:p>
        </w:tc>
      </w:tr>
      <w:tr w14:paraId="74477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5BE4B34E">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支付其他与筹资活动有关的现金</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171517">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0A7ACC">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6B1FF27E">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r>
      <w:tr w14:paraId="7067E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186CDB12">
            <w:pPr>
              <w:keepNext w:val="0"/>
              <w:keepLines w:val="0"/>
              <w:widowControl/>
              <w:suppressLineNumbers w:val="0"/>
              <w:jc w:val="lef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筹资活动现金流出小计</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A4767F">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2,837.99</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BCBE66">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8,351.38</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247F7DD5">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6,551.82</w:t>
            </w:r>
          </w:p>
        </w:tc>
      </w:tr>
      <w:tr w14:paraId="291F5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7B3871E7">
            <w:pPr>
              <w:keepNext w:val="0"/>
              <w:keepLines w:val="0"/>
              <w:widowControl/>
              <w:suppressLineNumbers w:val="0"/>
              <w:jc w:val="lef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筹资活动产生的现金流量净额</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269C8F">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-1,437.99</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85F11B">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7,157.62</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33E010E7">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5,838.18</w:t>
            </w:r>
          </w:p>
        </w:tc>
      </w:tr>
      <w:tr w14:paraId="5DB2F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4" w:space="0"/>
              <w:right w:val="single" w:color="000000" w:sz="4" w:space="0"/>
            </w:tcBorders>
            <w:shd w:val="clear" w:color="auto" w:fill="FFFFFF"/>
            <w:vAlign w:val="center"/>
          </w:tcPr>
          <w:p w14:paraId="61B6561F">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四、汇率变动对现金及现金等价物的影响</w:t>
            </w:r>
          </w:p>
        </w:tc>
        <w:tc>
          <w:tcPr>
            <w:tcW w:w="10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C902AD">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751A28">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1148" w:type="pct"/>
            <w:tcBorders>
              <w:top w:val="single" w:color="000000" w:sz="4" w:space="0"/>
              <w:left w:val="single" w:color="000000" w:sz="4" w:space="0"/>
              <w:bottom w:val="single" w:color="000000" w:sz="4" w:space="0"/>
              <w:right w:val="single" w:color="000000" w:sz="8" w:space="0"/>
            </w:tcBorders>
            <w:shd w:val="clear" w:color="auto" w:fill="auto"/>
            <w:noWrap/>
            <w:vAlign w:val="center"/>
          </w:tcPr>
          <w:p w14:paraId="2B52AC5B">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r>
      <w:tr w14:paraId="1CEB3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15" w:type="pct"/>
            <w:tcBorders>
              <w:top w:val="single" w:color="000000" w:sz="4" w:space="0"/>
              <w:left w:val="single" w:color="000000" w:sz="8" w:space="0"/>
              <w:bottom w:val="single" w:color="000000" w:sz="8" w:space="0"/>
              <w:right w:val="single" w:color="000000" w:sz="4" w:space="0"/>
            </w:tcBorders>
            <w:shd w:val="clear" w:color="auto" w:fill="FFFFFF"/>
            <w:vAlign w:val="center"/>
          </w:tcPr>
          <w:p w14:paraId="68F81493">
            <w:pPr>
              <w:keepNext w:val="0"/>
              <w:keepLines w:val="0"/>
              <w:widowControl/>
              <w:suppressLineNumbers w:val="0"/>
              <w:jc w:val="lef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五、现金及现金等价物净增加额</w:t>
            </w:r>
          </w:p>
        </w:tc>
        <w:tc>
          <w:tcPr>
            <w:tcW w:w="1086" w:type="pct"/>
            <w:tcBorders>
              <w:top w:val="single" w:color="000000" w:sz="4" w:space="0"/>
              <w:left w:val="single" w:color="000000" w:sz="4" w:space="0"/>
              <w:bottom w:val="single" w:color="000000" w:sz="8" w:space="0"/>
              <w:right w:val="single" w:color="000000" w:sz="4" w:space="0"/>
            </w:tcBorders>
            <w:shd w:val="clear" w:color="auto" w:fill="auto"/>
            <w:noWrap/>
            <w:vAlign w:val="center"/>
          </w:tcPr>
          <w:p w14:paraId="25F81E62">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-1,059.89</w:t>
            </w:r>
          </w:p>
        </w:tc>
        <w:tc>
          <w:tcPr>
            <w:tcW w:w="1148" w:type="pct"/>
            <w:tcBorders>
              <w:top w:val="single" w:color="000000" w:sz="4" w:space="0"/>
              <w:left w:val="single" w:color="000000" w:sz="4" w:space="0"/>
              <w:bottom w:val="single" w:color="000000" w:sz="8" w:space="0"/>
              <w:right w:val="single" w:color="000000" w:sz="4" w:space="0"/>
            </w:tcBorders>
            <w:shd w:val="clear" w:color="auto" w:fill="auto"/>
            <w:noWrap/>
            <w:vAlign w:val="center"/>
          </w:tcPr>
          <w:p w14:paraId="012BBE7E">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-721.18</w:t>
            </w:r>
          </w:p>
        </w:tc>
        <w:tc>
          <w:tcPr>
            <w:tcW w:w="1148" w:type="pct"/>
            <w:tcBorders>
              <w:top w:val="single" w:color="000000" w:sz="4" w:space="0"/>
              <w:left w:val="single" w:color="000000" w:sz="4" w:space="0"/>
              <w:bottom w:val="single" w:color="000000" w:sz="8" w:space="0"/>
              <w:right w:val="single" w:color="000000" w:sz="8" w:space="0"/>
            </w:tcBorders>
            <w:shd w:val="clear" w:color="auto" w:fill="auto"/>
            <w:noWrap/>
            <w:vAlign w:val="center"/>
          </w:tcPr>
          <w:p w14:paraId="28EEB66D">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2,991.62</w:t>
            </w:r>
          </w:p>
        </w:tc>
      </w:tr>
    </w:tbl>
    <w:p w14:paraId="59944722">
      <w:pPr>
        <w:pStyle w:val="50"/>
        <w:pageBreakBefore w:val="0"/>
        <w:kinsoku/>
        <w:wordWrap/>
        <w:overflowPunct/>
        <w:topLinePunct w:val="0"/>
        <w:bidi w:val="0"/>
        <w:spacing w:beforeAutospacing="0" w:afterAutospacing="0" w:line="360" w:lineRule="auto"/>
        <w:ind w:left="0" w:leftChars="0" w:firstLine="0" w:firstLineChars="0"/>
        <w:rPr>
          <w:rFonts w:hint="default" w:ascii="Times New Roman" w:hAnsi="Times New Roman" w:eastAsia="楷体" w:cs="Times New Roman"/>
        </w:rPr>
      </w:pPr>
      <w:r>
        <w:rPr>
          <w:rFonts w:hint="default" w:ascii="Times New Roman" w:hAnsi="Times New Roman" w:eastAsia="楷体" w:cs="Times New Roman"/>
        </w:rPr>
        <w:t>数据来源：审计报告及管理层信息</w:t>
      </w:r>
    </w:p>
    <w:p w14:paraId="1FE6BEB1">
      <w:pPr>
        <w:keepNext w:val="0"/>
        <w:keepLines w:val="0"/>
        <w:pageBreakBefore w:val="0"/>
        <w:numPr>
          <w:ilvl w:val="0"/>
          <w:numId w:val="0"/>
        </w:numPr>
        <w:tabs>
          <w:tab w:val="left" w:pos="567"/>
          <w:tab w:val="left" w:pos="851"/>
        </w:tabs>
        <w:kinsoku/>
        <w:wordWrap/>
        <w:overflowPunct/>
        <w:topLinePunct w:val="0"/>
        <w:bidi w:val="0"/>
        <w:spacing w:beforeAutospacing="0" w:afterAutospacing="0" w:line="360" w:lineRule="auto"/>
        <w:ind w:firstLine="561" w:firstLineChars="200"/>
        <w:textAlignment w:val="auto"/>
        <w:outlineLvl w:val="1"/>
        <w:rPr>
          <w:rFonts w:hint="default" w:ascii="Times New Roman" w:hAnsi="Times New Roman" w:eastAsia="楷体" w:cs="Times New Roman"/>
          <w:b/>
          <w:sz w:val="28"/>
          <w:szCs w:val="28"/>
        </w:rPr>
      </w:pPr>
      <w:bookmarkStart w:id="82" w:name="_Toc7754"/>
      <w:r>
        <w:rPr>
          <w:rFonts w:hint="default" w:ascii="Times New Roman" w:hAnsi="Times New Roman" w:eastAsia="楷体" w:cs="Times New Roman"/>
          <w:b/>
          <w:sz w:val="28"/>
          <w:szCs w:val="28"/>
          <w:lang w:val="en-US" w:eastAsia="zh-CN"/>
        </w:rPr>
        <w:t xml:space="preserve">第二节 </w:t>
      </w:r>
      <w:r>
        <w:rPr>
          <w:rFonts w:hint="default" w:ascii="Times New Roman" w:hAnsi="Times New Roman" w:eastAsia="楷体" w:cs="Times New Roman"/>
          <w:b/>
          <w:sz w:val="28"/>
          <w:szCs w:val="28"/>
        </w:rPr>
        <w:t>财务报表分析</w:t>
      </w:r>
      <w:bookmarkEnd w:id="82"/>
    </w:p>
    <w:p w14:paraId="3BB2CC1A">
      <w:pPr>
        <w:pStyle w:val="50"/>
        <w:keepNext w:val="0"/>
        <w:keepLines w:val="0"/>
        <w:pageBreakBefore w:val="0"/>
        <w:kinsoku/>
        <w:wordWrap/>
        <w:overflowPunct/>
        <w:topLinePunct w:val="0"/>
        <w:bidi w:val="0"/>
        <w:spacing w:beforeAutospacing="0" w:afterAutospacing="0" w:line="360" w:lineRule="auto"/>
        <w:ind w:left="0" w:leftChars="0" w:firstLine="480" w:firstLineChars="200"/>
        <w:textAlignment w:val="auto"/>
        <w:outlineLvl w:val="2"/>
        <w:rPr>
          <w:rFonts w:hint="default" w:ascii="Times New Roman" w:hAnsi="Times New Roman" w:eastAsia="楷体" w:cs="Times New Roman"/>
          <w:b/>
          <w:bCs/>
        </w:rPr>
      </w:pPr>
      <w:bookmarkStart w:id="83" w:name="_Toc15497"/>
      <w:r>
        <w:rPr>
          <w:rFonts w:hint="default" w:ascii="Times New Roman" w:hAnsi="Times New Roman" w:eastAsia="楷体" w:cs="Times New Roman"/>
          <w:b/>
          <w:bCs/>
        </w:rPr>
        <w:t>一、合并范围说明</w:t>
      </w:r>
      <w:bookmarkEnd w:id="83"/>
    </w:p>
    <w:p w14:paraId="74166697">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rPr>
      </w:pPr>
      <w:r>
        <w:rPr>
          <w:rFonts w:hint="default" w:ascii="Times New Roman" w:hAnsi="Times New Roman" w:eastAsia="楷体" w:cs="Times New Roman"/>
        </w:rPr>
        <w:t>根据灵西机器人提供的财务报表，涵盖了2023年1月1日至2025年6月30日的利润表、资产负债表及现金流量表。其中，2023年度的财务报表已由北京兴华会计师事务所</w:t>
      </w:r>
      <w:r>
        <w:rPr>
          <w:rFonts w:hint="default" w:ascii="Times New Roman" w:hAnsi="Times New Roman" w:eastAsia="楷体" w:cs="Times New Roman"/>
          <w:lang w:eastAsia="zh-CN"/>
        </w:rPr>
        <w:t>（</w:t>
      </w:r>
      <w:r>
        <w:rPr>
          <w:rFonts w:hint="default" w:ascii="Times New Roman" w:hAnsi="Times New Roman" w:eastAsia="楷体" w:cs="Times New Roman"/>
        </w:rPr>
        <w:t>特殊普通合伙</w:t>
      </w:r>
      <w:r>
        <w:rPr>
          <w:rFonts w:hint="default" w:ascii="Times New Roman" w:hAnsi="Times New Roman" w:eastAsia="楷体" w:cs="Times New Roman"/>
          <w:lang w:eastAsia="zh-CN"/>
        </w:rPr>
        <w:t>）</w:t>
      </w:r>
      <w:r>
        <w:rPr>
          <w:rFonts w:hint="default" w:ascii="Times New Roman" w:hAnsi="Times New Roman" w:eastAsia="楷体" w:cs="Times New Roman"/>
        </w:rPr>
        <w:t>审计，并出具了编号为[2024]京会兴浙分审字第00630042号的审计报告；2024年度的财务报表已由北京兴华会计师事务所</w:t>
      </w:r>
      <w:r>
        <w:rPr>
          <w:rFonts w:hint="default" w:ascii="Times New Roman" w:hAnsi="Times New Roman" w:eastAsia="楷体" w:cs="Times New Roman"/>
          <w:lang w:eastAsia="zh-CN"/>
        </w:rPr>
        <w:t>（</w:t>
      </w:r>
      <w:r>
        <w:rPr>
          <w:rFonts w:hint="default" w:ascii="Times New Roman" w:hAnsi="Times New Roman" w:eastAsia="楷体" w:cs="Times New Roman"/>
        </w:rPr>
        <w:t>特殊普通合伙</w:t>
      </w:r>
      <w:r>
        <w:rPr>
          <w:rFonts w:hint="default" w:ascii="Times New Roman" w:hAnsi="Times New Roman" w:eastAsia="楷体" w:cs="Times New Roman"/>
          <w:lang w:eastAsia="zh-CN"/>
        </w:rPr>
        <w:t>）</w:t>
      </w:r>
      <w:r>
        <w:rPr>
          <w:rFonts w:hint="default" w:ascii="Times New Roman" w:hAnsi="Times New Roman" w:eastAsia="楷体" w:cs="Times New Roman"/>
        </w:rPr>
        <w:t>审计，并出具了编号为[2025]京会兴浙分审字第00630096号的审计报告。需要特别强调的是，本报表中所示的数据来源于上述审计报告。我们在此报告中未执行任何审计性质的程序，因此，如果对公司进行正式审计，可能会对本报告中的结果产生影响。此外，2025年1月至6月期间的财务报表由杭州灵西机器人智能科技有限公司编制的合并报表，未经过审计机构审计。</w:t>
      </w:r>
    </w:p>
    <w:p w14:paraId="282A43E6">
      <w:pPr>
        <w:pStyle w:val="50"/>
        <w:keepNext w:val="0"/>
        <w:keepLines w:val="0"/>
        <w:pageBreakBefore w:val="0"/>
        <w:kinsoku/>
        <w:wordWrap/>
        <w:overflowPunct/>
        <w:topLinePunct w:val="0"/>
        <w:bidi w:val="0"/>
        <w:spacing w:beforeAutospacing="0" w:afterAutospacing="0" w:line="360" w:lineRule="auto"/>
        <w:ind w:left="0" w:leftChars="0" w:firstLine="480" w:firstLineChars="200"/>
        <w:textAlignment w:val="auto"/>
        <w:outlineLvl w:val="2"/>
        <w:rPr>
          <w:rFonts w:hint="default" w:ascii="Times New Roman" w:hAnsi="Times New Roman" w:eastAsia="楷体" w:cs="Times New Roman"/>
          <w:b/>
          <w:bCs/>
        </w:rPr>
      </w:pPr>
      <w:bookmarkStart w:id="84" w:name="_Toc32485"/>
      <w:r>
        <w:rPr>
          <w:rFonts w:hint="default" w:ascii="Times New Roman" w:hAnsi="Times New Roman" w:eastAsia="楷体" w:cs="Times New Roman"/>
          <w:b/>
          <w:bCs/>
        </w:rPr>
        <w:t>二、资产科目分析</w:t>
      </w:r>
      <w:bookmarkEnd w:id="84"/>
    </w:p>
    <w:p w14:paraId="5D6D6D8E">
      <w:pPr>
        <w:pStyle w:val="50"/>
        <w:keepNext w:val="0"/>
        <w:keepLines w:val="0"/>
        <w:pageBreakBefore w:val="0"/>
        <w:kinsoku/>
        <w:wordWrap/>
        <w:overflowPunct/>
        <w:topLinePunct w:val="0"/>
        <w:bidi w:val="0"/>
        <w:spacing w:beforeAutospacing="0" w:afterAutospacing="0" w:line="360" w:lineRule="auto"/>
        <w:ind w:left="0" w:leftChars="0" w:firstLine="480" w:firstLineChars="200"/>
        <w:textAlignment w:val="auto"/>
        <w:outlineLvl w:val="9"/>
        <w:rPr>
          <w:rFonts w:hint="default" w:ascii="Times New Roman" w:hAnsi="Times New Roman" w:eastAsia="楷体" w:cs="Times New Roman"/>
          <w:b w:val="0"/>
          <w:bCs w:val="0"/>
          <w:u w:val="single"/>
          <w:lang w:val="en-US" w:eastAsia="zh-CN"/>
        </w:rPr>
      </w:pPr>
      <w:r>
        <w:rPr>
          <w:rFonts w:hint="default" w:ascii="Times New Roman" w:hAnsi="Times New Roman" w:eastAsia="楷体" w:cs="Times New Roman"/>
          <w:b w:val="0"/>
          <w:bCs w:val="0"/>
          <w:u w:val="single"/>
          <w:lang w:val="en-US" w:eastAsia="zh-CN"/>
        </w:rPr>
        <w:t>【本次资本科目分析中，截至2024年12月31日的明细数据，来源于北京兴华会计师事务所（特殊普通合伙）于2025年7月3日出具的[2025]京会兴浙分审字第00630096号审计报告；2025年1月1日至6月30日的财务数据，则来源于杭州灵西机器人智能科技有限公司提供的科目余额表及财务明细账。】</w:t>
      </w:r>
    </w:p>
    <w:p w14:paraId="0932A41B">
      <w:pPr>
        <w:pStyle w:val="50"/>
        <w:keepNext w:val="0"/>
        <w:keepLines w:val="0"/>
        <w:pageBreakBefore w:val="0"/>
        <w:widowControl w:val="0"/>
        <w:kinsoku/>
        <w:wordWrap/>
        <w:overflowPunct/>
        <w:topLinePunct w:val="0"/>
        <w:autoSpaceDE w:val="0"/>
        <w:autoSpaceDN w:val="0"/>
        <w:bidi w:val="0"/>
        <w:adjustRightInd w:val="0"/>
        <w:snapToGrid w:val="0"/>
        <w:spacing w:beforeAutospacing="0" w:afterAutospacing="0" w:line="360" w:lineRule="auto"/>
        <w:ind w:left="0" w:leftChars="0" w:firstLine="480" w:firstLineChars="200"/>
        <w:textAlignment w:val="auto"/>
        <w:rPr>
          <w:rFonts w:hint="default" w:ascii="Times New Roman" w:hAnsi="Times New Roman" w:eastAsia="楷体" w:cs="Times New Roman"/>
          <w:b/>
          <w:bCs/>
          <w:color w:val="auto"/>
        </w:rPr>
      </w:pPr>
      <w:r>
        <w:rPr>
          <w:rFonts w:hint="default" w:ascii="Times New Roman" w:hAnsi="Times New Roman" w:eastAsia="楷体" w:cs="Times New Roman"/>
          <w:b/>
          <w:bCs/>
          <w:color w:val="auto"/>
        </w:rPr>
        <w:t>1</w:t>
      </w:r>
      <w:r>
        <w:rPr>
          <w:rFonts w:hint="default" w:ascii="Times New Roman" w:hAnsi="Times New Roman" w:eastAsia="楷体" w:cs="Times New Roman"/>
          <w:b/>
          <w:bCs/>
          <w:color w:val="auto"/>
          <w:lang w:eastAsia="zh-CN"/>
        </w:rPr>
        <w:t>.</w:t>
      </w:r>
      <w:r>
        <w:rPr>
          <w:rFonts w:hint="default" w:ascii="Times New Roman" w:hAnsi="Times New Roman" w:eastAsia="楷体" w:cs="Times New Roman"/>
          <w:b/>
          <w:bCs/>
          <w:color w:val="auto"/>
        </w:rPr>
        <w:t>货币资金</w:t>
      </w:r>
    </w:p>
    <w:p w14:paraId="09CEDCA8">
      <w:pPr>
        <w:pStyle w:val="50"/>
        <w:keepNext w:val="0"/>
        <w:keepLines w:val="0"/>
        <w:pageBreakBefore w:val="0"/>
        <w:widowControl w:val="0"/>
        <w:numPr>
          <w:ilvl w:val="0"/>
          <w:numId w:val="0"/>
        </w:numPr>
        <w:kinsoku/>
        <w:wordWrap/>
        <w:overflowPunct/>
        <w:topLinePunct w:val="0"/>
        <w:autoSpaceDE w:val="0"/>
        <w:autoSpaceDN w:val="0"/>
        <w:bidi w:val="0"/>
        <w:adjustRightInd/>
        <w:snapToGrid w:val="0"/>
        <w:spacing w:beforeAutospacing="0" w:afterAutospacing="0" w:line="360" w:lineRule="auto"/>
        <w:ind w:firstLine="480" w:firstLineChars="200"/>
        <w:textAlignment w:val="auto"/>
        <w:rPr>
          <w:rFonts w:hint="default" w:ascii="Times New Roman" w:hAnsi="Times New Roman" w:eastAsia="楷体" w:cs="Times New Roman"/>
          <w:b w:val="0"/>
          <w:bCs w:val="0"/>
          <w:lang w:val="en-US" w:eastAsia="zh-CN"/>
        </w:rPr>
      </w:pPr>
      <w:commentRangeStart w:id="3"/>
      <w:r>
        <w:rPr>
          <w:rFonts w:hint="default" w:ascii="Times New Roman" w:hAnsi="Times New Roman" w:eastAsia="楷体" w:cs="Times New Roman"/>
          <w:b w:val="0"/>
          <w:bCs w:val="0"/>
          <w:highlight w:val="yellow"/>
          <w:lang w:val="en-US" w:eastAsia="zh-CN"/>
        </w:rPr>
        <w:t>2024年期末余额为12.15亿元，其中包括库存现金3.72亿元、银行存款4.58亿元以及其他货币资金7.57亿元。</w:t>
      </w:r>
      <w:commentRangeEnd w:id="3"/>
      <w:r>
        <w:commentReference w:id="3"/>
      </w:r>
      <w:r>
        <w:rPr>
          <w:rFonts w:hint="default" w:ascii="Times New Roman" w:hAnsi="Times New Roman" w:eastAsia="楷体" w:cs="Times New Roman"/>
          <w:b w:val="0"/>
          <w:bCs w:val="0"/>
          <w:lang w:val="en-US" w:eastAsia="zh-CN"/>
        </w:rPr>
        <w:t>到了2025年6月30日，期末余额为11.12亿元，较2024年期末减少了约1.03亿元。</w:t>
      </w:r>
    </w:p>
    <w:p w14:paraId="51274A34">
      <w:pPr>
        <w:pStyle w:val="50"/>
        <w:keepNext w:val="0"/>
        <w:keepLines w:val="0"/>
        <w:pageBreakBefore w:val="0"/>
        <w:widowControl w:val="0"/>
        <w:numPr>
          <w:ilvl w:val="0"/>
          <w:numId w:val="0"/>
        </w:numPr>
        <w:kinsoku/>
        <w:wordWrap/>
        <w:overflowPunct/>
        <w:topLinePunct w:val="0"/>
        <w:autoSpaceDE w:val="0"/>
        <w:autoSpaceDN w:val="0"/>
        <w:bidi w:val="0"/>
        <w:adjustRightInd/>
        <w:snapToGrid w:val="0"/>
        <w:spacing w:beforeAutospacing="0" w:afterAutospacing="0" w:line="360" w:lineRule="auto"/>
        <w:ind w:firstLine="480" w:firstLineChars="2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highlight w:val="yellow"/>
          <w:lang w:val="en-US" w:eastAsia="zh-CN"/>
        </w:rPr>
        <w:t>根据2024年和2025年6月30日的货币资金明细，资金主要集中在"其他货币资金"项目中。2024年期末，总资金为12.15亿元，其中"其他货币资金"占比62.4%。到了2025年6月30日，总资金为11.12亿元，</w:t>
      </w:r>
      <w:r>
        <w:rPr>
          <w:rFonts w:hint="default" w:ascii="Times New Roman" w:hAnsi="Times New Roman" w:eastAsia="楷体" w:cs="Times New Roman"/>
          <w:b w:val="0"/>
          <w:bCs w:val="0"/>
          <w:lang w:val="en-US" w:eastAsia="zh-CN"/>
        </w:rPr>
        <w:t>"其他货币资金"的占比大幅上升至84.8%。相较之下，"库存现金"和"银行存款"的占比有所下降，显示出"其他货币资金"在整体资金结构中的主导地位。</w:t>
      </w:r>
    </w:p>
    <w:p w14:paraId="09B5AAEE">
      <w:pPr>
        <w:pStyle w:val="50"/>
        <w:keepNext w:val="0"/>
        <w:keepLines w:val="0"/>
        <w:pageBreakBefore w:val="0"/>
        <w:widowControl w:val="0"/>
        <w:numPr>
          <w:ilvl w:val="0"/>
          <w:numId w:val="0"/>
        </w:numPr>
        <w:kinsoku/>
        <w:wordWrap/>
        <w:overflowPunct/>
        <w:topLinePunct w:val="0"/>
        <w:autoSpaceDE w:val="0"/>
        <w:autoSpaceDN w:val="0"/>
        <w:bidi w:val="0"/>
        <w:adjustRightInd/>
        <w:snapToGrid w:val="0"/>
        <w:spacing w:beforeAutospacing="0" w:afterAutospacing="0" w:line="360" w:lineRule="auto"/>
        <w:ind w:firstLine="480" w:firstLineChars="2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截至2025年6月30日，灵西机器人货币资金的明细如下：</w:t>
      </w:r>
    </w:p>
    <w:p w14:paraId="038D4E03">
      <w:pPr>
        <w:pStyle w:val="50"/>
        <w:keepNext w:val="0"/>
        <w:keepLines w:val="0"/>
        <w:pageBreakBefore w:val="0"/>
        <w:widowControl w:val="0"/>
        <w:numPr>
          <w:ilvl w:val="0"/>
          <w:numId w:val="0"/>
        </w:numPr>
        <w:kinsoku/>
        <w:wordWrap/>
        <w:overflowPunct/>
        <w:topLinePunct w:val="0"/>
        <w:autoSpaceDE w:val="0"/>
        <w:autoSpaceDN w:val="0"/>
        <w:bidi w:val="0"/>
        <w:adjustRightInd/>
        <w:snapToGrid w:val="0"/>
        <w:spacing w:beforeAutospacing="0" w:afterAutospacing="0" w:line="360" w:lineRule="auto"/>
        <w:ind w:firstLine="480" w:firstLineChars="200"/>
        <w:jc w:val="right"/>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人民币（元）</w:t>
      </w:r>
    </w:p>
    <w:tbl>
      <w:tblPr>
        <w:tblStyle w:val="27"/>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02"/>
        <w:gridCol w:w="2175"/>
        <w:gridCol w:w="1033"/>
        <w:gridCol w:w="2175"/>
        <w:gridCol w:w="1034"/>
      </w:tblGrid>
      <w:tr w14:paraId="02C95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233" w:type="pct"/>
            <w:tcBorders>
              <w:top w:val="single" w:color="000000" w:sz="8" w:space="0"/>
              <w:left w:val="single" w:color="000000" w:sz="8" w:space="0"/>
              <w:bottom w:val="single" w:color="000000" w:sz="8" w:space="0"/>
              <w:right w:val="single" w:color="000000" w:sz="8" w:space="0"/>
            </w:tcBorders>
            <w:shd w:val="clear" w:color="auto" w:fill="auto"/>
            <w:vAlign w:val="center"/>
          </w:tcPr>
          <w:p w14:paraId="5C0B67BD">
            <w:pPr>
              <w:keepNext w:val="0"/>
              <w:keepLines w:val="0"/>
              <w:widowControl/>
              <w:suppressLineNumbers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项目</w:t>
            </w:r>
          </w:p>
        </w:tc>
        <w:tc>
          <w:tcPr>
            <w:tcW w:w="1276" w:type="pct"/>
            <w:tcBorders>
              <w:top w:val="single" w:color="000000" w:sz="8" w:space="0"/>
              <w:left w:val="nil"/>
              <w:bottom w:val="single" w:color="000000" w:sz="8" w:space="0"/>
              <w:right w:val="single" w:color="000000" w:sz="8" w:space="0"/>
            </w:tcBorders>
            <w:shd w:val="clear" w:color="auto" w:fill="auto"/>
            <w:vAlign w:val="center"/>
          </w:tcPr>
          <w:p w14:paraId="4805B163">
            <w:pPr>
              <w:keepNext w:val="0"/>
              <w:keepLines w:val="0"/>
              <w:widowControl/>
              <w:suppressLineNumbers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期末余额</w:t>
            </w:r>
          </w:p>
        </w:tc>
        <w:tc>
          <w:tcPr>
            <w:tcW w:w="606" w:type="pct"/>
            <w:tcBorders>
              <w:top w:val="single" w:color="000000" w:sz="8" w:space="0"/>
              <w:left w:val="nil"/>
              <w:bottom w:val="single" w:color="000000" w:sz="8" w:space="0"/>
              <w:right w:val="single" w:color="000000" w:sz="8" w:space="0"/>
            </w:tcBorders>
            <w:shd w:val="clear" w:color="auto" w:fill="auto"/>
            <w:vAlign w:val="center"/>
          </w:tcPr>
          <w:p w14:paraId="3663EE2B">
            <w:pPr>
              <w:keepNext w:val="0"/>
              <w:keepLines w:val="0"/>
              <w:widowControl/>
              <w:suppressLineNumbers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占比</w:t>
            </w:r>
          </w:p>
        </w:tc>
        <w:tc>
          <w:tcPr>
            <w:tcW w:w="1276" w:type="pct"/>
            <w:tcBorders>
              <w:top w:val="single" w:color="000000" w:sz="8" w:space="0"/>
              <w:left w:val="nil"/>
              <w:bottom w:val="single" w:color="000000" w:sz="8" w:space="0"/>
              <w:right w:val="single" w:color="000000" w:sz="8" w:space="0"/>
            </w:tcBorders>
            <w:shd w:val="clear" w:color="auto" w:fill="auto"/>
            <w:vAlign w:val="center"/>
          </w:tcPr>
          <w:p w14:paraId="23FD5A3F">
            <w:pPr>
              <w:keepNext w:val="0"/>
              <w:keepLines w:val="0"/>
              <w:widowControl/>
              <w:suppressLineNumbers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期初余额</w:t>
            </w:r>
          </w:p>
        </w:tc>
        <w:tc>
          <w:tcPr>
            <w:tcW w:w="606" w:type="pct"/>
            <w:tcBorders>
              <w:top w:val="single" w:color="000000" w:sz="8" w:space="0"/>
              <w:left w:val="nil"/>
              <w:bottom w:val="single" w:color="000000" w:sz="8" w:space="0"/>
              <w:right w:val="single" w:color="000000" w:sz="8" w:space="0"/>
            </w:tcBorders>
            <w:shd w:val="clear" w:color="auto" w:fill="auto"/>
            <w:vAlign w:val="center"/>
          </w:tcPr>
          <w:p w14:paraId="7239BA64">
            <w:pPr>
              <w:keepNext w:val="0"/>
              <w:keepLines w:val="0"/>
              <w:widowControl/>
              <w:suppressLineNumbers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占比</w:t>
            </w:r>
          </w:p>
        </w:tc>
      </w:tr>
      <w:tr w14:paraId="14ADD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233" w:type="pct"/>
            <w:tcBorders>
              <w:top w:val="nil"/>
              <w:left w:val="single" w:color="000000" w:sz="8" w:space="0"/>
              <w:bottom w:val="single" w:color="000000" w:sz="8" w:space="0"/>
              <w:right w:val="single" w:color="000000" w:sz="8" w:space="0"/>
            </w:tcBorders>
            <w:shd w:val="clear" w:color="auto" w:fill="auto"/>
            <w:vAlign w:val="center"/>
          </w:tcPr>
          <w:p w14:paraId="472E0071">
            <w:pPr>
              <w:keepNext w:val="0"/>
              <w:keepLines w:val="0"/>
              <w:widowControl/>
              <w:suppressLineNumbers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库存现金</w:t>
            </w:r>
          </w:p>
        </w:tc>
        <w:tc>
          <w:tcPr>
            <w:tcW w:w="1276" w:type="pct"/>
            <w:tcBorders>
              <w:top w:val="nil"/>
              <w:left w:val="nil"/>
              <w:bottom w:val="single" w:color="000000" w:sz="8" w:space="0"/>
              <w:right w:val="single" w:color="000000" w:sz="8" w:space="0"/>
            </w:tcBorders>
            <w:shd w:val="clear" w:color="auto" w:fill="auto"/>
            <w:vAlign w:val="center"/>
          </w:tcPr>
          <w:p w14:paraId="4DDE041F">
            <w:pPr>
              <w:keepNext w:val="0"/>
              <w:keepLines w:val="0"/>
              <w:widowControl/>
              <w:suppressLineNumbers w:val="0"/>
              <w:jc w:val="righ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182,081.45</w:t>
            </w:r>
          </w:p>
        </w:tc>
        <w:tc>
          <w:tcPr>
            <w:tcW w:w="606" w:type="pct"/>
            <w:tcBorders>
              <w:top w:val="nil"/>
              <w:left w:val="nil"/>
              <w:bottom w:val="single" w:color="000000" w:sz="8" w:space="0"/>
              <w:right w:val="single" w:color="000000" w:sz="8" w:space="0"/>
            </w:tcBorders>
            <w:shd w:val="clear" w:color="auto" w:fill="auto"/>
            <w:vAlign w:val="center"/>
          </w:tcPr>
          <w:p w14:paraId="7079CCB2">
            <w:pPr>
              <w:keepNext w:val="0"/>
              <w:keepLines w:val="0"/>
              <w:widowControl/>
              <w:suppressLineNumbers w:val="0"/>
              <w:jc w:val="righ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w:t>
            </w:r>
          </w:p>
        </w:tc>
        <w:tc>
          <w:tcPr>
            <w:tcW w:w="1276" w:type="pct"/>
            <w:tcBorders>
              <w:top w:val="nil"/>
              <w:left w:val="nil"/>
              <w:bottom w:val="single" w:color="000000" w:sz="8" w:space="0"/>
              <w:right w:val="single" w:color="000000" w:sz="8" w:space="0"/>
            </w:tcBorders>
            <w:shd w:val="clear" w:color="auto" w:fill="auto"/>
            <w:vAlign w:val="center"/>
          </w:tcPr>
          <w:p w14:paraId="7AEDD77F">
            <w:pPr>
              <w:keepNext w:val="0"/>
              <w:keepLines w:val="0"/>
              <w:widowControl/>
              <w:suppressLineNumbers w:val="0"/>
              <w:jc w:val="righ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37,194.10</w:t>
            </w:r>
          </w:p>
        </w:tc>
        <w:tc>
          <w:tcPr>
            <w:tcW w:w="606" w:type="pct"/>
            <w:tcBorders>
              <w:top w:val="nil"/>
              <w:left w:val="nil"/>
              <w:bottom w:val="single" w:color="000000" w:sz="8" w:space="0"/>
              <w:right w:val="single" w:color="000000" w:sz="8" w:space="0"/>
            </w:tcBorders>
            <w:shd w:val="clear" w:color="auto" w:fill="auto"/>
            <w:vAlign w:val="center"/>
          </w:tcPr>
          <w:p w14:paraId="495792E1">
            <w:pPr>
              <w:keepNext w:val="0"/>
              <w:keepLines w:val="0"/>
              <w:widowControl/>
              <w:suppressLineNumbers w:val="0"/>
              <w:jc w:val="righ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w:t>
            </w:r>
          </w:p>
        </w:tc>
      </w:tr>
      <w:tr w14:paraId="20222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233" w:type="pct"/>
            <w:tcBorders>
              <w:top w:val="nil"/>
              <w:left w:val="single" w:color="000000" w:sz="8" w:space="0"/>
              <w:bottom w:val="single" w:color="000000" w:sz="8" w:space="0"/>
              <w:right w:val="single" w:color="000000" w:sz="8" w:space="0"/>
            </w:tcBorders>
            <w:shd w:val="clear" w:color="auto" w:fill="auto"/>
            <w:vAlign w:val="center"/>
          </w:tcPr>
          <w:p w14:paraId="0FBE1218">
            <w:pPr>
              <w:keepNext w:val="0"/>
              <w:keepLines w:val="0"/>
              <w:widowControl/>
              <w:suppressLineNumbers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银行存款</w:t>
            </w:r>
          </w:p>
        </w:tc>
        <w:tc>
          <w:tcPr>
            <w:tcW w:w="1276" w:type="pct"/>
            <w:tcBorders>
              <w:top w:val="nil"/>
              <w:left w:val="nil"/>
              <w:bottom w:val="single" w:color="000000" w:sz="8" w:space="0"/>
              <w:right w:val="single" w:color="000000" w:sz="8" w:space="0"/>
            </w:tcBorders>
            <w:shd w:val="clear" w:color="auto" w:fill="auto"/>
            <w:vAlign w:val="center"/>
          </w:tcPr>
          <w:p w14:paraId="3E548D2C">
            <w:pPr>
              <w:keepNext w:val="0"/>
              <w:keepLines w:val="0"/>
              <w:widowControl/>
              <w:suppressLineNumbers w:val="0"/>
              <w:jc w:val="righ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16,796,966.53</w:t>
            </w:r>
          </w:p>
        </w:tc>
        <w:tc>
          <w:tcPr>
            <w:tcW w:w="606" w:type="pct"/>
            <w:tcBorders>
              <w:top w:val="nil"/>
              <w:left w:val="nil"/>
              <w:bottom w:val="single" w:color="000000" w:sz="8" w:space="0"/>
              <w:right w:val="single" w:color="000000" w:sz="8" w:space="0"/>
            </w:tcBorders>
            <w:shd w:val="clear" w:color="auto" w:fill="auto"/>
            <w:vAlign w:val="center"/>
          </w:tcPr>
          <w:p w14:paraId="3BB92598">
            <w:pPr>
              <w:keepNext w:val="0"/>
              <w:keepLines w:val="0"/>
              <w:widowControl/>
              <w:suppressLineNumbers w:val="0"/>
              <w:jc w:val="righ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15%</w:t>
            </w:r>
          </w:p>
        </w:tc>
        <w:tc>
          <w:tcPr>
            <w:tcW w:w="1276" w:type="pct"/>
            <w:tcBorders>
              <w:top w:val="nil"/>
              <w:left w:val="nil"/>
              <w:bottom w:val="single" w:color="000000" w:sz="8" w:space="0"/>
              <w:right w:val="single" w:color="000000" w:sz="8" w:space="0"/>
            </w:tcBorders>
            <w:shd w:val="clear" w:color="auto" w:fill="auto"/>
            <w:vAlign w:val="center"/>
          </w:tcPr>
          <w:p w14:paraId="3091AA8C">
            <w:pPr>
              <w:keepNext w:val="0"/>
              <w:keepLines w:val="0"/>
              <w:widowControl/>
              <w:suppressLineNumbers w:val="0"/>
              <w:jc w:val="righ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45,822,584.71</w:t>
            </w:r>
          </w:p>
        </w:tc>
        <w:tc>
          <w:tcPr>
            <w:tcW w:w="606" w:type="pct"/>
            <w:tcBorders>
              <w:top w:val="nil"/>
              <w:left w:val="nil"/>
              <w:bottom w:val="single" w:color="000000" w:sz="8" w:space="0"/>
              <w:right w:val="single" w:color="000000" w:sz="8" w:space="0"/>
            </w:tcBorders>
            <w:shd w:val="clear" w:color="auto" w:fill="auto"/>
            <w:vAlign w:val="center"/>
          </w:tcPr>
          <w:p w14:paraId="3110ABD7">
            <w:pPr>
              <w:keepNext w:val="0"/>
              <w:keepLines w:val="0"/>
              <w:widowControl/>
              <w:suppressLineNumbers w:val="0"/>
              <w:jc w:val="righ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38%</w:t>
            </w:r>
          </w:p>
        </w:tc>
      </w:tr>
      <w:tr w14:paraId="7E285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233" w:type="pct"/>
            <w:tcBorders>
              <w:top w:val="nil"/>
              <w:left w:val="single" w:color="000000" w:sz="8" w:space="0"/>
              <w:bottom w:val="single" w:color="000000" w:sz="8" w:space="0"/>
              <w:right w:val="single" w:color="000000" w:sz="8" w:space="0"/>
            </w:tcBorders>
            <w:shd w:val="clear" w:color="auto" w:fill="auto"/>
            <w:vAlign w:val="center"/>
          </w:tcPr>
          <w:p w14:paraId="6CBE03EB">
            <w:pPr>
              <w:keepNext w:val="0"/>
              <w:keepLines w:val="0"/>
              <w:widowControl/>
              <w:suppressLineNumbers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其他货币资金</w:t>
            </w:r>
          </w:p>
        </w:tc>
        <w:tc>
          <w:tcPr>
            <w:tcW w:w="1276" w:type="pct"/>
            <w:tcBorders>
              <w:top w:val="nil"/>
              <w:left w:val="nil"/>
              <w:bottom w:val="single" w:color="000000" w:sz="8" w:space="0"/>
              <w:right w:val="single" w:color="000000" w:sz="8" w:space="0"/>
            </w:tcBorders>
            <w:shd w:val="clear" w:color="auto" w:fill="auto"/>
            <w:vAlign w:val="center"/>
          </w:tcPr>
          <w:p w14:paraId="26D387A8">
            <w:pPr>
              <w:keepNext w:val="0"/>
              <w:keepLines w:val="0"/>
              <w:widowControl/>
              <w:suppressLineNumbers w:val="0"/>
              <w:jc w:val="righ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94,270,633.91</w:t>
            </w:r>
          </w:p>
        </w:tc>
        <w:tc>
          <w:tcPr>
            <w:tcW w:w="606" w:type="pct"/>
            <w:tcBorders>
              <w:top w:val="nil"/>
              <w:left w:val="nil"/>
              <w:bottom w:val="single" w:color="000000" w:sz="8" w:space="0"/>
              <w:right w:val="single" w:color="000000" w:sz="8" w:space="0"/>
            </w:tcBorders>
            <w:shd w:val="clear" w:color="auto" w:fill="auto"/>
            <w:vAlign w:val="center"/>
          </w:tcPr>
          <w:p w14:paraId="2F26A153">
            <w:pPr>
              <w:keepNext w:val="0"/>
              <w:keepLines w:val="0"/>
              <w:widowControl/>
              <w:suppressLineNumbers w:val="0"/>
              <w:jc w:val="righ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85%</w:t>
            </w:r>
          </w:p>
        </w:tc>
        <w:tc>
          <w:tcPr>
            <w:tcW w:w="1276" w:type="pct"/>
            <w:tcBorders>
              <w:top w:val="nil"/>
              <w:left w:val="nil"/>
              <w:bottom w:val="single" w:color="000000" w:sz="8" w:space="0"/>
              <w:right w:val="single" w:color="000000" w:sz="8" w:space="0"/>
            </w:tcBorders>
            <w:shd w:val="clear" w:color="auto" w:fill="auto"/>
            <w:vAlign w:val="center"/>
          </w:tcPr>
          <w:p w14:paraId="08968D09">
            <w:pPr>
              <w:keepNext w:val="0"/>
              <w:keepLines w:val="0"/>
              <w:widowControl/>
              <w:suppressLineNumbers w:val="0"/>
              <w:jc w:val="righ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75,688,033.90</w:t>
            </w:r>
          </w:p>
        </w:tc>
        <w:tc>
          <w:tcPr>
            <w:tcW w:w="606" w:type="pct"/>
            <w:tcBorders>
              <w:top w:val="nil"/>
              <w:left w:val="nil"/>
              <w:bottom w:val="single" w:color="000000" w:sz="8" w:space="0"/>
              <w:right w:val="single" w:color="000000" w:sz="8" w:space="0"/>
            </w:tcBorders>
            <w:shd w:val="clear" w:color="auto" w:fill="auto"/>
            <w:vAlign w:val="center"/>
          </w:tcPr>
          <w:p w14:paraId="4BC15B01">
            <w:pPr>
              <w:keepNext w:val="0"/>
              <w:keepLines w:val="0"/>
              <w:widowControl/>
              <w:suppressLineNumbers w:val="0"/>
              <w:jc w:val="righ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62%</w:t>
            </w:r>
          </w:p>
        </w:tc>
      </w:tr>
      <w:tr w14:paraId="4E27B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233" w:type="pct"/>
            <w:tcBorders>
              <w:top w:val="nil"/>
              <w:left w:val="single" w:color="000000" w:sz="8" w:space="0"/>
              <w:bottom w:val="single" w:color="000000" w:sz="8" w:space="0"/>
              <w:right w:val="single" w:color="000000" w:sz="8" w:space="0"/>
            </w:tcBorders>
            <w:shd w:val="clear" w:color="auto" w:fill="auto"/>
            <w:vAlign w:val="center"/>
          </w:tcPr>
          <w:p w14:paraId="436F445C">
            <w:pPr>
              <w:keepNext w:val="0"/>
              <w:keepLines w:val="0"/>
              <w:widowControl/>
              <w:suppressLineNumbers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合计</w:t>
            </w:r>
          </w:p>
        </w:tc>
        <w:tc>
          <w:tcPr>
            <w:tcW w:w="1276" w:type="pct"/>
            <w:tcBorders>
              <w:top w:val="nil"/>
              <w:left w:val="nil"/>
              <w:bottom w:val="single" w:color="000000" w:sz="8" w:space="0"/>
              <w:right w:val="single" w:color="000000" w:sz="8" w:space="0"/>
            </w:tcBorders>
            <w:shd w:val="clear" w:color="auto" w:fill="auto"/>
            <w:vAlign w:val="center"/>
          </w:tcPr>
          <w:p w14:paraId="3263DD22">
            <w:pPr>
              <w:keepNext w:val="0"/>
              <w:keepLines w:val="0"/>
              <w:widowControl/>
              <w:suppressLineNumbers w:val="0"/>
              <w:jc w:val="righ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111,249,681.89</w:t>
            </w:r>
          </w:p>
        </w:tc>
        <w:tc>
          <w:tcPr>
            <w:tcW w:w="606" w:type="pct"/>
            <w:tcBorders>
              <w:top w:val="nil"/>
              <w:left w:val="nil"/>
              <w:bottom w:val="single" w:color="000000" w:sz="8" w:space="0"/>
              <w:right w:val="single" w:color="000000" w:sz="8" w:space="0"/>
            </w:tcBorders>
            <w:shd w:val="clear" w:color="auto" w:fill="auto"/>
            <w:vAlign w:val="center"/>
          </w:tcPr>
          <w:p w14:paraId="5B600FA5">
            <w:pPr>
              <w:keepNext w:val="0"/>
              <w:keepLines w:val="0"/>
              <w:widowControl/>
              <w:suppressLineNumbers w:val="0"/>
              <w:jc w:val="righ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100%</w:t>
            </w:r>
          </w:p>
        </w:tc>
        <w:tc>
          <w:tcPr>
            <w:tcW w:w="1276" w:type="pct"/>
            <w:tcBorders>
              <w:top w:val="nil"/>
              <w:left w:val="nil"/>
              <w:bottom w:val="single" w:color="000000" w:sz="8" w:space="0"/>
              <w:right w:val="single" w:color="000000" w:sz="8" w:space="0"/>
            </w:tcBorders>
            <w:shd w:val="clear" w:color="auto" w:fill="auto"/>
            <w:vAlign w:val="center"/>
          </w:tcPr>
          <w:p w14:paraId="524A64BF">
            <w:pPr>
              <w:keepNext w:val="0"/>
              <w:keepLines w:val="0"/>
              <w:widowControl/>
              <w:suppressLineNumbers w:val="0"/>
              <w:jc w:val="righ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121,547,812.71</w:t>
            </w:r>
          </w:p>
        </w:tc>
        <w:tc>
          <w:tcPr>
            <w:tcW w:w="606" w:type="pct"/>
            <w:tcBorders>
              <w:top w:val="nil"/>
              <w:left w:val="nil"/>
              <w:bottom w:val="single" w:color="000000" w:sz="8" w:space="0"/>
              <w:right w:val="single" w:color="000000" w:sz="8" w:space="0"/>
            </w:tcBorders>
            <w:shd w:val="clear" w:color="auto" w:fill="auto"/>
            <w:vAlign w:val="center"/>
          </w:tcPr>
          <w:p w14:paraId="6FF9F470">
            <w:pPr>
              <w:keepNext w:val="0"/>
              <w:keepLines w:val="0"/>
              <w:widowControl/>
              <w:suppressLineNumbers w:val="0"/>
              <w:jc w:val="righ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100%</w:t>
            </w:r>
          </w:p>
        </w:tc>
      </w:tr>
    </w:tbl>
    <w:p w14:paraId="4AD3F1E9">
      <w:pPr>
        <w:pStyle w:val="50"/>
        <w:keepNext w:val="0"/>
        <w:keepLines w:val="0"/>
        <w:pageBreakBefore w:val="0"/>
        <w:widowControl w:val="0"/>
        <w:numPr>
          <w:ilvl w:val="0"/>
          <w:numId w:val="0"/>
        </w:numPr>
        <w:kinsoku/>
        <w:wordWrap/>
        <w:overflowPunct/>
        <w:topLinePunct w:val="0"/>
        <w:autoSpaceDE w:val="0"/>
        <w:autoSpaceDN w:val="0"/>
        <w:bidi w:val="0"/>
        <w:adjustRightInd/>
        <w:snapToGrid w:val="0"/>
        <w:spacing w:beforeAutospacing="0" w:afterAutospacing="0" w:line="360" w:lineRule="auto"/>
        <w:ind w:firstLine="480" w:firstLineChars="200"/>
        <w:textAlignment w:val="auto"/>
        <w:rPr>
          <w:rFonts w:hint="default" w:ascii="Times New Roman" w:hAnsi="Times New Roman" w:eastAsia="楷体" w:cs="Times New Roman"/>
          <w:b/>
          <w:bCs/>
          <w:color w:val="auto"/>
          <w:lang w:val="en-US" w:eastAsia="zh-CN"/>
        </w:rPr>
      </w:pPr>
      <w:r>
        <w:rPr>
          <w:rFonts w:hint="default" w:ascii="Times New Roman" w:hAnsi="Times New Roman" w:eastAsia="楷体" w:cs="Times New Roman"/>
          <w:b/>
          <w:bCs/>
          <w:color w:val="auto"/>
          <w:lang w:val="en-US" w:eastAsia="zh-CN"/>
        </w:rPr>
        <w:t>2.应收账款</w:t>
      </w:r>
    </w:p>
    <w:p w14:paraId="386050CA">
      <w:pPr>
        <w:pStyle w:val="50"/>
        <w:keepNext w:val="0"/>
        <w:keepLines w:val="0"/>
        <w:pageBreakBefore w:val="0"/>
        <w:widowControl w:val="0"/>
        <w:numPr>
          <w:ilvl w:val="0"/>
          <w:numId w:val="0"/>
        </w:numPr>
        <w:kinsoku/>
        <w:wordWrap/>
        <w:overflowPunct/>
        <w:topLinePunct w:val="0"/>
        <w:autoSpaceDE w:val="0"/>
        <w:autoSpaceDN w:val="0"/>
        <w:bidi w:val="0"/>
        <w:adjustRightInd/>
        <w:snapToGrid w:val="0"/>
        <w:spacing w:beforeAutospacing="0" w:afterAutospacing="0" w:line="360" w:lineRule="auto"/>
        <w:ind w:leftChars="0" w:firstLine="480" w:firstLineChars="2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截至2025年6月30日，灵西机器人应收账款前十大客户如下：</w:t>
      </w:r>
    </w:p>
    <w:tbl>
      <w:tblPr>
        <w:tblStyle w:val="27"/>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110"/>
        <w:gridCol w:w="2294"/>
        <w:gridCol w:w="1115"/>
      </w:tblGrid>
      <w:tr w14:paraId="765AD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98" w:type="pct"/>
            <w:tcBorders>
              <w:top w:val="single" w:color="000000" w:sz="8" w:space="0"/>
              <w:left w:val="single" w:color="000000" w:sz="8" w:space="0"/>
              <w:bottom w:val="single" w:color="000000" w:sz="4" w:space="0"/>
              <w:right w:val="single" w:color="000000" w:sz="4" w:space="0"/>
            </w:tcBorders>
            <w:shd w:val="clear" w:color="auto" w:fill="F2F2F2"/>
            <w:vAlign w:val="center"/>
          </w:tcPr>
          <w:p w14:paraId="10D89F14">
            <w:pPr>
              <w:keepNext w:val="0"/>
              <w:keepLines w:val="0"/>
              <w:widowControl/>
              <w:suppressLineNumbers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应收账款前十大</w:t>
            </w:r>
          </w:p>
        </w:tc>
        <w:tc>
          <w:tcPr>
            <w:tcW w:w="1346" w:type="pct"/>
            <w:tcBorders>
              <w:top w:val="single" w:color="000000" w:sz="8" w:space="0"/>
              <w:left w:val="single" w:color="000000" w:sz="4" w:space="0"/>
              <w:bottom w:val="single" w:color="000000" w:sz="4" w:space="0"/>
              <w:right w:val="single" w:color="000000" w:sz="4" w:space="0"/>
            </w:tcBorders>
            <w:shd w:val="clear" w:color="auto" w:fill="F2F2F2"/>
            <w:vAlign w:val="center"/>
          </w:tcPr>
          <w:p w14:paraId="2F3B8F02">
            <w:pPr>
              <w:keepNext w:val="0"/>
              <w:keepLines w:val="0"/>
              <w:widowControl/>
              <w:suppressLineNumbers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借方余额</w:t>
            </w:r>
          </w:p>
        </w:tc>
        <w:tc>
          <w:tcPr>
            <w:tcW w:w="654" w:type="pct"/>
            <w:tcBorders>
              <w:top w:val="single" w:color="000000" w:sz="8" w:space="0"/>
              <w:left w:val="single" w:color="000000" w:sz="4" w:space="0"/>
              <w:bottom w:val="single" w:color="000000" w:sz="4" w:space="0"/>
              <w:right w:val="single" w:color="000000" w:sz="4" w:space="0"/>
            </w:tcBorders>
            <w:shd w:val="clear" w:color="auto" w:fill="F2F2F2"/>
            <w:vAlign w:val="center"/>
          </w:tcPr>
          <w:p w14:paraId="3E37AFC6">
            <w:pPr>
              <w:keepNext w:val="0"/>
              <w:keepLines w:val="0"/>
              <w:widowControl/>
              <w:suppressLineNumbers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占比</w:t>
            </w:r>
          </w:p>
        </w:tc>
      </w:tr>
      <w:tr w14:paraId="6ABD3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98" w:type="pct"/>
            <w:tcBorders>
              <w:top w:val="single" w:color="000000" w:sz="4" w:space="0"/>
              <w:left w:val="single" w:color="000000" w:sz="8" w:space="0"/>
              <w:bottom w:val="single" w:color="000000" w:sz="4" w:space="0"/>
              <w:right w:val="single" w:color="000000" w:sz="4" w:space="0"/>
            </w:tcBorders>
            <w:shd w:val="clear" w:color="auto" w:fill="auto"/>
            <w:vAlign w:val="center"/>
          </w:tcPr>
          <w:p w14:paraId="33C93D00">
            <w:pPr>
              <w:keepNext w:val="0"/>
              <w:keepLines w:val="0"/>
              <w:widowControl/>
              <w:suppressLineNumbers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深圳市今天国际智能机器人有限公司</w:t>
            </w:r>
          </w:p>
        </w:tc>
        <w:tc>
          <w:tcPr>
            <w:tcW w:w="13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BEBAEE">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33,938,900.00</w:t>
            </w:r>
          </w:p>
        </w:tc>
        <w:tc>
          <w:tcPr>
            <w:tcW w:w="6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427BAF">
            <w:pPr>
              <w:keepNext w:val="0"/>
              <w:keepLines w:val="0"/>
              <w:widowControl/>
              <w:suppressLineNumbers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32%</w:t>
            </w:r>
          </w:p>
        </w:tc>
      </w:tr>
      <w:tr w14:paraId="6F700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98" w:type="pct"/>
            <w:tcBorders>
              <w:top w:val="single" w:color="000000" w:sz="4" w:space="0"/>
              <w:left w:val="single" w:color="000000" w:sz="8" w:space="0"/>
              <w:bottom w:val="single" w:color="000000" w:sz="4" w:space="0"/>
              <w:right w:val="single" w:color="000000" w:sz="4" w:space="0"/>
            </w:tcBorders>
            <w:shd w:val="clear" w:color="auto" w:fill="auto"/>
            <w:vAlign w:val="center"/>
          </w:tcPr>
          <w:p w14:paraId="7C844792">
            <w:pPr>
              <w:keepNext w:val="0"/>
              <w:keepLines w:val="0"/>
              <w:widowControl/>
              <w:suppressLineNumbers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无锡中鼎集成技术有限公司</w:t>
            </w:r>
          </w:p>
        </w:tc>
        <w:tc>
          <w:tcPr>
            <w:tcW w:w="13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039512">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26,392,000.00</w:t>
            </w:r>
          </w:p>
        </w:tc>
        <w:tc>
          <w:tcPr>
            <w:tcW w:w="6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5E473E">
            <w:pPr>
              <w:keepNext w:val="0"/>
              <w:keepLines w:val="0"/>
              <w:widowControl/>
              <w:suppressLineNumbers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25%</w:t>
            </w:r>
          </w:p>
        </w:tc>
      </w:tr>
      <w:tr w14:paraId="5B05C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98" w:type="pct"/>
            <w:tcBorders>
              <w:top w:val="single" w:color="000000" w:sz="4" w:space="0"/>
              <w:left w:val="single" w:color="000000" w:sz="8" w:space="0"/>
              <w:bottom w:val="single" w:color="000000" w:sz="4" w:space="0"/>
              <w:right w:val="single" w:color="000000" w:sz="4" w:space="0"/>
            </w:tcBorders>
            <w:shd w:val="clear" w:color="auto" w:fill="auto"/>
            <w:vAlign w:val="center"/>
          </w:tcPr>
          <w:p w14:paraId="00351FC2">
            <w:pPr>
              <w:keepNext w:val="0"/>
              <w:keepLines w:val="0"/>
              <w:widowControl/>
              <w:suppressLineNumbers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北京京东乾石科技有限公司</w:t>
            </w:r>
          </w:p>
        </w:tc>
        <w:tc>
          <w:tcPr>
            <w:tcW w:w="13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8D1144">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16,063,795.10</w:t>
            </w:r>
          </w:p>
        </w:tc>
        <w:tc>
          <w:tcPr>
            <w:tcW w:w="6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B414B2">
            <w:pPr>
              <w:keepNext w:val="0"/>
              <w:keepLines w:val="0"/>
              <w:widowControl/>
              <w:suppressLineNumbers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15%</w:t>
            </w:r>
          </w:p>
        </w:tc>
      </w:tr>
      <w:tr w14:paraId="0437B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98" w:type="pct"/>
            <w:tcBorders>
              <w:top w:val="single" w:color="000000" w:sz="4" w:space="0"/>
              <w:left w:val="single" w:color="000000" w:sz="8" w:space="0"/>
              <w:bottom w:val="single" w:color="000000" w:sz="4" w:space="0"/>
              <w:right w:val="single" w:color="000000" w:sz="4" w:space="0"/>
            </w:tcBorders>
            <w:shd w:val="clear" w:color="auto" w:fill="auto"/>
            <w:vAlign w:val="center"/>
          </w:tcPr>
          <w:p w14:paraId="6A8DB0D4">
            <w:pPr>
              <w:keepNext w:val="0"/>
              <w:keepLines w:val="0"/>
              <w:widowControl/>
              <w:suppressLineNumbers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昆船智能技术股份有限公司</w:t>
            </w:r>
          </w:p>
        </w:tc>
        <w:tc>
          <w:tcPr>
            <w:tcW w:w="13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8D0175">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5,970,580.00</w:t>
            </w:r>
          </w:p>
        </w:tc>
        <w:tc>
          <w:tcPr>
            <w:tcW w:w="6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27AEF7">
            <w:pPr>
              <w:keepNext w:val="0"/>
              <w:keepLines w:val="0"/>
              <w:widowControl/>
              <w:suppressLineNumbers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6%</w:t>
            </w:r>
          </w:p>
        </w:tc>
      </w:tr>
      <w:tr w14:paraId="47F84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98" w:type="pct"/>
            <w:tcBorders>
              <w:top w:val="single" w:color="000000" w:sz="4" w:space="0"/>
              <w:left w:val="single" w:color="000000" w:sz="8" w:space="0"/>
              <w:bottom w:val="single" w:color="000000" w:sz="4" w:space="0"/>
              <w:right w:val="single" w:color="000000" w:sz="4" w:space="0"/>
            </w:tcBorders>
            <w:shd w:val="clear" w:color="auto" w:fill="auto"/>
            <w:vAlign w:val="center"/>
          </w:tcPr>
          <w:p w14:paraId="4691F3D0">
            <w:pPr>
              <w:keepNext w:val="0"/>
              <w:keepLines w:val="0"/>
              <w:widowControl/>
              <w:suppressLineNumbers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力神电池（苏州）有限公司</w:t>
            </w:r>
          </w:p>
        </w:tc>
        <w:tc>
          <w:tcPr>
            <w:tcW w:w="13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BB6986">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5,600,000.00</w:t>
            </w:r>
          </w:p>
        </w:tc>
        <w:tc>
          <w:tcPr>
            <w:tcW w:w="6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8C4888">
            <w:pPr>
              <w:keepNext w:val="0"/>
              <w:keepLines w:val="0"/>
              <w:widowControl/>
              <w:suppressLineNumbers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w:t>
            </w:r>
          </w:p>
        </w:tc>
      </w:tr>
      <w:tr w14:paraId="5AAA9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98" w:type="pct"/>
            <w:tcBorders>
              <w:top w:val="single" w:color="000000" w:sz="4" w:space="0"/>
              <w:left w:val="single" w:color="000000" w:sz="8" w:space="0"/>
              <w:bottom w:val="single" w:color="000000" w:sz="4" w:space="0"/>
              <w:right w:val="single" w:color="000000" w:sz="4" w:space="0"/>
            </w:tcBorders>
            <w:shd w:val="clear" w:color="auto" w:fill="auto"/>
            <w:vAlign w:val="center"/>
          </w:tcPr>
          <w:p w14:paraId="3264D0F7">
            <w:pPr>
              <w:keepNext w:val="0"/>
              <w:keepLines w:val="0"/>
              <w:widowControl/>
              <w:suppressLineNumbers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中鼎智能（无锡）科技股份有限公司</w:t>
            </w:r>
          </w:p>
        </w:tc>
        <w:tc>
          <w:tcPr>
            <w:tcW w:w="13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EDD153">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5,596,168.00</w:t>
            </w:r>
          </w:p>
        </w:tc>
        <w:tc>
          <w:tcPr>
            <w:tcW w:w="6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6EEB32">
            <w:pPr>
              <w:keepNext w:val="0"/>
              <w:keepLines w:val="0"/>
              <w:widowControl/>
              <w:suppressLineNumbers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w:t>
            </w:r>
          </w:p>
        </w:tc>
      </w:tr>
      <w:tr w14:paraId="41676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98" w:type="pct"/>
            <w:tcBorders>
              <w:top w:val="single" w:color="000000" w:sz="4" w:space="0"/>
              <w:left w:val="single" w:color="000000" w:sz="8" w:space="0"/>
              <w:bottom w:val="single" w:color="000000" w:sz="4" w:space="0"/>
              <w:right w:val="single" w:color="000000" w:sz="4" w:space="0"/>
            </w:tcBorders>
            <w:shd w:val="clear" w:color="auto" w:fill="auto"/>
            <w:vAlign w:val="center"/>
          </w:tcPr>
          <w:p w14:paraId="24E4C8EA">
            <w:pPr>
              <w:keepNext w:val="0"/>
              <w:keepLines w:val="0"/>
              <w:widowControl/>
              <w:suppressLineNumbers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瑞浦兰钧能源股份有限公司</w:t>
            </w:r>
          </w:p>
        </w:tc>
        <w:tc>
          <w:tcPr>
            <w:tcW w:w="13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EC6385">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5,261,760.00</w:t>
            </w:r>
          </w:p>
        </w:tc>
        <w:tc>
          <w:tcPr>
            <w:tcW w:w="6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E88D05">
            <w:pPr>
              <w:keepNext w:val="0"/>
              <w:keepLines w:val="0"/>
              <w:widowControl/>
              <w:suppressLineNumbers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w:t>
            </w:r>
          </w:p>
        </w:tc>
      </w:tr>
      <w:tr w14:paraId="3476E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98" w:type="pct"/>
            <w:tcBorders>
              <w:top w:val="single" w:color="000000" w:sz="4" w:space="0"/>
              <w:left w:val="single" w:color="000000" w:sz="8" w:space="0"/>
              <w:bottom w:val="single" w:color="000000" w:sz="4" w:space="0"/>
              <w:right w:val="single" w:color="000000" w:sz="4" w:space="0"/>
            </w:tcBorders>
            <w:shd w:val="clear" w:color="auto" w:fill="auto"/>
            <w:vAlign w:val="center"/>
          </w:tcPr>
          <w:p w14:paraId="16E045C9">
            <w:pPr>
              <w:keepNext w:val="0"/>
              <w:keepLines w:val="0"/>
              <w:widowControl/>
              <w:suppressLineNumbers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沈阳新松机器人自动化股份有限公司</w:t>
            </w:r>
          </w:p>
        </w:tc>
        <w:tc>
          <w:tcPr>
            <w:tcW w:w="13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FECBA5">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3,893,500.01</w:t>
            </w:r>
          </w:p>
        </w:tc>
        <w:tc>
          <w:tcPr>
            <w:tcW w:w="6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BA0A70">
            <w:pPr>
              <w:keepNext w:val="0"/>
              <w:keepLines w:val="0"/>
              <w:widowControl/>
              <w:suppressLineNumbers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w:t>
            </w:r>
          </w:p>
        </w:tc>
      </w:tr>
      <w:tr w14:paraId="3337B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98" w:type="pct"/>
            <w:tcBorders>
              <w:top w:val="single" w:color="000000" w:sz="4" w:space="0"/>
              <w:left w:val="single" w:color="000000" w:sz="8" w:space="0"/>
              <w:bottom w:val="single" w:color="000000" w:sz="4" w:space="0"/>
              <w:right w:val="single" w:color="000000" w:sz="4" w:space="0"/>
            </w:tcBorders>
            <w:shd w:val="clear" w:color="auto" w:fill="auto"/>
            <w:vAlign w:val="center"/>
          </w:tcPr>
          <w:p w14:paraId="7611707C">
            <w:pPr>
              <w:keepNext w:val="0"/>
              <w:keepLines w:val="0"/>
              <w:widowControl/>
              <w:suppressLineNumbers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安徽凯乐仕科技有限公司</w:t>
            </w:r>
          </w:p>
        </w:tc>
        <w:tc>
          <w:tcPr>
            <w:tcW w:w="13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160359">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2,870,000.00</w:t>
            </w:r>
          </w:p>
        </w:tc>
        <w:tc>
          <w:tcPr>
            <w:tcW w:w="6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01262A">
            <w:pPr>
              <w:keepNext w:val="0"/>
              <w:keepLines w:val="0"/>
              <w:widowControl/>
              <w:suppressLineNumbers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w:t>
            </w:r>
          </w:p>
        </w:tc>
      </w:tr>
      <w:tr w14:paraId="2764B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98" w:type="pct"/>
            <w:tcBorders>
              <w:top w:val="single" w:color="000000" w:sz="4" w:space="0"/>
              <w:left w:val="single" w:color="000000" w:sz="8" w:space="0"/>
              <w:bottom w:val="single" w:color="000000" w:sz="4" w:space="0"/>
              <w:right w:val="single" w:color="000000" w:sz="4" w:space="0"/>
            </w:tcBorders>
            <w:shd w:val="clear" w:color="auto" w:fill="auto"/>
            <w:vAlign w:val="center"/>
          </w:tcPr>
          <w:p w14:paraId="2736F083">
            <w:pPr>
              <w:keepNext w:val="0"/>
              <w:keepLines w:val="0"/>
              <w:widowControl/>
              <w:suppressLineNumbers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明度智云（浙江）科技有限公司</w:t>
            </w:r>
          </w:p>
        </w:tc>
        <w:tc>
          <w:tcPr>
            <w:tcW w:w="13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911239">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1,925,550.00</w:t>
            </w:r>
          </w:p>
        </w:tc>
        <w:tc>
          <w:tcPr>
            <w:tcW w:w="6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156D58">
            <w:pPr>
              <w:keepNext w:val="0"/>
              <w:keepLines w:val="0"/>
              <w:widowControl/>
              <w:suppressLineNumbers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w:t>
            </w:r>
          </w:p>
        </w:tc>
      </w:tr>
      <w:tr w14:paraId="59D75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98" w:type="pct"/>
            <w:tcBorders>
              <w:top w:val="nil"/>
              <w:left w:val="single" w:color="000000" w:sz="8" w:space="0"/>
              <w:bottom w:val="single" w:color="000000" w:sz="8" w:space="0"/>
              <w:right w:val="single" w:color="000000" w:sz="4" w:space="0"/>
            </w:tcBorders>
            <w:shd w:val="clear" w:color="auto" w:fill="auto"/>
            <w:vAlign w:val="center"/>
          </w:tcPr>
          <w:p w14:paraId="54A87F0A">
            <w:pPr>
              <w:keepNext w:val="0"/>
              <w:keepLines w:val="0"/>
              <w:widowControl/>
              <w:suppressLineNumbers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合计</w:t>
            </w:r>
          </w:p>
        </w:tc>
        <w:tc>
          <w:tcPr>
            <w:tcW w:w="1346" w:type="pct"/>
            <w:tcBorders>
              <w:top w:val="nil"/>
              <w:left w:val="single" w:color="000000" w:sz="4" w:space="0"/>
              <w:bottom w:val="single" w:color="000000" w:sz="8" w:space="0"/>
              <w:right w:val="single" w:color="000000" w:sz="4" w:space="0"/>
            </w:tcBorders>
            <w:shd w:val="clear" w:color="auto" w:fill="auto"/>
            <w:vAlign w:val="center"/>
          </w:tcPr>
          <w:p w14:paraId="70CE799D">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107,512,253.1</w:t>
            </w:r>
          </w:p>
        </w:tc>
        <w:tc>
          <w:tcPr>
            <w:tcW w:w="6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03AD7A">
            <w:pPr>
              <w:keepNext w:val="0"/>
              <w:keepLines w:val="0"/>
              <w:widowControl/>
              <w:suppressLineNumbers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100%</w:t>
            </w:r>
          </w:p>
        </w:tc>
      </w:tr>
    </w:tbl>
    <w:p w14:paraId="5F09B57C">
      <w:pPr>
        <w:pStyle w:val="50"/>
        <w:keepNext w:val="0"/>
        <w:keepLines w:val="0"/>
        <w:pageBreakBefore w:val="0"/>
        <w:widowControl w:val="0"/>
        <w:numPr>
          <w:ilvl w:val="0"/>
          <w:numId w:val="0"/>
        </w:numPr>
        <w:kinsoku/>
        <w:wordWrap/>
        <w:overflowPunct/>
        <w:topLinePunct w:val="0"/>
        <w:autoSpaceDE w:val="0"/>
        <w:autoSpaceDN w:val="0"/>
        <w:bidi w:val="0"/>
        <w:adjustRightInd/>
        <w:snapToGrid w:val="0"/>
        <w:spacing w:beforeAutospacing="0" w:afterAutospacing="0" w:line="360" w:lineRule="auto"/>
        <w:ind w:leftChars="0" w:firstLine="480" w:firstLineChars="200"/>
        <w:textAlignment w:val="auto"/>
        <w:rPr>
          <w:rFonts w:hint="default" w:ascii="Times New Roman" w:hAnsi="Times New Roman" w:eastAsia="楷体" w:cs="Times New Roman"/>
          <w:b w:val="0"/>
          <w:bCs w:val="0"/>
          <w:lang w:val="en-US" w:eastAsia="zh-CN"/>
        </w:rPr>
      </w:pPr>
    </w:p>
    <w:p w14:paraId="0B6D8433">
      <w:pPr>
        <w:pStyle w:val="50"/>
        <w:keepNext w:val="0"/>
        <w:keepLines w:val="0"/>
        <w:pageBreakBefore w:val="0"/>
        <w:widowControl w:val="0"/>
        <w:numPr>
          <w:ilvl w:val="0"/>
          <w:numId w:val="0"/>
        </w:numPr>
        <w:kinsoku/>
        <w:wordWrap/>
        <w:overflowPunct/>
        <w:topLinePunct w:val="0"/>
        <w:autoSpaceDE w:val="0"/>
        <w:autoSpaceDN w:val="0"/>
        <w:bidi w:val="0"/>
        <w:adjustRightInd/>
        <w:snapToGrid w:val="0"/>
        <w:spacing w:beforeAutospacing="0" w:afterAutospacing="0" w:line="360" w:lineRule="auto"/>
        <w:ind w:leftChars="0" w:firstLine="480" w:firstLineChars="2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截至2025年6月30日，灵西机器人应收账款前十大客户合计应收余额为1.07亿元。其中，深圳市今天国际智能机器人有限公司占比32%，应收余额为0.34亿元；无锡中鼎集成技术有限公司占比25%，应收余额为0.26亿元；北京京东乾石科技有限公司占比15%，应收余额为0.16亿元。前三大客户合计占比71%。</w:t>
      </w:r>
    </w:p>
    <w:p w14:paraId="67D9A135">
      <w:pPr>
        <w:pStyle w:val="50"/>
        <w:keepNext w:val="0"/>
        <w:keepLines w:val="0"/>
        <w:pageBreakBefore w:val="0"/>
        <w:widowControl w:val="0"/>
        <w:numPr>
          <w:ilvl w:val="0"/>
          <w:numId w:val="0"/>
        </w:numPr>
        <w:kinsoku/>
        <w:wordWrap/>
        <w:overflowPunct/>
        <w:topLinePunct w:val="0"/>
        <w:autoSpaceDE w:val="0"/>
        <w:autoSpaceDN w:val="0"/>
        <w:bidi w:val="0"/>
        <w:adjustRightInd/>
        <w:snapToGrid w:val="0"/>
        <w:spacing w:beforeAutospacing="0" w:afterAutospacing="0" w:line="360" w:lineRule="auto"/>
        <w:ind w:leftChars="0" w:firstLine="480" w:firstLineChars="2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截至2025年6月30日，灵西机器人应收账款的明细如下：</w:t>
      </w:r>
    </w:p>
    <w:p w14:paraId="2244632F">
      <w:pPr>
        <w:pStyle w:val="50"/>
        <w:keepNext w:val="0"/>
        <w:keepLines w:val="0"/>
        <w:pageBreakBefore w:val="0"/>
        <w:widowControl w:val="0"/>
        <w:numPr>
          <w:ilvl w:val="0"/>
          <w:numId w:val="0"/>
        </w:numPr>
        <w:kinsoku/>
        <w:wordWrap/>
        <w:overflowPunct/>
        <w:topLinePunct w:val="0"/>
        <w:autoSpaceDE w:val="0"/>
        <w:autoSpaceDN w:val="0"/>
        <w:bidi w:val="0"/>
        <w:adjustRightInd/>
        <w:snapToGrid w:val="0"/>
        <w:spacing w:beforeAutospacing="0" w:afterAutospacing="0" w:line="360" w:lineRule="auto"/>
        <w:ind w:leftChars="0" w:firstLine="480" w:firstLineChars="200"/>
        <w:jc w:val="right"/>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人民币（元）</w:t>
      </w:r>
    </w:p>
    <w:tbl>
      <w:tblPr>
        <w:tblStyle w:val="27"/>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16"/>
        <w:gridCol w:w="2998"/>
        <w:gridCol w:w="2805"/>
      </w:tblGrid>
      <w:tr w14:paraId="0B7FD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594" w:type="pct"/>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top"/>
          </w:tcPr>
          <w:p w14:paraId="13DFA7D7">
            <w:pPr>
              <w:keepNext w:val="0"/>
              <w:keepLines w:val="0"/>
              <w:widowControl/>
              <w:suppressLineNumbers w:val="0"/>
              <w:jc w:val="center"/>
              <w:textAlignment w:val="top"/>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项目</w:t>
            </w:r>
          </w:p>
        </w:tc>
        <w:tc>
          <w:tcPr>
            <w:tcW w:w="1759" w:type="pct"/>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1D6AD7BA">
            <w:pPr>
              <w:keepNext w:val="0"/>
              <w:keepLines w:val="0"/>
              <w:widowControl/>
              <w:suppressLineNumbers w:val="0"/>
              <w:jc w:val="center"/>
              <w:textAlignment w:val="top"/>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期末数</w:t>
            </w:r>
          </w:p>
        </w:tc>
        <w:tc>
          <w:tcPr>
            <w:tcW w:w="1646" w:type="pct"/>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top"/>
          </w:tcPr>
          <w:p w14:paraId="666CCBC4">
            <w:pPr>
              <w:keepNext w:val="0"/>
              <w:keepLines w:val="0"/>
              <w:widowControl/>
              <w:suppressLineNumbers w:val="0"/>
              <w:jc w:val="center"/>
              <w:textAlignment w:val="top"/>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期初数</w:t>
            </w:r>
          </w:p>
        </w:tc>
      </w:tr>
      <w:tr w14:paraId="06F50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594"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top"/>
          </w:tcPr>
          <w:p w14:paraId="6F36ADAB">
            <w:pPr>
              <w:keepNext w:val="0"/>
              <w:keepLines w:val="0"/>
              <w:widowControl/>
              <w:suppressLineNumbers w:val="0"/>
              <w:jc w:val="center"/>
              <w:textAlignment w:val="top"/>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应收账款余额</w:t>
            </w:r>
          </w:p>
        </w:tc>
        <w:tc>
          <w:tcPr>
            <w:tcW w:w="1759"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F7B8B92">
            <w:pPr>
              <w:keepNext w:val="0"/>
              <w:keepLines w:val="0"/>
              <w:widowControl/>
              <w:suppressLineNumbers w:val="0"/>
              <w:jc w:val="right"/>
              <w:textAlignment w:val="top"/>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120,691,491.35</w:t>
            </w:r>
          </w:p>
        </w:tc>
        <w:tc>
          <w:tcPr>
            <w:tcW w:w="1646"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top"/>
          </w:tcPr>
          <w:p w14:paraId="06D439A9">
            <w:pPr>
              <w:keepNext w:val="0"/>
              <w:keepLines w:val="0"/>
              <w:widowControl/>
              <w:suppressLineNumbers w:val="0"/>
              <w:jc w:val="right"/>
              <w:textAlignment w:val="top"/>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97,935,894.18</w:t>
            </w:r>
          </w:p>
        </w:tc>
      </w:tr>
      <w:tr w14:paraId="5CD5D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594" w:type="pc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top"/>
          </w:tcPr>
          <w:p w14:paraId="1067F6B0">
            <w:pPr>
              <w:keepNext w:val="0"/>
              <w:keepLines w:val="0"/>
              <w:widowControl/>
              <w:suppressLineNumbers w:val="0"/>
              <w:jc w:val="center"/>
              <w:textAlignment w:val="top"/>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减：坏账准备</w:t>
            </w:r>
          </w:p>
        </w:tc>
        <w:tc>
          <w:tcPr>
            <w:tcW w:w="1759"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D891494">
            <w:pPr>
              <w:keepNext w:val="0"/>
              <w:keepLines w:val="0"/>
              <w:widowControl/>
              <w:suppressLineNumbers w:val="0"/>
              <w:jc w:val="right"/>
              <w:textAlignment w:val="top"/>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646" w:type="pct"/>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top"/>
          </w:tcPr>
          <w:p w14:paraId="7E8B75DA">
            <w:pPr>
              <w:keepNext w:val="0"/>
              <w:keepLines w:val="0"/>
              <w:widowControl/>
              <w:suppressLineNumbers w:val="0"/>
              <w:jc w:val="right"/>
              <w:textAlignment w:val="top"/>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r>
      <w:tr w14:paraId="30F46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594" w:type="pct"/>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vAlign w:val="top"/>
          </w:tcPr>
          <w:p w14:paraId="2ED3944A">
            <w:pPr>
              <w:keepNext w:val="0"/>
              <w:keepLines w:val="0"/>
              <w:widowControl/>
              <w:suppressLineNumbers w:val="0"/>
              <w:jc w:val="center"/>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应收账款净额</w:t>
            </w:r>
          </w:p>
        </w:tc>
        <w:tc>
          <w:tcPr>
            <w:tcW w:w="1759" w:type="pct"/>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top"/>
          </w:tcPr>
          <w:p w14:paraId="0320FBF1">
            <w:pPr>
              <w:keepNext w:val="0"/>
              <w:keepLines w:val="0"/>
              <w:widowControl/>
              <w:suppressLineNumbers w:val="0"/>
              <w:jc w:val="right"/>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120,691,491.35</w:t>
            </w:r>
          </w:p>
        </w:tc>
        <w:tc>
          <w:tcPr>
            <w:tcW w:w="1646" w:type="pct"/>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vAlign w:val="top"/>
          </w:tcPr>
          <w:p w14:paraId="2F7893BA">
            <w:pPr>
              <w:keepNext w:val="0"/>
              <w:keepLines w:val="0"/>
              <w:widowControl/>
              <w:suppressLineNumbers w:val="0"/>
              <w:jc w:val="right"/>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97,935,894.18</w:t>
            </w:r>
          </w:p>
        </w:tc>
      </w:tr>
    </w:tbl>
    <w:p w14:paraId="59F3687D">
      <w:pPr>
        <w:pStyle w:val="50"/>
        <w:keepNext w:val="0"/>
        <w:keepLines w:val="0"/>
        <w:pageBreakBefore w:val="0"/>
        <w:widowControl w:val="0"/>
        <w:numPr>
          <w:ilvl w:val="0"/>
          <w:numId w:val="0"/>
        </w:numPr>
        <w:kinsoku/>
        <w:wordWrap/>
        <w:overflowPunct/>
        <w:topLinePunct w:val="0"/>
        <w:autoSpaceDE w:val="0"/>
        <w:autoSpaceDN w:val="0"/>
        <w:bidi w:val="0"/>
        <w:adjustRightInd w:val="0"/>
        <w:snapToGrid w:val="0"/>
        <w:spacing w:beforeAutospacing="0" w:afterAutospacing="0" w:line="360" w:lineRule="auto"/>
        <w:ind w:firstLine="480" w:firstLineChars="2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注：因客户资质优良，回收性有保障，暂未单独计提坏账，但每年会进行减值测试。</w:t>
      </w:r>
    </w:p>
    <w:p w14:paraId="4E8C96FA">
      <w:pPr>
        <w:pStyle w:val="50"/>
        <w:keepNext w:val="0"/>
        <w:keepLines w:val="0"/>
        <w:pageBreakBefore w:val="0"/>
        <w:widowControl w:val="0"/>
        <w:numPr>
          <w:ilvl w:val="0"/>
          <w:numId w:val="0"/>
        </w:numPr>
        <w:kinsoku/>
        <w:wordWrap/>
        <w:overflowPunct/>
        <w:topLinePunct w:val="0"/>
        <w:autoSpaceDE w:val="0"/>
        <w:autoSpaceDN w:val="0"/>
        <w:bidi w:val="0"/>
        <w:adjustRightInd w:val="0"/>
        <w:snapToGrid w:val="0"/>
        <w:spacing w:beforeAutospacing="0" w:afterAutospacing="0" w:line="360" w:lineRule="auto"/>
        <w:ind w:firstLine="480" w:firstLineChars="200"/>
        <w:textAlignment w:val="auto"/>
        <w:rPr>
          <w:rFonts w:hint="default" w:ascii="Times New Roman" w:hAnsi="Times New Roman" w:eastAsia="楷体" w:cs="Times New Roman"/>
          <w:b w:val="0"/>
          <w:bCs w:val="0"/>
          <w:sz w:val="24"/>
          <w:szCs w:val="24"/>
          <w:lang w:val="en-US" w:eastAsia="zh-CN"/>
        </w:rPr>
      </w:pPr>
      <w:commentRangeStart w:id="4"/>
      <w:r>
        <w:rPr>
          <w:rFonts w:hint="default" w:ascii="Times New Roman" w:hAnsi="Times New Roman" w:eastAsia="楷体" w:cs="Times New Roman"/>
          <w:b w:val="0"/>
          <w:bCs w:val="0"/>
          <w:sz w:val="24"/>
          <w:szCs w:val="24"/>
          <w:lang w:val="en-US" w:eastAsia="zh-CN"/>
        </w:rPr>
        <w:t>账龄情况（截至2025年6月30日）：</w:t>
      </w:r>
      <w:commentRangeEnd w:id="4"/>
      <w:r>
        <w:commentReference w:id="4"/>
      </w:r>
    </w:p>
    <w:p w14:paraId="61D8C824">
      <w:pPr>
        <w:pStyle w:val="50"/>
        <w:keepNext w:val="0"/>
        <w:keepLines w:val="0"/>
        <w:pageBreakBefore w:val="0"/>
        <w:widowControl w:val="0"/>
        <w:numPr>
          <w:ilvl w:val="0"/>
          <w:numId w:val="0"/>
        </w:numPr>
        <w:kinsoku/>
        <w:wordWrap/>
        <w:overflowPunct/>
        <w:topLinePunct w:val="0"/>
        <w:autoSpaceDE w:val="0"/>
        <w:autoSpaceDN w:val="0"/>
        <w:bidi w:val="0"/>
        <w:adjustRightInd w:val="0"/>
        <w:snapToGrid w:val="0"/>
        <w:spacing w:beforeAutospacing="0" w:afterAutospacing="0" w:line="360" w:lineRule="auto"/>
        <w:ind w:firstLine="480" w:firstLineChars="200"/>
        <w:jc w:val="right"/>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人民币（元）</w:t>
      </w:r>
    </w:p>
    <w:tbl>
      <w:tblPr>
        <w:tblStyle w:val="27"/>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83"/>
        <w:gridCol w:w="2359"/>
        <w:gridCol w:w="1248"/>
        <w:gridCol w:w="2081"/>
        <w:gridCol w:w="1248"/>
      </w:tblGrid>
      <w:tr w14:paraId="249A3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929" w:type="pct"/>
            <w:vMerge w:val="restart"/>
            <w:tcBorders>
              <w:top w:val="single" w:color="000000" w:sz="8" w:space="0"/>
              <w:left w:val="single" w:color="000000" w:sz="8" w:space="0"/>
              <w:bottom w:val="single" w:color="000000" w:sz="4" w:space="0"/>
              <w:right w:val="single" w:color="000000" w:sz="4" w:space="0"/>
            </w:tcBorders>
            <w:shd w:val="clear" w:color="auto" w:fill="auto"/>
            <w:vAlign w:val="center"/>
          </w:tcPr>
          <w:p w14:paraId="1B6CE847">
            <w:pPr>
              <w:keepNext w:val="0"/>
              <w:keepLines w:val="0"/>
              <w:widowControl/>
              <w:suppressLineNumbers w:val="0"/>
              <w:jc w:val="left"/>
              <w:textAlignment w:val="center"/>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账龄</w:t>
            </w:r>
          </w:p>
        </w:tc>
        <w:tc>
          <w:tcPr>
            <w:tcW w:w="2116" w:type="pct"/>
            <w:gridSpan w:val="2"/>
            <w:tcBorders>
              <w:top w:val="single" w:color="000000" w:sz="8" w:space="0"/>
              <w:left w:val="single" w:color="000000" w:sz="4" w:space="0"/>
              <w:bottom w:val="single" w:color="000000" w:sz="4" w:space="0"/>
              <w:right w:val="single" w:color="000000" w:sz="4" w:space="0"/>
            </w:tcBorders>
            <w:shd w:val="clear" w:color="auto" w:fill="auto"/>
            <w:vAlign w:val="top"/>
          </w:tcPr>
          <w:p w14:paraId="3660B1F8">
            <w:pPr>
              <w:keepNext w:val="0"/>
              <w:keepLines w:val="0"/>
              <w:widowControl/>
              <w:suppressLineNumbers w:val="0"/>
              <w:jc w:val="center"/>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期末余额</w:t>
            </w:r>
          </w:p>
        </w:tc>
        <w:tc>
          <w:tcPr>
            <w:tcW w:w="1953" w:type="pct"/>
            <w:gridSpan w:val="2"/>
            <w:tcBorders>
              <w:top w:val="single" w:color="000000" w:sz="8" w:space="0"/>
              <w:left w:val="single" w:color="000000" w:sz="4" w:space="0"/>
              <w:bottom w:val="single" w:color="000000" w:sz="4" w:space="0"/>
              <w:right w:val="single" w:color="000000" w:sz="4" w:space="0"/>
            </w:tcBorders>
            <w:shd w:val="clear" w:color="auto" w:fill="auto"/>
            <w:vAlign w:val="top"/>
          </w:tcPr>
          <w:p w14:paraId="7993C558">
            <w:pPr>
              <w:keepNext w:val="0"/>
              <w:keepLines w:val="0"/>
              <w:widowControl/>
              <w:suppressLineNumbers w:val="0"/>
              <w:jc w:val="center"/>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期初余额</w:t>
            </w:r>
          </w:p>
        </w:tc>
      </w:tr>
      <w:tr w14:paraId="582D2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929" w:type="pct"/>
            <w:vMerge w:val="continue"/>
            <w:tcBorders>
              <w:top w:val="single" w:color="000000" w:sz="8" w:space="0"/>
              <w:left w:val="single" w:color="000000" w:sz="8" w:space="0"/>
              <w:bottom w:val="single" w:color="000000" w:sz="4" w:space="0"/>
              <w:right w:val="single" w:color="000000" w:sz="4" w:space="0"/>
            </w:tcBorders>
            <w:shd w:val="clear" w:color="auto" w:fill="auto"/>
            <w:vAlign w:val="center"/>
          </w:tcPr>
          <w:p w14:paraId="41ACC5F7">
            <w:pPr>
              <w:jc w:val="left"/>
              <w:rPr>
                <w:rFonts w:hint="default" w:ascii="Times New Roman" w:hAnsi="Times New Roman" w:eastAsia="楷体" w:cs="Times New Roman"/>
                <w:b w:val="0"/>
                <w:bCs w:val="0"/>
                <w:i w:val="0"/>
                <w:iCs w:val="0"/>
                <w:color w:val="000000"/>
                <w:sz w:val="21"/>
                <w:szCs w:val="21"/>
                <w:u w:val="none"/>
              </w:rPr>
            </w:pPr>
          </w:p>
        </w:tc>
        <w:tc>
          <w:tcPr>
            <w:tcW w:w="1384" w:type="pct"/>
            <w:tcBorders>
              <w:top w:val="single" w:color="000000" w:sz="4" w:space="0"/>
              <w:left w:val="single" w:color="000000" w:sz="4" w:space="0"/>
              <w:bottom w:val="single" w:color="000000" w:sz="4" w:space="0"/>
              <w:right w:val="single" w:color="000000" w:sz="4" w:space="0"/>
            </w:tcBorders>
            <w:shd w:val="clear" w:color="auto" w:fill="auto"/>
            <w:vAlign w:val="top"/>
          </w:tcPr>
          <w:p w14:paraId="4BB09D40">
            <w:pPr>
              <w:keepNext w:val="0"/>
              <w:keepLines w:val="0"/>
              <w:widowControl/>
              <w:suppressLineNumbers w:val="0"/>
              <w:jc w:val="center"/>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金额</w:t>
            </w:r>
          </w:p>
        </w:tc>
        <w:tc>
          <w:tcPr>
            <w:tcW w:w="732" w:type="pct"/>
            <w:tcBorders>
              <w:top w:val="single" w:color="000000" w:sz="4" w:space="0"/>
              <w:left w:val="single" w:color="000000" w:sz="4" w:space="0"/>
              <w:bottom w:val="single" w:color="000000" w:sz="4" w:space="0"/>
              <w:right w:val="single" w:color="000000" w:sz="4" w:space="0"/>
            </w:tcBorders>
            <w:shd w:val="clear" w:color="auto" w:fill="auto"/>
            <w:vAlign w:val="top"/>
          </w:tcPr>
          <w:p w14:paraId="0F2AC112">
            <w:pPr>
              <w:keepNext w:val="0"/>
              <w:keepLines w:val="0"/>
              <w:widowControl/>
              <w:suppressLineNumbers w:val="0"/>
              <w:jc w:val="center"/>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比例</w:t>
            </w:r>
          </w:p>
        </w:tc>
        <w:tc>
          <w:tcPr>
            <w:tcW w:w="1221" w:type="pct"/>
            <w:tcBorders>
              <w:top w:val="single" w:color="000000" w:sz="4" w:space="0"/>
              <w:left w:val="single" w:color="000000" w:sz="4" w:space="0"/>
              <w:bottom w:val="single" w:color="000000" w:sz="4" w:space="0"/>
              <w:right w:val="single" w:color="000000" w:sz="4" w:space="0"/>
            </w:tcBorders>
            <w:shd w:val="clear" w:color="auto" w:fill="auto"/>
            <w:vAlign w:val="top"/>
          </w:tcPr>
          <w:p w14:paraId="602B8E85">
            <w:pPr>
              <w:keepNext w:val="0"/>
              <w:keepLines w:val="0"/>
              <w:widowControl/>
              <w:suppressLineNumbers w:val="0"/>
              <w:jc w:val="center"/>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金额</w:t>
            </w:r>
          </w:p>
        </w:tc>
        <w:tc>
          <w:tcPr>
            <w:tcW w:w="732" w:type="pct"/>
            <w:tcBorders>
              <w:top w:val="single" w:color="000000" w:sz="4" w:space="0"/>
              <w:left w:val="single" w:color="000000" w:sz="4" w:space="0"/>
              <w:bottom w:val="single" w:color="000000" w:sz="4" w:space="0"/>
              <w:right w:val="single" w:color="000000" w:sz="8" w:space="0"/>
            </w:tcBorders>
            <w:shd w:val="clear" w:color="auto" w:fill="auto"/>
            <w:vAlign w:val="top"/>
          </w:tcPr>
          <w:p w14:paraId="291C3378">
            <w:pPr>
              <w:keepNext w:val="0"/>
              <w:keepLines w:val="0"/>
              <w:widowControl/>
              <w:suppressLineNumbers w:val="0"/>
              <w:jc w:val="center"/>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比例</w:t>
            </w:r>
          </w:p>
        </w:tc>
      </w:tr>
      <w:tr w14:paraId="4626F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929" w:type="pct"/>
            <w:tcBorders>
              <w:top w:val="single" w:color="000000" w:sz="4" w:space="0"/>
              <w:left w:val="single" w:color="000000" w:sz="8" w:space="0"/>
              <w:bottom w:val="single" w:color="000000" w:sz="4" w:space="0"/>
              <w:right w:val="single" w:color="000000" w:sz="4" w:space="0"/>
            </w:tcBorders>
            <w:shd w:val="clear" w:color="auto" w:fill="auto"/>
            <w:vAlign w:val="top"/>
          </w:tcPr>
          <w:p w14:paraId="136C8322">
            <w:pPr>
              <w:keepNext w:val="0"/>
              <w:keepLines w:val="0"/>
              <w:widowControl/>
              <w:suppressLineNumbers w:val="0"/>
              <w:jc w:val="left"/>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0-30天</w:t>
            </w:r>
          </w:p>
        </w:tc>
        <w:tc>
          <w:tcPr>
            <w:tcW w:w="1384" w:type="pct"/>
            <w:tcBorders>
              <w:top w:val="single" w:color="000000" w:sz="4" w:space="0"/>
              <w:left w:val="single" w:color="000000" w:sz="4" w:space="0"/>
              <w:bottom w:val="single" w:color="000000" w:sz="4" w:space="0"/>
              <w:right w:val="single" w:color="000000" w:sz="4" w:space="0"/>
            </w:tcBorders>
            <w:shd w:val="clear" w:color="auto" w:fill="auto"/>
            <w:vAlign w:val="top"/>
          </w:tcPr>
          <w:p w14:paraId="693A2186">
            <w:pPr>
              <w:keepNext w:val="0"/>
              <w:keepLines w:val="0"/>
              <w:widowControl/>
              <w:suppressLineNumbers w:val="0"/>
              <w:jc w:val="right"/>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31,338,838.20</w:t>
            </w:r>
          </w:p>
        </w:tc>
        <w:tc>
          <w:tcPr>
            <w:tcW w:w="732" w:type="pct"/>
            <w:tcBorders>
              <w:top w:val="single" w:color="000000" w:sz="4" w:space="0"/>
              <w:left w:val="single" w:color="000000" w:sz="4" w:space="0"/>
              <w:bottom w:val="single" w:color="000000" w:sz="4" w:space="0"/>
              <w:right w:val="single" w:color="000000" w:sz="4" w:space="0"/>
            </w:tcBorders>
            <w:shd w:val="clear" w:color="auto" w:fill="auto"/>
            <w:vAlign w:val="top"/>
          </w:tcPr>
          <w:p w14:paraId="01BCCF4F">
            <w:pPr>
              <w:keepNext w:val="0"/>
              <w:keepLines w:val="0"/>
              <w:widowControl/>
              <w:suppressLineNumbers w:val="0"/>
              <w:jc w:val="right"/>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25.97%</w:t>
            </w:r>
          </w:p>
        </w:tc>
        <w:tc>
          <w:tcPr>
            <w:tcW w:w="122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B6072A6">
            <w:pPr>
              <w:keepNext w:val="0"/>
              <w:keepLines w:val="0"/>
              <w:widowControl/>
              <w:suppressLineNumbers w:val="0"/>
              <w:jc w:val="right"/>
              <w:textAlignment w:val="bottom"/>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18,405,176.40</w:t>
            </w:r>
          </w:p>
        </w:tc>
        <w:tc>
          <w:tcPr>
            <w:tcW w:w="732" w:type="pct"/>
            <w:tcBorders>
              <w:top w:val="single" w:color="000000" w:sz="4" w:space="0"/>
              <w:left w:val="single" w:color="000000" w:sz="4" w:space="0"/>
              <w:bottom w:val="single" w:color="000000" w:sz="4" w:space="0"/>
              <w:right w:val="single" w:color="000000" w:sz="8" w:space="0"/>
            </w:tcBorders>
            <w:shd w:val="clear" w:color="auto" w:fill="auto"/>
            <w:vAlign w:val="top"/>
          </w:tcPr>
          <w:p w14:paraId="4BDEB91B">
            <w:pPr>
              <w:keepNext w:val="0"/>
              <w:keepLines w:val="0"/>
              <w:widowControl/>
              <w:suppressLineNumbers w:val="0"/>
              <w:jc w:val="right"/>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18.79%</w:t>
            </w:r>
          </w:p>
        </w:tc>
      </w:tr>
      <w:tr w14:paraId="5AD7C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929" w:type="pct"/>
            <w:tcBorders>
              <w:top w:val="single" w:color="000000" w:sz="4" w:space="0"/>
              <w:left w:val="single" w:color="000000" w:sz="8" w:space="0"/>
              <w:bottom w:val="single" w:color="000000" w:sz="4" w:space="0"/>
              <w:right w:val="single" w:color="000000" w:sz="4" w:space="0"/>
            </w:tcBorders>
            <w:shd w:val="clear" w:color="auto" w:fill="auto"/>
            <w:vAlign w:val="top"/>
          </w:tcPr>
          <w:p w14:paraId="1315D734">
            <w:pPr>
              <w:keepNext w:val="0"/>
              <w:keepLines w:val="0"/>
              <w:widowControl/>
              <w:suppressLineNumbers w:val="0"/>
              <w:jc w:val="left"/>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31-60天</w:t>
            </w:r>
          </w:p>
        </w:tc>
        <w:tc>
          <w:tcPr>
            <w:tcW w:w="1384" w:type="pct"/>
            <w:tcBorders>
              <w:top w:val="single" w:color="000000" w:sz="4" w:space="0"/>
              <w:left w:val="single" w:color="000000" w:sz="4" w:space="0"/>
              <w:bottom w:val="single" w:color="000000" w:sz="4" w:space="0"/>
              <w:right w:val="single" w:color="000000" w:sz="4" w:space="0"/>
            </w:tcBorders>
            <w:shd w:val="clear" w:color="auto" w:fill="auto"/>
            <w:vAlign w:val="top"/>
          </w:tcPr>
          <w:p w14:paraId="26456B5F">
            <w:pPr>
              <w:keepNext w:val="0"/>
              <w:keepLines w:val="0"/>
              <w:widowControl/>
              <w:suppressLineNumbers w:val="0"/>
              <w:jc w:val="right"/>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3,000.00</w:t>
            </w:r>
          </w:p>
        </w:tc>
        <w:tc>
          <w:tcPr>
            <w:tcW w:w="732" w:type="pct"/>
            <w:tcBorders>
              <w:top w:val="single" w:color="000000" w:sz="4" w:space="0"/>
              <w:left w:val="single" w:color="000000" w:sz="4" w:space="0"/>
              <w:bottom w:val="single" w:color="000000" w:sz="4" w:space="0"/>
              <w:right w:val="single" w:color="000000" w:sz="4" w:space="0"/>
            </w:tcBorders>
            <w:shd w:val="clear" w:color="auto" w:fill="auto"/>
            <w:vAlign w:val="top"/>
          </w:tcPr>
          <w:p w14:paraId="1475D889">
            <w:pPr>
              <w:keepNext w:val="0"/>
              <w:keepLines w:val="0"/>
              <w:widowControl/>
              <w:suppressLineNumbers w:val="0"/>
              <w:jc w:val="right"/>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0.00%</w:t>
            </w:r>
          </w:p>
        </w:tc>
        <w:tc>
          <w:tcPr>
            <w:tcW w:w="122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E3C7492">
            <w:pPr>
              <w:keepNext w:val="0"/>
              <w:keepLines w:val="0"/>
              <w:widowControl/>
              <w:suppressLineNumbers w:val="0"/>
              <w:jc w:val="right"/>
              <w:textAlignment w:val="bottom"/>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1,844,182.50</w:t>
            </w:r>
          </w:p>
        </w:tc>
        <w:tc>
          <w:tcPr>
            <w:tcW w:w="732" w:type="pct"/>
            <w:tcBorders>
              <w:top w:val="single" w:color="000000" w:sz="4" w:space="0"/>
              <w:left w:val="single" w:color="000000" w:sz="4" w:space="0"/>
              <w:bottom w:val="single" w:color="000000" w:sz="4" w:space="0"/>
              <w:right w:val="single" w:color="000000" w:sz="8" w:space="0"/>
            </w:tcBorders>
            <w:shd w:val="clear" w:color="auto" w:fill="auto"/>
            <w:vAlign w:val="top"/>
          </w:tcPr>
          <w:p w14:paraId="149BC4A2">
            <w:pPr>
              <w:keepNext w:val="0"/>
              <w:keepLines w:val="0"/>
              <w:widowControl/>
              <w:suppressLineNumbers w:val="0"/>
              <w:jc w:val="right"/>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1.88%</w:t>
            </w:r>
          </w:p>
        </w:tc>
      </w:tr>
      <w:tr w14:paraId="72EE3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929" w:type="pct"/>
            <w:tcBorders>
              <w:top w:val="single" w:color="000000" w:sz="4" w:space="0"/>
              <w:left w:val="single" w:color="000000" w:sz="8" w:space="0"/>
              <w:bottom w:val="single" w:color="000000" w:sz="4" w:space="0"/>
              <w:right w:val="single" w:color="000000" w:sz="4" w:space="0"/>
            </w:tcBorders>
            <w:shd w:val="clear" w:color="auto" w:fill="auto"/>
            <w:vAlign w:val="top"/>
          </w:tcPr>
          <w:p w14:paraId="2A72530B">
            <w:pPr>
              <w:keepNext w:val="0"/>
              <w:keepLines w:val="0"/>
              <w:widowControl/>
              <w:suppressLineNumbers w:val="0"/>
              <w:jc w:val="left"/>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61-90天</w:t>
            </w:r>
          </w:p>
        </w:tc>
        <w:tc>
          <w:tcPr>
            <w:tcW w:w="1384" w:type="pct"/>
            <w:tcBorders>
              <w:top w:val="single" w:color="000000" w:sz="4" w:space="0"/>
              <w:left w:val="single" w:color="000000" w:sz="4" w:space="0"/>
              <w:bottom w:val="single" w:color="000000" w:sz="4" w:space="0"/>
              <w:right w:val="single" w:color="000000" w:sz="4" w:space="0"/>
            </w:tcBorders>
            <w:shd w:val="clear" w:color="auto" w:fill="auto"/>
            <w:vAlign w:val="top"/>
          </w:tcPr>
          <w:p w14:paraId="1656E089">
            <w:pPr>
              <w:keepNext w:val="0"/>
              <w:keepLines w:val="0"/>
              <w:widowControl/>
              <w:suppressLineNumbers w:val="0"/>
              <w:jc w:val="right"/>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2,260,767.50</w:t>
            </w:r>
          </w:p>
        </w:tc>
        <w:tc>
          <w:tcPr>
            <w:tcW w:w="732" w:type="pct"/>
            <w:tcBorders>
              <w:top w:val="single" w:color="000000" w:sz="4" w:space="0"/>
              <w:left w:val="single" w:color="000000" w:sz="4" w:space="0"/>
              <w:bottom w:val="single" w:color="000000" w:sz="4" w:space="0"/>
              <w:right w:val="single" w:color="000000" w:sz="4" w:space="0"/>
            </w:tcBorders>
            <w:shd w:val="clear" w:color="auto" w:fill="auto"/>
            <w:vAlign w:val="top"/>
          </w:tcPr>
          <w:p w14:paraId="475EB789">
            <w:pPr>
              <w:keepNext w:val="0"/>
              <w:keepLines w:val="0"/>
              <w:widowControl/>
              <w:suppressLineNumbers w:val="0"/>
              <w:jc w:val="right"/>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1.87%</w:t>
            </w:r>
          </w:p>
        </w:tc>
        <w:tc>
          <w:tcPr>
            <w:tcW w:w="122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B042EBA">
            <w:pPr>
              <w:keepNext w:val="0"/>
              <w:keepLines w:val="0"/>
              <w:widowControl/>
              <w:suppressLineNumbers w:val="0"/>
              <w:jc w:val="right"/>
              <w:textAlignment w:val="bottom"/>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8,263,189.50</w:t>
            </w:r>
          </w:p>
        </w:tc>
        <w:tc>
          <w:tcPr>
            <w:tcW w:w="732" w:type="pct"/>
            <w:tcBorders>
              <w:top w:val="single" w:color="000000" w:sz="4" w:space="0"/>
              <w:left w:val="single" w:color="000000" w:sz="4" w:space="0"/>
              <w:bottom w:val="single" w:color="000000" w:sz="4" w:space="0"/>
              <w:right w:val="single" w:color="000000" w:sz="8" w:space="0"/>
            </w:tcBorders>
            <w:shd w:val="clear" w:color="auto" w:fill="auto"/>
            <w:vAlign w:val="top"/>
          </w:tcPr>
          <w:p w14:paraId="613FFCE9">
            <w:pPr>
              <w:keepNext w:val="0"/>
              <w:keepLines w:val="0"/>
              <w:widowControl/>
              <w:suppressLineNumbers w:val="0"/>
              <w:jc w:val="right"/>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8.44%</w:t>
            </w:r>
          </w:p>
        </w:tc>
      </w:tr>
      <w:tr w14:paraId="7BD33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929" w:type="pct"/>
            <w:tcBorders>
              <w:top w:val="single" w:color="000000" w:sz="4" w:space="0"/>
              <w:left w:val="single" w:color="000000" w:sz="8" w:space="0"/>
              <w:bottom w:val="single" w:color="000000" w:sz="4" w:space="0"/>
              <w:right w:val="single" w:color="000000" w:sz="4" w:space="0"/>
            </w:tcBorders>
            <w:shd w:val="clear" w:color="auto" w:fill="auto"/>
            <w:vAlign w:val="top"/>
          </w:tcPr>
          <w:p w14:paraId="2C29E09C">
            <w:pPr>
              <w:keepNext w:val="0"/>
              <w:keepLines w:val="0"/>
              <w:widowControl/>
              <w:suppressLineNumbers w:val="0"/>
              <w:jc w:val="left"/>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91-120天</w:t>
            </w:r>
          </w:p>
        </w:tc>
        <w:tc>
          <w:tcPr>
            <w:tcW w:w="1384" w:type="pct"/>
            <w:tcBorders>
              <w:top w:val="single" w:color="000000" w:sz="4" w:space="0"/>
              <w:left w:val="single" w:color="000000" w:sz="4" w:space="0"/>
              <w:bottom w:val="single" w:color="000000" w:sz="4" w:space="0"/>
              <w:right w:val="single" w:color="000000" w:sz="4" w:space="0"/>
            </w:tcBorders>
            <w:shd w:val="clear" w:color="auto" w:fill="auto"/>
            <w:vAlign w:val="top"/>
          </w:tcPr>
          <w:p w14:paraId="33693091">
            <w:pPr>
              <w:keepNext w:val="0"/>
              <w:keepLines w:val="0"/>
              <w:widowControl/>
              <w:suppressLineNumbers w:val="0"/>
              <w:jc w:val="right"/>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8,079,700.00</w:t>
            </w:r>
          </w:p>
        </w:tc>
        <w:tc>
          <w:tcPr>
            <w:tcW w:w="732" w:type="pct"/>
            <w:tcBorders>
              <w:top w:val="single" w:color="000000" w:sz="4" w:space="0"/>
              <w:left w:val="single" w:color="000000" w:sz="4" w:space="0"/>
              <w:bottom w:val="single" w:color="000000" w:sz="4" w:space="0"/>
              <w:right w:val="single" w:color="000000" w:sz="4" w:space="0"/>
            </w:tcBorders>
            <w:shd w:val="clear" w:color="auto" w:fill="auto"/>
            <w:vAlign w:val="top"/>
          </w:tcPr>
          <w:p w14:paraId="1806A61E">
            <w:pPr>
              <w:keepNext w:val="0"/>
              <w:keepLines w:val="0"/>
              <w:widowControl/>
              <w:suppressLineNumbers w:val="0"/>
              <w:jc w:val="right"/>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6.69%</w:t>
            </w:r>
          </w:p>
        </w:tc>
        <w:tc>
          <w:tcPr>
            <w:tcW w:w="122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ABE4A0E">
            <w:pPr>
              <w:keepNext w:val="0"/>
              <w:keepLines w:val="0"/>
              <w:widowControl/>
              <w:suppressLineNumbers w:val="0"/>
              <w:jc w:val="right"/>
              <w:textAlignment w:val="bottom"/>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15,274,181.54</w:t>
            </w:r>
          </w:p>
        </w:tc>
        <w:tc>
          <w:tcPr>
            <w:tcW w:w="732" w:type="pct"/>
            <w:tcBorders>
              <w:top w:val="single" w:color="000000" w:sz="4" w:space="0"/>
              <w:left w:val="single" w:color="000000" w:sz="4" w:space="0"/>
              <w:bottom w:val="single" w:color="000000" w:sz="4" w:space="0"/>
              <w:right w:val="single" w:color="000000" w:sz="8" w:space="0"/>
            </w:tcBorders>
            <w:shd w:val="clear" w:color="auto" w:fill="auto"/>
            <w:vAlign w:val="top"/>
          </w:tcPr>
          <w:p w14:paraId="0A841E68">
            <w:pPr>
              <w:keepNext w:val="0"/>
              <w:keepLines w:val="0"/>
              <w:widowControl/>
              <w:suppressLineNumbers w:val="0"/>
              <w:jc w:val="right"/>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15.60%</w:t>
            </w:r>
          </w:p>
        </w:tc>
      </w:tr>
      <w:tr w14:paraId="64D22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929" w:type="pct"/>
            <w:tcBorders>
              <w:top w:val="single" w:color="000000" w:sz="4" w:space="0"/>
              <w:left w:val="single" w:color="000000" w:sz="8" w:space="0"/>
              <w:bottom w:val="single" w:color="000000" w:sz="4" w:space="0"/>
              <w:right w:val="single" w:color="000000" w:sz="4" w:space="0"/>
            </w:tcBorders>
            <w:shd w:val="clear" w:color="auto" w:fill="auto"/>
            <w:vAlign w:val="top"/>
          </w:tcPr>
          <w:p w14:paraId="0AC0C9FA">
            <w:pPr>
              <w:keepNext w:val="0"/>
              <w:keepLines w:val="0"/>
              <w:widowControl/>
              <w:suppressLineNumbers w:val="0"/>
              <w:jc w:val="left"/>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120天以上</w:t>
            </w:r>
          </w:p>
        </w:tc>
        <w:tc>
          <w:tcPr>
            <w:tcW w:w="1384" w:type="pct"/>
            <w:tcBorders>
              <w:top w:val="single" w:color="000000" w:sz="4" w:space="0"/>
              <w:left w:val="single" w:color="000000" w:sz="4" w:space="0"/>
              <w:bottom w:val="single" w:color="000000" w:sz="4" w:space="0"/>
              <w:right w:val="single" w:color="000000" w:sz="4" w:space="0"/>
            </w:tcBorders>
            <w:shd w:val="clear" w:color="auto" w:fill="auto"/>
            <w:vAlign w:val="top"/>
          </w:tcPr>
          <w:p w14:paraId="3C4CEF52">
            <w:pPr>
              <w:keepNext w:val="0"/>
              <w:keepLines w:val="0"/>
              <w:widowControl/>
              <w:suppressLineNumbers w:val="0"/>
              <w:jc w:val="right"/>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79,009,185.65</w:t>
            </w:r>
          </w:p>
        </w:tc>
        <w:tc>
          <w:tcPr>
            <w:tcW w:w="732" w:type="pct"/>
            <w:tcBorders>
              <w:top w:val="single" w:color="000000" w:sz="4" w:space="0"/>
              <w:left w:val="single" w:color="000000" w:sz="4" w:space="0"/>
              <w:bottom w:val="single" w:color="000000" w:sz="4" w:space="0"/>
              <w:right w:val="single" w:color="000000" w:sz="4" w:space="0"/>
            </w:tcBorders>
            <w:shd w:val="clear" w:color="auto" w:fill="auto"/>
            <w:vAlign w:val="top"/>
          </w:tcPr>
          <w:p w14:paraId="323C6CE7">
            <w:pPr>
              <w:keepNext w:val="0"/>
              <w:keepLines w:val="0"/>
              <w:widowControl/>
              <w:suppressLineNumbers w:val="0"/>
              <w:jc w:val="right"/>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65.46%</w:t>
            </w:r>
          </w:p>
        </w:tc>
        <w:tc>
          <w:tcPr>
            <w:tcW w:w="122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A388F86">
            <w:pPr>
              <w:keepNext w:val="0"/>
              <w:keepLines w:val="0"/>
              <w:widowControl/>
              <w:suppressLineNumbers w:val="0"/>
              <w:jc w:val="right"/>
              <w:textAlignment w:val="bottom"/>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54,149,164.24</w:t>
            </w:r>
          </w:p>
        </w:tc>
        <w:tc>
          <w:tcPr>
            <w:tcW w:w="732" w:type="pct"/>
            <w:tcBorders>
              <w:top w:val="single" w:color="000000" w:sz="4" w:space="0"/>
              <w:left w:val="single" w:color="000000" w:sz="4" w:space="0"/>
              <w:bottom w:val="single" w:color="000000" w:sz="4" w:space="0"/>
              <w:right w:val="single" w:color="000000" w:sz="8" w:space="0"/>
            </w:tcBorders>
            <w:shd w:val="clear" w:color="auto" w:fill="auto"/>
            <w:vAlign w:val="top"/>
          </w:tcPr>
          <w:p w14:paraId="6DF2239B">
            <w:pPr>
              <w:keepNext w:val="0"/>
              <w:keepLines w:val="0"/>
              <w:widowControl/>
              <w:suppressLineNumbers w:val="0"/>
              <w:jc w:val="right"/>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55.29%</w:t>
            </w:r>
          </w:p>
        </w:tc>
      </w:tr>
      <w:tr w14:paraId="74EE2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929" w:type="pct"/>
            <w:tcBorders>
              <w:top w:val="single" w:color="000000" w:sz="4" w:space="0"/>
              <w:left w:val="single" w:color="000000" w:sz="8" w:space="0"/>
              <w:bottom w:val="single" w:color="000000" w:sz="8" w:space="0"/>
              <w:right w:val="single" w:color="000000" w:sz="4" w:space="0"/>
            </w:tcBorders>
            <w:shd w:val="clear" w:color="auto" w:fill="auto"/>
            <w:vAlign w:val="top"/>
          </w:tcPr>
          <w:p w14:paraId="7CA872BA">
            <w:pPr>
              <w:keepNext w:val="0"/>
              <w:keepLines w:val="0"/>
              <w:widowControl/>
              <w:suppressLineNumbers w:val="0"/>
              <w:jc w:val="left"/>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合计</w:t>
            </w:r>
          </w:p>
        </w:tc>
        <w:tc>
          <w:tcPr>
            <w:tcW w:w="1384" w:type="pct"/>
            <w:tcBorders>
              <w:top w:val="single" w:color="000000" w:sz="4" w:space="0"/>
              <w:left w:val="single" w:color="000000" w:sz="4" w:space="0"/>
              <w:bottom w:val="single" w:color="000000" w:sz="8" w:space="0"/>
              <w:right w:val="single" w:color="000000" w:sz="4" w:space="0"/>
            </w:tcBorders>
            <w:shd w:val="clear" w:color="auto" w:fill="auto"/>
            <w:vAlign w:val="top"/>
          </w:tcPr>
          <w:p w14:paraId="09FD7D08">
            <w:pPr>
              <w:keepNext w:val="0"/>
              <w:keepLines w:val="0"/>
              <w:widowControl/>
              <w:suppressLineNumbers w:val="0"/>
              <w:jc w:val="right"/>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120,691,491.35</w:t>
            </w:r>
          </w:p>
        </w:tc>
        <w:tc>
          <w:tcPr>
            <w:tcW w:w="732" w:type="pct"/>
            <w:tcBorders>
              <w:top w:val="single" w:color="000000" w:sz="4" w:space="0"/>
              <w:left w:val="single" w:color="000000" w:sz="4" w:space="0"/>
              <w:bottom w:val="single" w:color="000000" w:sz="8" w:space="0"/>
              <w:right w:val="single" w:color="000000" w:sz="4" w:space="0"/>
            </w:tcBorders>
            <w:shd w:val="clear" w:color="auto" w:fill="auto"/>
            <w:vAlign w:val="top"/>
          </w:tcPr>
          <w:p w14:paraId="2C816AF9">
            <w:pPr>
              <w:keepNext w:val="0"/>
              <w:keepLines w:val="0"/>
              <w:widowControl/>
              <w:suppressLineNumbers w:val="0"/>
              <w:jc w:val="right"/>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100.00%</w:t>
            </w:r>
          </w:p>
        </w:tc>
        <w:tc>
          <w:tcPr>
            <w:tcW w:w="1221" w:type="pct"/>
            <w:tcBorders>
              <w:top w:val="single" w:color="000000" w:sz="4" w:space="0"/>
              <w:left w:val="single" w:color="000000" w:sz="4" w:space="0"/>
              <w:bottom w:val="single" w:color="000000" w:sz="8" w:space="0"/>
              <w:right w:val="single" w:color="000000" w:sz="4" w:space="0"/>
            </w:tcBorders>
            <w:shd w:val="clear" w:color="auto" w:fill="auto"/>
            <w:vAlign w:val="top"/>
          </w:tcPr>
          <w:p w14:paraId="35674D98">
            <w:pPr>
              <w:keepNext w:val="0"/>
              <w:keepLines w:val="0"/>
              <w:widowControl/>
              <w:suppressLineNumbers w:val="0"/>
              <w:jc w:val="right"/>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97,935,894.18</w:t>
            </w:r>
          </w:p>
        </w:tc>
        <w:tc>
          <w:tcPr>
            <w:tcW w:w="732" w:type="pct"/>
            <w:tcBorders>
              <w:top w:val="single" w:color="000000" w:sz="4" w:space="0"/>
              <w:left w:val="single" w:color="000000" w:sz="4" w:space="0"/>
              <w:bottom w:val="single" w:color="000000" w:sz="8" w:space="0"/>
              <w:right w:val="single" w:color="000000" w:sz="8" w:space="0"/>
            </w:tcBorders>
            <w:shd w:val="clear" w:color="auto" w:fill="auto"/>
            <w:vAlign w:val="top"/>
          </w:tcPr>
          <w:p w14:paraId="022E8A64">
            <w:pPr>
              <w:keepNext w:val="0"/>
              <w:keepLines w:val="0"/>
              <w:widowControl/>
              <w:suppressLineNumbers w:val="0"/>
              <w:jc w:val="right"/>
              <w:textAlignment w:val="top"/>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100.00%</w:t>
            </w:r>
          </w:p>
        </w:tc>
      </w:tr>
    </w:tbl>
    <w:p w14:paraId="698D1F1B">
      <w:pPr>
        <w:pStyle w:val="50"/>
        <w:keepNext w:val="0"/>
        <w:keepLines w:val="0"/>
        <w:pageBreakBefore w:val="0"/>
        <w:widowControl w:val="0"/>
        <w:numPr>
          <w:ilvl w:val="0"/>
          <w:numId w:val="0"/>
        </w:numPr>
        <w:kinsoku/>
        <w:wordWrap/>
        <w:overflowPunct/>
        <w:topLinePunct w:val="0"/>
        <w:autoSpaceDE w:val="0"/>
        <w:autoSpaceDN w:val="0"/>
        <w:bidi w:val="0"/>
        <w:adjustRightInd w:val="0"/>
        <w:snapToGrid w:val="0"/>
        <w:spacing w:beforeAutospacing="0" w:afterAutospacing="0" w:line="360" w:lineRule="auto"/>
        <w:ind w:firstLine="480" w:firstLineChars="2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截至2025年6月30日，公司应收账款的账龄结构显示出明显的长期未收款趋势。期末120天以上的应收账款为7,900.91万元，占比65.46%，较2024年12月31日的55.29%显著上升，且金额增加了2,485.92万元。这表明公司回款周期延长，长期未收回款项增加，可能对公司的现金流和资金周转效率产生负面影响。相比之下，0-30天的应收账款占比有所提高，但整体结构仍偏向较长账龄的未收款项。</w:t>
      </w:r>
    </w:p>
    <w:p w14:paraId="2AD59B5C">
      <w:pPr>
        <w:pStyle w:val="50"/>
        <w:keepNext w:val="0"/>
        <w:keepLines w:val="0"/>
        <w:pageBreakBefore w:val="0"/>
        <w:widowControl w:val="0"/>
        <w:numPr>
          <w:ilvl w:val="0"/>
          <w:numId w:val="0"/>
        </w:numPr>
        <w:kinsoku/>
        <w:wordWrap/>
        <w:overflowPunct/>
        <w:topLinePunct w:val="0"/>
        <w:autoSpaceDE w:val="0"/>
        <w:autoSpaceDN w:val="0"/>
        <w:bidi w:val="0"/>
        <w:adjustRightInd w:val="0"/>
        <w:snapToGrid w:val="0"/>
        <w:spacing w:beforeAutospacing="0" w:afterAutospacing="0" w:line="360" w:lineRule="auto"/>
        <w:ind w:firstLine="480" w:firstLineChars="200"/>
        <w:textAlignment w:val="auto"/>
        <w:rPr>
          <w:rFonts w:hint="default" w:ascii="Times New Roman" w:hAnsi="Times New Roman" w:eastAsia="楷体" w:cs="Times New Roman"/>
          <w:b/>
          <w:bCs/>
          <w:lang w:val="en-US" w:eastAsia="zh-CN"/>
        </w:rPr>
      </w:pPr>
      <w:r>
        <w:rPr>
          <w:rFonts w:hint="default" w:ascii="Times New Roman" w:hAnsi="Times New Roman" w:eastAsia="楷体" w:cs="Times New Roman"/>
          <w:b/>
          <w:bCs/>
          <w:lang w:val="en-US" w:eastAsia="zh-CN"/>
        </w:rPr>
        <w:t>3.预付款项</w:t>
      </w:r>
    </w:p>
    <w:p w14:paraId="585A9A5D">
      <w:pPr>
        <w:pStyle w:val="50"/>
        <w:keepNext w:val="0"/>
        <w:keepLines w:val="0"/>
        <w:pageBreakBefore w:val="0"/>
        <w:widowControl w:val="0"/>
        <w:numPr>
          <w:ilvl w:val="0"/>
          <w:numId w:val="0"/>
        </w:numPr>
        <w:kinsoku/>
        <w:wordWrap/>
        <w:overflowPunct/>
        <w:topLinePunct w:val="0"/>
        <w:autoSpaceDE w:val="0"/>
        <w:autoSpaceDN w:val="0"/>
        <w:bidi w:val="0"/>
        <w:adjustRightInd w:val="0"/>
        <w:snapToGrid w:val="0"/>
        <w:spacing w:beforeAutospacing="0" w:afterAutospacing="0" w:line="360" w:lineRule="auto"/>
        <w:ind w:leftChars="0" w:firstLine="480" w:firstLineChars="2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截至2025年6月30日，灵西机器人的预付账款占总资产2%，金额为558.47万元。</w:t>
      </w:r>
    </w:p>
    <w:p w14:paraId="6F2CDBAA">
      <w:pPr>
        <w:pStyle w:val="50"/>
        <w:keepNext w:val="0"/>
        <w:keepLines w:val="0"/>
        <w:pageBreakBefore w:val="0"/>
        <w:widowControl w:val="0"/>
        <w:numPr>
          <w:ilvl w:val="0"/>
          <w:numId w:val="0"/>
        </w:numPr>
        <w:kinsoku/>
        <w:wordWrap/>
        <w:overflowPunct/>
        <w:topLinePunct w:val="0"/>
        <w:autoSpaceDE w:val="0"/>
        <w:autoSpaceDN w:val="0"/>
        <w:bidi w:val="0"/>
        <w:adjustRightInd w:val="0"/>
        <w:snapToGrid w:val="0"/>
        <w:spacing w:beforeAutospacing="0" w:afterAutospacing="0" w:line="360" w:lineRule="auto"/>
        <w:ind w:leftChars="0" w:firstLine="480" w:firstLineChars="200"/>
        <w:textAlignment w:val="auto"/>
        <w:rPr>
          <w:rFonts w:hint="default" w:ascii="Times New Roman" w:hAnsi="Times New Roman" w:eastAsia="楷体" w:cs="Times New Roman"/>
          <w:b/>
          <w:bCs/>
          <w:color w:val="auto"/>
          <w:lang w:val="en-US" w:eastAsia="zh-CN"/>
        </w:rPr>
      </w:pPr>
      <w:r>
        <w:rPr>
          <w:rFonts w:hint="default" w:ascii="Times New Roman" w:hAnsi="Times New Roman" w:eastAsia="楷体" w:cs="Times New Roman"/>
          <w:b/>
          <w:bCs/>
          <w:color w:val="auto"/>
          <w:lang w:val="en-US" w:eastAsia="zh-CN"/>
        </w:rPr>
        <w:t>4.其他应收款</w:t>
      </w:r>
    </w:p>
    <w:p w14:paraId="39AB3E31">
      <w:pPr>
        <w:pStyle w:val="50"/>
        <w:keepNext w:val="0"/>
        <w:keepLines w:val="0"/>
        <w:pageBreakBefore w:val="0"/>
        <w:widowControl w:val="0"/>
        <w:numPr>
          <w:ilvl w:val="0"/>
          <w:numId w:val="0"/>
        </w:numPr>
        <w:kinsoku/>
        <w:wordWrap/>
        <w:overflowPunct/>
        <w:topLinePunct w:val="0"/>
        <w:autoSpaceDE w:val="0"/>
        <w:autoSpaceDN w:val="0"/>
        <w:bidi w:val="0"/>
        <w:adjustRightInd w:val="0"/>
        <w:snapToGrid w:val="0"/>
        <w:spacing w:beforeAutospacing="0" w:afterAutospacing="0" w:line="360" w:lineRule="auto"/>
        <w:ind w:left="0" w:leftChars="0" w:firstLine="480" w:firstLineChars="200"/>
        <w:textAlignment w:val="auto"/>
        <w:rPr>
          <w:rFonts w:hint="default" w:ascii="Times New Roman" w:hAnsi="Times New Roman" w:eastAsia="楷体" w:cs="Times New Roman"/>
        </w:rPr>
      </w:pPr>
      <w:r>
        <w:rPr>
          <w:rFonts w:hint="default" w:ascii="Times New Roman" w:hAnsi="Times New Roman" w:eastAsia="楷体" w:cs="Times New Roman"/>
        </w:rPr>
        <w:t>截至2025年</w:t>
      </w:r>
      <w:r>
        <w:rPr>
          <w:rFonts w:hint="default" w:ascii="Times New Roman" w:hAnsi="Times New Roman" w:eastAsia="楷体" w:cs="Times New Roman"/>
          <w:lang w:val="en-US" w:eastAsia="zh-CN"/>
        </w:rPr>
        <w:t>6</w:t>
      </w:r>
      <w:r>
        <w:rPr>
          <w:rFonts w:hint="default" w:ascii="Times New Roman" w:hAnsi="Times New Roman" w:eastAsia="楷体" w:cs="Times New Roman"/>
        </w:rPr>
        <w:t>月3</w:t>
      </w:r>
      <w:r>
        <w:rPr>
          <w:rFonts w:hint="default" w:ascii="Times New Roman" w:hAnsi="Times New Roman" w:eastAsia="楷体" w:cs="Times New Roman"/>
          <w:lang w:val="en-US" w:eastAsia="zh-CN"/>
        </w:rPr>
        <w:t>0</w:t>
      </w:r>
      <w:r>
        <w:rPr>
          <w:rFonts w:hint="default" w:ascii="Times New Roman" w:hAnsi="Times New Roman" w:eastAsia="楷体" w:cs="Times New Roman"/>
        </w:rPr>
        <w:t>日，</w:t>
      </w:r>
      <w:r>
        <w:rPr>
          <w:rFonts w:hint="default" w:ascii="Times New Roman" w:hAnsi="Times New Roman" w:eastAsia="楷体" w:cs="Times New Roman"/>
          <w:lang w:val="en-US" w:eastAsia="zh-CN"/>
        </w:rPr>
        <w:t>灵西机器人</w:t>
      </w:r>
      <w:r>
        <w:rPr>
          <w:rFonts w:hint="default" w:ascii="Times New Roman" w:hAnsi="Times New Roman" w:eastAsia="楷体" w:cs="Times New Roman"/>
        </w:rPr>
        <w:t>的其他应收款占总资产的比重为1%，金额为</w:t>
      </w:r>
      <w:r>
        <w:rPr>
          <w:rFonts w:hint="default" w:ascii="Times New Roman" w:hAnsi="Times New Roman" w:eastAsia="楷体" w:cs="Times New Roman"/>
          <w:lang w:val="en-US" w:eastAsia="zh-CN"/>
        </w:rPr>
        <w:t>377.86万</w:t>
      </w:r>
      <w:r>
        <w:rPr>
          <w:rFonts w:hint="default" w:ascii="Times New Roman" w:hAnsi="Times New Roman" w:eastAsia="楷体" w:cs="Times New Roman"/>
        </w:rPr>
        <w:t>元，主要为往来款项。</w:t>
      </w:r>
    </w:p>
    <w:p w14:paraId="3015378C">
      <w:pPr>
        <w:pStyle w:val="50"/>
        <w:keepNext w:val="0"/>
        <w:keepLines w:val="0"/>
        <w:pageBreakBefore w:val="0"/>
        <w:widowControl w:val="0"/>
        <w:numPr>
          <w:ilvl w:val="0"/>
          <w:numId w:val="0"/>
        </w:numPr>
        <w:kinsoku/>
        <w:wordWrap/>
        <w:overflowPunct/>
        <w:topLinePunct w:val="0"/>
        <w:autoSpaceDE w:val="0"/>
        <w:autoSpaceDN w:val="0"/>
        <w:bidi w:val="0"/>
        <w:adjustRightInd w:val="0"/>
        <w:snapToGrid w:val="0"/>
        <w:spacing w:beforeAutospacing="0" w:afterAutospacing="0" w:line="360" w:lineRule="auto"/>
        <w:ind w:firstLine="480" w:firstLineChars="200"/>
        <w:textAlignment w:val="auto"/>
        <w:rPr>
          <w:rFonts w:hint="default" w:ascii="Times New Roman" w:hAnsi="Times New Roman" w:eastAsia="楷体" w:cs="Times New Roman"/>
          <w:b/>
          <w:bCs/>
          <w:color w:val="auto"/>
          <w:highlight w:val="yellow"/>
        </w:rPr>
      </w:pPr>
      <w:r>
        <w:rPr>
          <w:rFonts w:hint="default" w:ascii="Times New Roman" w:hAnsi="Times New Roman" w:eastAsia="楷体" w:cs="Times New Roman"/>
          <w:b/>
          <w:bCs/>
          <w:color w:val="auto"/>
          <w:highlight w:val="yellow"/>
          <w:lang w:val="en-US" w:eastAsia="zh-CN"/>
        </w:rPr>
        <w:t>5.</w:t>
      </w:r>
      <w:r>
        <w:rPr>
          <w:rFonts w:hint="default" w:ascii="Times New Roman" w:hAnsi="Times New Roman" w:eastAsia="楷体" w:cs="Times New Roman"/>
          <w:b/>
          <w:bCs/>
          <w:color w:val="auto"/>
          <w:highlight w:val="yellow"/>
        </w:rPr>
        <w:t>存货</w:t>
      </w:r>
    </w:p>
    <w:p w14:paraId="0A7251BD">
      <w:pPr>
        <w:pStyle w:val="50"/>
        <w:keepNext w:val="0"/>
        <w:keepLines w:val="0"/>
        <w:pageBreakBefore w:val="0"/>
        <w:widowControl w:val="0"/>
        <w:numPr>
          <w:ilvl w:val="0"/>
          <w:numId w:val="0"/>
        </w:numPr>
        <w:kinsoku/>
        <w:wordWrap/>
        <w:overflowPunct/>
        <w:topLinePunct w:val="0"/>
        <w:autoSpaceDE w:val="0"/>
        <w:autoSpaceDN w:val="0"/>
        <w:bidi w:val="0"/>
        <w:adjustRightInd w:val="0"/>
        <w:snapToGrid w:val="0"/>
        <w:spacing w:beforeAutospacing="0" w:afterAutospacing="0" w:line="360" w:lineRule="auto"/>
        <w:ind w:firstLine="480" w:firstLineChars="2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截至2025年6月30日，灵西机器人的存货总额为18,390.73万元，相较于2024年12月31日的25,208.06万元减少了6,817.33万元。主要构成中，原材料的存货为16,178.10万元，较年初减少了6,601.28万元；库存商品为2,212.63万元，较年初略有下降。2025年6月30日，公司的在产品和周转材料的存货均为零。这一变化表明，灵西公司在2025年上半年减少了原材料储备，并优化了存货结构。</w:t>
      </w:r>
    </w:p>
    <w:p w14:paraId="42A6F458">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截至2025年6月30日，灵西机器人存货明细如下：</w:t>
      </w:r>
    </w:p>
    <w:p w14:paraId="67AAC952">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480" w:firstLineChars="200"/>
        <w:jc w:val="right"/>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人民币（元）</w:t>
      </w:r>
    </w:p>
    <w:tbl>
      <w:tblPr>
        <w:tblStyle w:val="27"/>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04"/>
        <w:gridCol w:w="3042"/>
        <w:gridCol w:w="2873"/>
      </w:tblGrid>
      <w:tr w14:paraId="0F275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528" w:type="pct"/>
            <w:tcBorders>
              <w:top w:val="single" w:color="000000" w:sz="8" w:space="0"/>
              <w:left w:val="single" w:color="000000" w:sz="8" w:space="0"/>
              <w:bottom w:val="single" w:color="000000" w:sz="4" w:space="0"/>
              <w:right w:val="single" w:color="000000" w:sz="4" w:space="0"/>
            </w:tcBorders>
            <w:shd w:val="clear" w:color="auto" w:fill="auto"/>
            <w:noWrap/>
            <w:vAlign w:val="center"/>
          </w:tcPr>
          <w:p w14:paraId="14CA39B9">
            <w:pPr>
              <w:keepNext w:val="0"/>
              <w:keepLines w:val="0"/>
              <w:widowControl/>
              <w:suppressLineNumbers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项目</w:t>
            </w:r>
          </w:p>
        </w:tc>
        <w:tc>
          <w:tcPr>
            <w:tcW w:w="1785" w:type="pct"/>
            <w:tcBorders>
              <w:top w:val="single" w:color="000000" w:sz="8" w:space="0"/>
              <w:left w:val="single" w:color="000000" w:sz="4" w:space="0"/>
              <w:bottom w:val="single" w:color="000000" w:sz="4" w:space="0"/>
              <w:right w:val="single" w:color="000000" w:sz="4" w:space="0"/>
            </w:tcBorders>
            <w:shd w:val="clear" w:color="auto" w:fill="auto"/>
            <w:noWrap/>
            <w:vAlign w:val="center"/>
          </w:tcPr>
          <w:p w14:paraId="7B252136">
            <w:pPr>
              <w:keepNext w:val="0"/>
              <w:keepLines w:val="0"/>
              <w:widowControl/>
              <w:suppressLineNumbers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2025年6月30日</w:t>
            </w:r>
          </w:p>
        </w:tc>
        <w:tc>
          <w:tcPr>
            <w:tcW w:w="1686" w:type="pct"/>
            <w:tcBorders>
              <w:top w:val="single" w:color="000000" w:sz="8" w:space="0"/>
              <w:left w:val="single" w:color="000000" w:sz="4" w:space="0"/>
              <w:bottom w:val="single" w:color="000000" w:sz="4" w:space="0"/>
              <w:right w:val="single" w:color="000000" w:sz="8" w:space="0"/>
            </w:tcBorders>
            <w:shd w:val="clear" w:color="auto" w:fill="auto"/>
            <w:noWrap/>
            <w:vAlign w:val="center"/>
          </w:tcPr>
          <w:p w14:paraId="1EC7549B">
            <w:pPr>
              <w:keepNext w:val="0"/>
              <w:keepLines w:val="0"/>
              <w:widowControl/>
              <w:suppressLineNumbers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2024年12月31日</w:t>
            </w:r>
          </w:p>
        </w:tc>
      </w:tr>
      <w:tr w14:paraId="1D121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528" w:type="pct"/>
            <w:tcBorders>
              <w:top w:val="single" w:color="000000" w:sz="4" w:space="0"/>
              <w:left w:val="single" w:color="000000" w:sz="8" w:space="0"/>
              <w:bottom w:val="single" w:color="000000" w:sz="4" w:space="0"/>
              <w:right w:val="single" w:color="000000" w:sz="4" w:space="0"/>
            </w:tcBorders>
            <w:shd w:val="clear" w:color="auto" w:fill="auto"/>
            <w:noWrap/>
            <w:vAlign w:val="center"/>
          </w:tcPr>
          <w:p w14:paraId="790D9223">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存货</w:t>
            </w:r>
          </w:p>
        </w:tc>
        <w:tc>
          <w:tcPr>
            <w:tcW w:w="17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77EDB0">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18,390,729.79</w:t>
            </w:r>
          </w:p>
        </w:tc>
        <w:tc>
          <w:tcPr>
            <w:tcW w:w="1686" w:type="pct"/>
            <w:tcBorders>
              <w:top w:val="single" w:color="000000" w:sz="4" w:space="0"/>
              <w:left w:val="single" w:color="000000" w:sz="4" w:space="0"/>
              <w:bottom w:val="single" w:color="000000" w:sz="4" w:space="0"/>
              <w:right w:val="single" w:color="000000" w:sz="8" w:space="0"/>
            </w:tcBorders>
            <w:shd w:val="clear" w:color="auto" w:fill="auto"/>
            <w:vAlign w:val="center"/>
          </w:tcPr>
          <w:p w14:paraId="373602AE">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25,208,057.91</w:t>
            </w:r>
          </w:p>
        </w:tc>
      </w:tr>
      <w:tr w14:paraId="6E619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528" w:type="pct"/>
            <w:tcBorders>
              <w:top w:val="single" w:color="000000" w:sz="4" w:space="0"/>
              <w:left w:val="single" w:color="000000" w:sz="8" w:space="0"/>
              <w:bottom w:val="single" w:color="000000" w:sz="4" w:space="0"/>
              <w:right w:val="single" w:color="000000" w:sz="4" w:space="0"/>
            </w:tcBorders>
            <w:shd w:val="clear" w:color="auto" w:fill="auto"/>
            <w:noWrap/>
            <w:vAlign w:val="center"/>
          </w:tcPr>
          <w:p w14:paraId="1842BCE9">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其中：原材料</w:t>
            </w:r>
          </w:p>
        </w:tc>
        <w:tc>
          <w:tcPr>
            <w:tcW w:w="17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D770F9">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16,178,095.54</w:t>
            </w:r>
          </w:p>
        </w:tc>
        <w:tc>
          <w:tcPr>
            <w:tcW w:w="1686" w:type="pct"/>
            <w:tcBorders>
              <w:top w:val="single" w:color="000000" w:sz="4" w:space="0"/>
              <w:left w:val="single" w:color="000000" w:sz="4" w:space="0"/>
              <w:bottom w:val="single" w:color="000000" w:sz="4" w:space="0"/>
              <w:right w:val="single" w:color="000000" w:sz="8" w:space="0"/>
            </w:tcBorders>
            <w:shd w:val="clear" w:color="auto" w:fill="auto"/>
            <w:vAlign w:val="center"/>
          </w:tcPr>
          <w:p w14:paraId="0A2B3EB6">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22,779,387.81</w:t>
            </w:r>
          </w:p>
        </w:tc>
      </w:tr>
      <w:tr w14:paraId="0BD41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528" w:type="pct"/>
            <w:tcBorders>
              <w:top w:val="single" w:color="000000" w:sz="4" w:space="0"/>
              <w:left w:val="single" w:color="000000" w:sz="8" w:space="0"/>
              <w:bottom w:val="single" w:color="000000" w:sz="4" w:space="0"/>
              <w:right w:val="single" w:color="000000" w:sz="4" w:space="0"/>
            </w:tcBorders>
            <w:shd w:val="clear" w:color="auto" w:fill="auto"/>
            <w:noWrap/>
            <w:vAlign w:val="center"/>
          </w:tcPr>
          <w:p w14:paraId="6A791514">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在产品</w:t>
            </w:r>
          </w:p>
        </w:tc>
        <w:tc>
          <w:tcPr>
            <w:tcW w:w="17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96A7EA">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1686" w:type="pct"/>
            <w:tcBorders>
              <w:top w:val="single" w:color="000000" w:sz="4" w:space="0"/>
              <w:left w:val="single" w:color="000000" w:sz="4" w:space="0"/>
              <w:bottom w:val="single" w:color="000000" w:sz="4" w:space="0"/>
              <w:right w:val="single" w:color="000000" w:sz="8" w:space="0"/>
            </w:tcBorders>
            <w:shd w:val="clear" w:color="auto" w:fill="auto"/>
            <w:vAlign w:val="center"/>
          </w:tcPr>
          <w:p w14:paraId="232A0321">
            <w:pPr>
              <w:jc w:val="right"/>
              <w:rPr>
                <w:rFonts w:hint="default" w:ascii="Times New Roman" w:hAnsi="Times New Roman" w:eastAsia="楷体" w:cs="Times New Roman"/>
                <w:i w:val="0"/>
                <w:iCs w:val="0"/>
                <w:color w:val="000000"/>
                <w:sz w:val="21"/>
                <w:szCs w:val="21"/>
                <w:u w:val="none"/>
              </w:rPr>
            </w:pPr>
          </w:p>
        </w:tc>
      </w:tr>
      <w:tr w14:paraId="5C6F4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528" w:type="pct"/>
            <w:tcBorders>
              <w:top w:val="single" w:color="000000" w:sz="4" w:space="0"/>
              <w:left w:val="single" w:color="000000" w:sz="8" w:space="0"/>
              <w:bottom w:val="single" w:color="000000" w:sz="4" w:space="0"/>
              <w:right w:val="single" w:color="000000" w:sz="4" w:space="0"/>
            </w:tcBorders>
            <w:shd w:val="clear" w:color="auto" w:fill="auto"/>
            <w:noWrap/>
            <w:vAlign w:val="center"/>
          </w:tcPr>
          <w:p w14:paraId="55DA1FA4">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库存商品</w:t>
            </w:r>
          </w:p>
        </w:tc>
        <w:tc>
          <w:tcPr>
            <w:tcW w:w="17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2A0186">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2,212,634.25</w:t>
            </w:r>
          </w:p>
        </w:tc>
        <w:tc>
          <w:tcPr>
            <w:tcW w:w="1686" w:type="pct"/>
            <w:tcBorders>
              <w:top w:val="single" w:color="000000" w:sz="4" w:space="0"/>
              <w:left w:val="single" w:color="000000" w:sz="4" w:space="0"/>
              <w:bottom w:val="single" w:color="000000" w:sz="4" w:space="0"/>
              <w:right w:val="single" w:color="000000" w:sz="8" w:space="0"/>
            </w:tcBorders>
            <w:shd w:val="clear" w:color="auto" w:fill="auto"/>
            <w:vAlign w:val="center"/>
          </w:tcPr>
          <w:p w14:paraId="0B3EDF95">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2,428,670.10</w:t>
            </w:r>
          </w:p>
        </w:tc>
      </w:tr>
      <w:tr w14:paraId="1A1DC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528" w:type="pct"/>
            <w:tcBorders>
              <w:top w:val="single" w:color="000000" w:sz="4" w:space="0"/>
              <w:left w:val="single" w:color="000000" w:sz="8" w:space="0"/>
              <w:bottom w:val="single" w:color="000000" w:sz="8" w:space="0"/>
              <w:right w:val="single" w:color="000000" w:sz="4" w:space="0"/>
            </w:tcBorders>
            <w:shd w:val="clear" w:color="auto" w:fill="auto"/>
            <w:noWrap/>
            <w:vAlign w:val="center"/>
          </w:tcPr>
          <w:p w14:paraId="75ABFBD6">
            <w:pPr>
              <w:keepNext w:val="0"/>
              <w:keepLines w:val="0"/>
              <w:widowControl/>
              <w:suppressLineNumbers w:val="0"/>
              <w:jc w:val="lef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周转材料</w:t>
            </w:r>
          </w:p>
        </w:tc>
        <w:tc>
          <w:tcPr>
            <w:tcW w:w="1785" w:type="pct"/>
            <w:tcBorders>
              <w:top w:val="single" w:color="000000" w:sz="4" w:space="0"/>
              <w:left w:val="single" w:color="000000" w:sz="4" w:space="0"/>
              <w:bottom w:val="single" w:color="000000" w:sz="8" w:space="0"/>
              <w:right w:val="single" w:color="000000" w:sz="4" w:space="0"/>
            </w:tcBorders>
            <w:shd w:val="clear" w:color="auto" w:fill="auto"/>
            <w:vAlign w:val="center"/>
          </w:tcPr>
          <w:p w14:paraId="13A3ED22">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1686" w:type="pct"/>
            <w:tcBorders>
              <w:top w:val="single" w:color="000000" w:sz="4" w:space="0"/>
              <w:left w:val="single" w:color="000000" w:sz="4" w:space="0"/>
              <w:bottom w:val="single" w:color="000000" w:sz="8" w:space="0"/>
              <w:right w:val="single" w:color="000000" w:sz="8" w:space="0"/>
            </w:tcBorders>
            <w:shd w:val="clear" w:color="auto" w:fill="auto"/>
            <w:vAlign w:val="center"/>
          </w:tcPr>
          <w:p w14:paraId="382E889F">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r>
    </w:tbl>
    <w:p w14:paraId="49A43DB0">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eastAsia="楷体" w:cs="Times New Roman"/>
          <w:b/>
          <w:bCs/>
          <w:color w:val="auto"/>
          <w:lang w:val="en-US" w:eastAsia="zh-CN"/>
        </w:rPr>
      </w:pPr>
      <w:r>
        <w:rPr>
          <w:rFonts w:hint="default" w:ascii="Times New Roman" w:hAnsi="Times New Roman" w:eastAsia="楷体" w:cs="Times New Roman"/>
          <w:b/>
          <w:bCs/>
          <w:color w:val="auto"/>
          <w:lang w:val="en-US" w:eastAsia="zh-CN"/>
        </w:rPr>
        <w:t>6.交易性金融资产</w:t>
      </w:r>
    </w:p>
    <w:p w14:paraId="77B5BFFC">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截至2025年6月30日，灵西机器人交易性金融资产中“财通玉皇稳健2号”（代码722121）账面余额16,463,414.64元。按《企业会计准则第22号——金融工具确认和计量》，该产品以公允价值计量，因公司未调整公允价值变动，建议依据当前市场公允价值，对其公允价值变动进行会计处理，保障财务数据准确。</w:t>
      </w:r>
    </w:p>
    <w:p w14:paraId="4E88A149">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448" w:firstLineChars="200"/>
        <w:textAlignment w:val="auto"/>
        <w:rPr>
          <w:rFonts w:hint="default" w:ascii="Times New Roman" w:hAnsi="Times New Roman" w:eastAsia="楷体" w:cs="Times New Roman"/>
          <w:b/>
          <w:bCs/>
          <w:color w:val="auto"/>
          <w:spacing w:val="-8"/>
          <w:sz w:val="24"/>
          <w:szCs w:val="24"/>
        </w:rPr>
      </w:pPr>
      <w:r>
        <w:rPr>
          <w:rFonts w:hint="default" w:ascii="Times New Roman" w:hAnsi="Times New Roman" w:eastAsia="楷体" w:cs="Times New Roman"/>
          <w:b/>
          <w:bCs/>
          <w:color w:val="auto"/>
          <w:spacing w:val="-8"/>
          <w:sz w:val="24"/>
          <w:szCs w:val="24"/>
          <w:lang w:val="en-US" w:eastAsia="zh-CN"/>
        </w:rPr>
        <w:t>7.其他流动资产</w:t>
      </w:r>
    </w:p>
    <w:p w14:paraId="1446D9F1">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448" w:firstLineChars="200"/>
        <w:textAlignment w:val="auto"/>
        <w:rPr>
          <w:rFonts w:hint="default" w:ascii="Times New Roman" w:hAnsi="Times New Roman" w:eastAsia="楷体" w:cs="Times New Roman"/>
          <w:b w:val="0"/>
          <w:bCs w:val="0"/>
          <w:spacing w:val="-8"/>
          <w:sz w:val="24"/>
          <w:szCs w:val="24"/>
          <w:lang w:eastAsia="zh-CN"/>
        </w:rPr>
      </w:pPr>
      <w:r>
        <w:rPr>
          <w:rFonts w:hint="default" w:ascii="Times New Roman" w:hAnsi="Times New Roman" w:eastAsia="楷体" w:cs="Times New Roman"/>
          <w:b w:val="0"/>
          <w:bCs w:val="0"/>
          <w:spacing w:val="-8"/>
          <w:sz w:val="24"/>
          <w:szCs w:val="24"/>
          <w:lang w:eastAsia="zh-CN"/>
        </w:rPr>
        <w:t>2024年末，灵西机器人其他流动资产267.92万元为增值税进项留抵税额，按规列报“其他流动资产”；2025年6月末余额清零，因留抵税额全抵扣，账务处理合规，完整反映税额动态。</w:t>
      </w:r>
    </w:p>
    <w:p w14:paraId="54947EA6">
      <w:pPr>
        <w:pStyle w:val="50"/>
        <w:keepNext w:val="0"/>
        <w:keepLines w:val="0"/>
        <w:pageBreakBefore w:val="0"/>
        <w:widowControl w:val="0"/>
        <w:numPr>
          <w:ilvl w:val="0"/>
          <w:numId w:val="0"/>
        </w:numPr>
        <w:kinsoku/>
        <w:wordWrap/>
        <w:overflowPunct/>
        <w:topLinePunct w:val="0"/>
        <w:autoSpaceDE w:val="0"/>
        <w:autoSpaceDN w:val="0"/>
        <w:bidi w:val="0"/>
        <w:adjustRightInd w:val="0"/>
        <w:snapToGrid w:val="0"/>
        <w:spacing w:beforeAutospacing="0" w:afterAutospacing="0" w:line="360" w:lineRule="auto"/>
        <w:ind w:firstLine="480" w:firstLineChars="200"/>
        <w:textAlignment w:val="auto"/>
        <w:rPr>
          <w:rFonts w:hint="default" w:ascii="Times New Roman" w:hAnsi="Times New Roman" w:eastAsia="楷体" w:cs="Times New Roman"/>
          <w:b/>
          <w:bCs/>
          <w:lang w:val="en-US" w:eastAsia="zh-CN"/>
        </w:rPr>
      </w:pPr>
      <w:r>
        <w:rPr>
          <w:rFonts w:hint="default" w:ascii="Times New Roman" w:hAnsi="Times New Roman" w:eastAsia="楷体" w:cs="Times New Roman"/>
          <w:b/>
          <w:bCs/>
          <w:lang w:val="en-US" w:eastAsia="zh-CN"/>
        </w:rPr>
        <w:t>8.固定资产</w:t>
      </w:r>
    </w:p>
    <w:p w14:paraId="614AC15B">
      <w:pPr>
        <w:pStyle w:val="50"/>
        <w:keepNext w:val="0"/>
        <w:keepLines w:val="0"/>
        <w:pageBreakBefore w:val="0"/>
        <w:widowControl w:val="0"/>
        <w:kinsoku/>
        <w:wordWrap/>
        <w:overflowPunct/>
        <w:topLinePunct w:val="0"/>
        <w:autoSpaceDE w:val="0"/>
        <w:autoSpaceDN w:val="0"/>
        <w:bidi w:val="0"/>
        <w:adjustRightInd w:val="0"/>
        <w:snapToGrid w:val="0"/>
        <w:spacing w:beforeAutospacing="0" w:afterAutospacing="0" w:line="360" w:lineRule="auto"/>
        <w:ind w:left="0" w:leftChars="0" w:firstLine="480" w:firstLineChars="200"/>
        <w:textAlignment w:val="auto"/>
        <w:rPr>
          <w:rFonts w:hint="default" w:ascii="Times New Roman" w:hAnsi="Times New Roman" w:eastAsia="楷体" w:cs="Times New Roman"/>
          <w:b w:val="0"/>
          <w:bCs w:val="0"/>
          <w:lang w:eastAsia="zh-CN"/>
        </w:rPr>
      </w:pPr>
      <w:r>
        <w:rPr>
          <w:rFonts w:hint="default" w:ascii="Times New Roman" w:hAnsi="Times New Roman" w:eastAsia="楷体" w:cs="Times New Roman"/>
          <w:b w:val="0"/>
          <w:bCs w:val="0"/>
          <w:lang w:eastAsia="zh-CN"/>
        </w:rPr>
        <w:t>灵西机器人固定资产规模呈逐年递减趋势，2023年末为407.40万元，2024年末降至230.53万元，2025年6月末进一步减少至208.66万元。这一变化可能源于资产折旧摊销、部分资产处置或技术迭代下设备更新，反映出公司在固定资产管理上的动态调整，后续需关注其对生产运营及资产效率的影响，以及是否有新固定资产投资计划支撑业务发展。</w:t>
      </w:r>
    </w:p>
    <w:p w14:paraId="578BB865">
      <w:pPr>
        <w:pStyle w:val="50"/>
        <w:keepNext w:val="0"/>
        <w:keepLines w:val="0"/>
        <w:pageBreakBefore w:val="0"/>
        <w:widowControl w:val="0"/>
        <w:numPr>
          <w:ilvl w:val="0"/>
          <w:numId w:val="0"/>
        </w:numPr>
        <w:kinsoku/>
        <w:wordWrap/>
        <w:overflowPunct/>
        <w:topLinePunct w:val="0"/>
        <w:autoSpaceDE w:val="0"/>
        <w:autoSpaceDN w:val="0"/>
        <w:bidi w:val="0"/>
        <w:adjustRightInd w:val="0"/>
        <w:snapToGrid w:val="0"/>
        <w:spacing w:beforeAutospacing="0" w:afterAutospacing="0" w:line="360" w:lineRule="auto"/>
        <w:ind w:firstLine="480" w:firstLineChars="200"/>
        <w:jc w:val="left"/>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截至2025年6月30日的固定资产明细如下：</w:t>
      </w:r>
    </w:p>
    <w:p w14:paraId="2E98C069">
      <w:pPr>
        <w:pStyle w:val="50"/>
        <w:keepNext w:val="0"/>
        <w:keepLines w:val="0"/>
        <w:pageBreakBefore w:val="0"/>
        <w:widowControl w:val="0"/>
        <w:numPr>
          <w:ilvl w:val="0"/>
          <w:numId w:val="0"/>
        </w:numPr>
        <w:kinsoku/>
        <w:wordWrap/>
        <w:overflowPunct/>
        <w:topLinePunct w:val="0"/>
        <w:autoSpaceDE w:val="0"/>
        <w:autoSpaceDN w:val="0"/>
        <w:bidi w:val="0"/>
        <w:adjustRightInd w:val="0"/>
        <w:snapToGrid w:val="0"/>
        <w:spacing w:beforeAutospacing="0" w:afterAutospacing="0" w:line="360" w:lineRule="auto"/>
        <w:ind w:firstLine="480" w:firstLineChars="200"/>
        <w:jc w:val="right"/>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人民币（元）</w:t>
      </w:r>
    </w:p>
    <w:tbl>
      <w:tblPr>
        <w:tblStyle w:val="27"/>
        <w:tblW w:w="8522" w:type="dxa"/>
        <w:tblInd w:w="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80" w:type="dxa"/>
          <w:left w:w="128" w:type="dxa"/>
          <w:bottom w:w="80" w:type="dxa"/>
          <w:right w:w="128" w:type="dxa"/>
        </w:tblCellMar>
      </w:tblPr>
      <w:tblGrid>
        <w:gridCol w:w="1351"/>
        <w:gridCol w:w="2297"/>
        <w:gridCol w:w="2859"/>
        <w:gridCol w:w="2015"/>
      </w:tblGrid>
      <w:tr w14:paraId="7BCAA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trPr>
        <w:tc>
          <w:tcPr>
            <w:tcW w:w="1351" w:type="dxa"/>
            <w:tcBorders>
              <w:top w:val="single" w:color="000000" w:sz="8" w:space="0"/>
              <w:left w:val="single" w:color="000000" w:sz="8" w:space="0"/>
              <w:bottom w:val="single" w:color="000000" w:sz="4" w:space="0"/>
              <w:right w:val="single" w:color="000000" w:sz="4" w:space="0"/>
            </w:tcBorders>
            <w:shd w:val="clear" w:color="auto" w:fill="auto"/>
            <w:vAlign w:val="center"/>
          </w:tcPr>
          <w:p w14:paraId="0E22FB7D">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类型</w:t>
            </w:r>
          </w:p>
        </w:tc>
        <w:tc>
          <w:tcPr>
            <w:tcW w:w="2297" w:type="dxa"/>
            <w:tcBorders>
              <w:top w:val="single" w:color="000000" w:sz="8" w:space="0"/>
              <w:left w:val="single" w:color="000000" w:sz="4" w:space="0"/>
              <w:bottom w:val="single" w:color="000000" w:sz="4" w:space="0"/>
              <w:right w:val="single" w:color="000000" w:sz="4" w:space="0"/>
            </w:tcBorders>
            <w:shd w:val="clear" w:color="auto" w:fill="auto"/>
            <w:vAlign w:val="center"/>
          </w:tcPr>
          <w:p w14:paraId="6C544C20">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杭州灵西机器人</w:t>
            </w:r>
          </w:p>
        </w:tc>
        <w:tc>
          <w:tcPr>
            <w:tcW w:w="2859" w:type="dxa"/>
            <w:tcBorders>
              <w:top w:val="single" w:color="000000" w:sz="8" w:space="0"/>
              <w:left w:val="single" w:color="000000" w:sz="4" w:space="0"/>
              <w:bottom w:val="single" w:color="000000" w:sz="4" w:space="0"/>
              <w:right w:val="single" w:color="000000" w:sz="4" w:space="0"/>
            </w:tcBorders>
            <w:shd w:val="clear" w:color="auto" w:fill="auto"/>
            <w:vAlign w:val="center"/>
          </w:tcPr>
          <w:p w14:paraId="520F6F6A">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浙江灵西智能机器人</w:t>
            </w:r>
          </w:p>
        </w:tc>
        <w:tc>
          <w:tcPr>
            <w:tcW w:w="2015" w:type="dxa"/>
            <w:tcBorders>
              <w:top w:val="single" w:color="000000" w:sz="8" w:space="0"/>
              <w:left w:val="single" w:color="000000" w:sz="4" w:space="0"/>
              <w:bottom w:val="single" w:color="000000" w:sz="4" w:space="0"/>
              <w:right w:val="single" w:color="000000" w:sz="8" w:space="0"/>
            </w:tcBorders>
            <w:shd w:val="clear" w:color="auto" w:fill="auto"/>
            <w:vAlign w:val="center"/>
          </w:tcPr>
          <w:p w14:paraId="380639A0">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浙江灵西视觉</w:t>
            </w:r>
          </w:p>
        </w:tc>
      </w:tr>
      <w:tr w14:paraId="44AFA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rPr>
        <w:tc>
          <w:tcPr>
            <w:tcW w:w="1351" w:type="dxa"/>
            <w:tcBorders>
              <w:top w:val="single" w:color="000000" w:sz="4" w:space="0"/>
              <w:left w:val="single" w:color="000000" w:sz="8" w:space="0"/>
              <w:bottom w:val="single" w:color="000000" w:sz="4" w:space="0"/>
              <w:right w:val="single" w:color="000000" w:sz="4" w:space="0"/>
            </w:tcBorders>
            <w:shd w:val="clear" w:color="auto" w:fill="auto"/>
            <w:vAlign w:val="center"/>
          </w:tcPr>
          <w:p w14:paraId="4316D1F0">
            <w:pPr>
              <w:keepNext w:val="0"/>
              <w:keepLines w:val="0"/>
              <w:widowControl/>
              <w:suppressLineNumbers w:val="0"/>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办公设备</w:t>
            </w:r>
          </w:p>
        </w:tc>
        <w:tc>
          <w:tcPr>
            <w:tcW w:w="22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DDA688">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869,195.83</w:t>
            </w:r>
          </w:p>
        </w:tc>
        <w:tc>
          <w:tcPr>
            <w:tcW w:w="28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930105">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2,339.97</w:t>
            </w:r>
          </w:p>
        </w:tc>
        <w:tc>
          <w:tcPr>
            <w:tcW w:w="2015" w:type="dxa"/>
            <w:tcBorders>
              <w:top w:val="single" w:color="000000" w:sz="4" w:space="0"/>
              <w:left w:val="single" w:color="000000" w:sz="4" w:space="0"/>
              <w:bottom w:val="single" w:color="000000" w:sz="4" w:space="0"/>
              <w:right w:val="single" w:color="000000" w:sz="8" w:space="0"/>
            </w:tcBorders>
            <w:shd w:val="clear" w:color="auto" w:fill="auto"/>
            <w:vAlign w:val="center"/>
          </w:tcPr>
          <w:p w14:paraId="37CBA046">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126,500.00</w:t>
            </w:r>
          </w:p>
        </w:tc>
      </w:tr>
      <w:tr w14:paraId="514CC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rPr>
        <w:tc>
          <w:tcPr>
            <w:tcW w:w="1351" w:type="dxa"/>
            <w:tcBorders>
              <w:top w:val="single" w:color="000000" w:sz="4" w:space="0"/>
              <w:left w:val="single" w:color="000000" w:sz="8" w:space="0"/>
              <w:bottom w:val="single" w:color="000000" w:sz="4" w:space="0"/>
              <w:right w:val="single" w:color="000000" w:sz="4" w:space="0"/>
            </w:tcBorders>
            <w:shd w:val="clear" w:color="auto" w:fill="auto"/>
            <w:vAlign w:val="center"/>
          </w:tcPr>
          <w:p w14:paraId="6E742203">
            <w:pPr>
              <w:keepNext w:val="0"/>
              <w:keepLines w:val="0"/>
              <w:widowControl/>
              <w:suppressLineNumbers w:val="0"/>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研发设备</w:t>
            </w:r>
          </w:p>
        </w:tc>
        <w:tc>
          <w:tcPr>
            <w:tcW w:w="22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2265DF">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1,088,554.82</w:t>
            </w:r>
          </w:p>
        </w:tc>
        <w:tc>
          <w:tcPr>
            <w:tcW w:w="28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302A40">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2015" w:type="dxa"/>
            <w:tcBorders>
              <w:top w:val="single" w:color="000000" w:sz="4" w:space="0"/>
              <w:left w:val="single" w:color="000000" w:sz="4" w:space="0"/>
              <w:bottom w:val="single" w:color="000000" w:sz="4" w:space="0"/>
              <w:right w:val="single" w:color="000000" w:sz="8" w:space="0"/>
            </w:tcBorders>
            <w:shd w:val="clear" w:color="auto" w:fill="auto"/>
            <w:vAlign w:val="center"/>
          </w:tcPr>
          <w:p w14:paraId="1E11924F">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r>
      <w:tr w14:paraId="7C7F4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rPr>
        <w:tc>
          <w:tcPr>
            <w:tcW w:w="1351" w:type="dxa"/>
            <w:tcBorders>
              <w:top w:val="single" w:color="000000" w:sz="4" w:space="0"/>
              <w:left w:val="single" w:color="000000" w:sz="8" w:space="0"/>
              <w:bottom w:val="single" w:color="000000" w:sz="8" w:space="0"/>
              <w:right w:val="single" w:color="000000" w:sz="4" w:space="0"/>
            </w:tcBorders>
            <w:shd w:val="clear" w:color="auto" w:fill="auto"/>
            <w:vAlign w:val="center"/>
          </w:tcPr>
          <w:p w14:paraId="36B818A8">
            <w:pPr>
              <w:keepNext w:val="0"/>
              <w:keepLines w:val="0"/>
              <w:widowControl/>
              <w:suppressLineNumbers w:val="0"/>
              <w:snapToGrid w:val="0"/>
              <w:jc w:val="center"/>
              <w:textAlignment w:val="center"/>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合计</w:t>
            </w:r>
          </w:p>
        </w:tc>
        <w:tc>
          <w:tcPr>
            <w:tcW w:w="2297" w:type="dxa"/>
            <w:tcBorders>
              <w:top w:val="single" w:color="000000" w:sz="4" w:space="0"/>
              <w:left w:val="single" w:color="000000" w:sz="4" w:space="0"/>
              <w:bottom w:val="single" w:color="000000" w:sz="8" w:space="0"/>
              <w:right w:val="single" w:color="000000" w:sz="4" w:space="0"/>
            </w:tcBorders>
            <w:shd w:val="clear" w:color="auto" w:fill="auto"/>
            <w:vAlign w:val="center"/>
          </w:tcPr>
          <w:p w14:paraId="790D6967">
            <w:pPr>
              <w:keepNext w:val="0"/>
              <w:keepLines w:val="0"/>
              <w:widowControl/>
              <w:suppressLineNumbers w:val="0"/>
              <w:snapToGrid w:val="0"/>
              <w:jc w:val="right"/>
              <w:textAlignment w:val="center"/>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1,957,750.65</w:t>
            </w:r>
          </w:p>
        </w:tc>
        <w:tc>
          <w:tcPr>
            <w:tcW w:w="2859" w:type="dxa"/>
            <w:tcBorders>
              <w:top w:val="single" w:color="000000" w:sz="4" w:space="0"/>
              <w:left w:val="single" w:color="000000" w:sz="4" w:space="0"/>
              <w:bottom w:val="single" w:color="000000" w:sz="8" w:space="0"/>
              <w:right w:val="single" w:color="000000" w:sz="4" w:space="0"/>
            </w:tcBorders>
            <w:shd w:val="clear" w:color="auto" w:fill="auto"/>
            <w:vAlign w:val="center"/>
          </w:tcPr>
          <w:p w14:paraId="48D548E2">
            <w:pPr>
              <w:keepNext w:val="0"/>
              <w:keepLines w:val="0"/>
              <w:widowControl/>
              <w:suppressLineNumbers w:val="0"/>
              <w:snapToGrid w:val="0"/>
              <w:jc w:val="right"/>
              <w:textAlignment w:val="center"/>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2,339.97</w:t>
            </w:r>
          </w:p>
        </w:tc>
        <w:tc>
          <w:tcPr>
            <w:tcW w:w="2015" w:type="dxa"/>
            <w:tcBorders>
              <w:top w:val="single" w:color="000000" w:sz="4" w:space="0"/>
              <w:left w:val="single" w:color="000000" w:sz="4" w:space="0"/>
              <w:bottom w:val="single" w:color="000000" w:sz="8" w:space="0"/>
              <w:right w:val="single" w:color="000000" w:sz="8" w:space="0"/>
            </w:tcBorders>
            <w:shd w:val="clear" w:color="auto" w:fill="auto"/>
            <w:vAlign w:val="center"/>
          </w:tcPr>
          <w:p w14:paraId="57CE48DB">
            <w:pPr>
              <w:keepNext w:val="0"/>
              <w:keepLines w:val="0"/>
              <w:widowControl/>
              <w:suppressLineNumbers w:val="0"/>
              <w:snapToGrid w:val="0"/>
              <w:jc w:val="right"/>
              <w:textAlignment w:val="center"/>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126,500.00</w:t>
            </w:r>
          </w:p>
        </w:tc>
      </w:tr>
    </w:tbl>
    <w:p w14:paraId="18024976">
      <w:pPr>
        <w:pStyle w:val="50"/>
        <w:keepNext w:val="0"/>
        <w:keepLines w:val="0"/>
        <w:pageBreakBefore w:val="0"/>
        <w:widowControl w:val="0"/>
        <w:numPr>
          <w:ilvl w:val="0"/>
          <w:numId w:val="0"/>
        </w:numPr>
        <w:kinsoku/>
        <w:wordWrap/>
        <w:overflowPunct/>
        <w:topLinePunct w:val="0"/>
        <w:autoSpaceDE w:val="0"/>
        <w:autoSpaceDN w:val="0"/>
        <w:bidi w:val="0"/>
        <w:adjustRightInd w:val="0"/>
        <w:snapToGrid w:val="0"/>
        <w:spacing w:beforeAutospacing="0" w:afterAutospacing="0" w:line="360" w:lineRule="auto"/>
        <w:ind w:firstLine="480" w:firstLineChars="200"/>
        <w:jc w:val="left"/>
        <w:textAlignment w:val="auto"/>
        <w:rPr>
          <w:rFonts w:hint="default" w:ascii="Times New Roman" w:hAnsi="Times New Roman" w:eastAsia="楷体" w:cs="Times New Roman"/>
          <w:b/>
          <w:bCs/>
          <w:color w:val="auto"/>
          <w:lang w:val="en-US" w:eastAsia="zh-CN"/>
        </w:rPr>
      </w:pPr>
      <w:r>
        <w:rPr>
          <w:rFonts w:hint="default" w:ascii="Times New Roman" w:hAnsi="Times New Roman" w:eastAsia="楷体" w:cs="Times New Roman"/>
          <w:b/>
          <w:bCs/>
          <w:color w:val="auto"/>
          <w:lang w:val="en-US" w:eastAsia="zh-CN"/>
        </w:rPr>
        <w:t>9.无形资产</w:t>
      </w:r>
    </w:p>
    <w:p w14:paraId="4E3924CE">
      <w:pPr>
        <w:pStyle w:val="50"/>
        <w:keepNext w:val="0"/>
        <w:keepLines w:val="0"/>
        <w:pageBreakBefore w:val="0"/>
        <w:widowControl w:val="0"/>
        <w:numPr>
          <w:ilvl w:val="0"/>
          <w:numId w:val="0"/>
        </w:numPr>
        <w:kinsoku/>
        <w:wordWrap/>
        <w:overflowPunct/>
        <w:topLinePunct w:val="0"/>
        <w:autoSpaceDE w:val="0"/>
        <w:autoSpaceDN w:val="0"/>
        <w:bidi w:val="0"/>
        <w:adjustRightInd w:val="0"/>
        <w:snapToGrid w:val="0"/>
        <w:spacing w:beforeAutospacing="0" w:afterAutospacing="0" w:line="360" w:lineRule="auto"/>
        <w:ind w:left="0" w:leftChars="0" w:firstLine="480" w:firstLineChars="2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截至2025年6月30日，灵西机器人的无形资产账面价值为8.57万元，主要包括两项无形资产。第一项为“溢信IP-guard终端安全管理软件V4.0”，入账日期为2023年7月24日，原值为9.73万元，使用年限为4年，净值为4.87万元，本月摊销0.20万元。第二项为“11线激光DOE定制”，入账日期为2023年12月19日，原值为6.13万元，使用年限为4年，净值为3.70万元，本月摊销0.13万元。总的来说，公司的无形资产净值为8.57万元。</w:t>
      </w:r>
    </w:p>
    <w:p w14:paraId="0E330060">
      <w:pPr>
        <w:pStyle w:val="50"/>
        <w:keepNext w:val="0"/>
        <w:keepLines w:val="0"/>
        <w:pageBreakBefore w:val="0"/>
        <w:widowControl w:val="0"/>
        <w:numPr>
          <w:ilvl w:val="0"/>
          <w:numId w:val="0"/>
        </w:numPr>
        <w:kinsoku/>
        <w:wordWrap/>
        <w:overflowPunct/>
        <w:topLinePunct w:val="0"/>
        <w:autoSpaceDE w:val="0"/>
        <w:autoSpaceDN w:val="0"/>
        <w:bidi w:val="0"/>
        <w:adjustRightInd w:val="0"/>
        <w:snapToGrid w:val="0"/>
        <w:spacing w:beforeAutospacing="0" w:afterAutospacing="0" w:line="360" w:lineRule="auto"/>
        <w:ind w:firstLine="480" w:firstLineChars="2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截至2025年6月30日的无形资产明细如下：</w:t>
      </w:r>
    </w:p>
    <w:p w14:paraId="37244E4A">
      <w:pPr>
        <w:pStyle w:val="50"/>
        <w:keepNext w:val="0"/>
        <w:keepLines w:val="0"/>
        <w:pageBreakBefore w:val="0"/>
        <w:widowControl w:val="0"/>
        <w:numPr>
          <w:ilvl w:val="0"/>
          <w:numId w:val="0"/>
        </w:numPr>
        <w:kinsoku/>
        <w:wordWrap/>
        <w:overflowPunct/>
        <w:topLinePunct w:val="0"/>
        <w:autoSpaceDE w:val="0"/>
        <w:autoSpaceDN w:val="0"/>
        <w:bidi w:val="0"/>
        <w:adjustRightInd w:val="0"/>
        <w:snapToGrid w:val="0"/>
        <w:spacing w:beforeAutospacing="0" w:afterAutospacing="0" w:line="360" w:lineRule="auto"/>
        <w:ind w:firstLine="480" w:firstLineChars="200"/>
        <w:jc w:val="right"/>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人民币（元）</w:t>
      </w:r>
    </w:p>
    <w:tbl>
      <w:tblPr>
        <w:tblStyle w:val="27"/>
        <w:tblW w:w="606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637"/>
        <w:gridCol w:w="2066"/>
        <w:gridCol w:w="1173"/>
        <w:gridCol w:w="1169"/>
        <w:gridCol w:w="427"/>
        <w:gridCol w:w="427"/>
        <w:gridCol w:w="1268"/>
        <w:gridCol w:w="1057"/>
        <w:gridCol w:w="1057"/>
        <w:gridCol w:w="1058"/>
      </w:tblGrid>
      <w:tr w14:paraId="19670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1263" w:hRule="atLeast"/>
          <w:jc w:val="center"/>
        </w:trPr>
        <w:tc>
          <w:tcPr>
            <w:tcW w:w="307" w:type="pct"/>
            <w:shd w:val="clear" w:color="auto" w:fill="FFFFFF"/>
            <w:noWrap/>
            <w:vAlign w:val="center"/>
          </w:tcPr>
          <w:p w14:paraId="226F0D26">
            <w:pPr>
              <w:keepNext w:val="0"/>
              <w:keepLines w:val="0"/>
              <w:widowControl/>
              <w:suppressLineNumbers w:val="0"/>
              <w:jc w:val="center"/>
              <w:textAlignment w:val="center"/>
              <w:rPr>
                <w:rFonts w:hint="default" w:ascii="Times New Roman" w:hAnsi="Times New Roman" w:eastAsia="楷体" w:cs="Times New Roman"/>
                <w:b/>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编号</w:t>
            </w:r>
          </w:p>
        </w:tc>
        <w:tc>
          <w:tcPr>
            <w:tcW w:w="903" w:type="pct"/>
            <w:shd w:val="clear" w:color="auto" w:fill="FFFFFF"/>
            <w:noWrap/>
            <w:vAlign w:val="center"/>
          </w:tcPr>
          <w:p w14:paraId="29B4CC1C">
            <w:pPr>
              <w:keepNext w:val="0"/>
              <w:keepLines w:val="0"/>
              <w:widowControl/>
              <w:suppressLineNumbers w:val="0"/>
              <w:jc w:val="center"/>
              <w:textAlignment w:val="center"/>
              <w:rPr>
                <w:rFonts w:hint="default" w:ascii="Times New Roman" w:hAnsi="Times New Roman" w:eastAsia="楷体" w:cs="Times New Roman"/>
                <w:b/>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名称</w:t>
            </w:r>
          </w:p>
        </w:tc>
        <w:tc>
          <w:tcPr>
            <w:tcW w:w="592" w:type="pct"/>
            <w:shd w:val="clear" w:color="auto" w:fill="FFFFFF"/>
            <w:noWrap/>
            <w:vAlign w:val="center"/>
          </w:tcPr>
          <w:p w14:paraId="728C1335">
            <w:pPr>
              <w:keepNext w:val="0"/>
              <w:keepLines w:val="0"/>
              <w:widowControl/>
              <w:suppressLineNumbers w:val="0"/>
              <w:jc w:val="center"/>
              <w:textAlignment w:val="center"/>
              <w:rPr>
                <w:rFonts w:hint="default" w:ascii="Times New Roman" w:hAnsi="Times New Roman" w:eastAsia="楷体" w:cs="Times New Roman"/>
                <w:b/>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入账日期</w:t>
            </w:r>
          </w:p>
        </w:tc>
        <w:tc>
          <w:tcPr>
            <w:tcW w:w="592" w:type="pct"/>
            <w:shd w:val="clear" w:color="auto" w:fill="FFFFFF"/>
            <w:noWrap/>
            <w:vAlign w:val="center"/>
          </w:tcPr>
          <w:p w14:paraId="1DED94AA">
            <w:pPr>
              <w:keepNext w:val="0"/>
              <w:keepLines w:val="0"/>
              <w:widowControl/>
              <w:suppressLineNumbers w:val="0"/>
              <w:jc w:val="center"/>
              <w:textAlignment w:val="center"/>
              <w:rPr>
                <w:rFonts w:hint="default" w:ascii="Times New Roman" w:hAnsi="Times New Roman" w:eastAsia="楷体" w:cs="Times New Roman"/>
                <w:b/>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原值</w:t>
            </w:r>
          </w:p>
        </w:tc>
        <w:tc>
          <w:tcPr>
            <w:tcW w:w="210" w:type="pct"/>
            <w:shd w:val="clear" w:color="auto" w:fill="FFFFFF"/>
            <w:vAlign w:val="center"/>
          </w:tcPr>
          <w:p w14:paraId="5FD1BD34">
            <w:pPr>
              <w:keepNext w:val="0"/>
              <w:keepLines w:val="0"/>
              <w:widowControl/>
              <w:suppressLineNumbers w:val="0"/>
              <w:jc w:val="center"/>
              <w:textAlignment w:val="center"/>
              <w:rPr>
                <w:rFonts w:hint="default" w:ascii="Times New Roman" w:hAnsi="Times New Roman" w:eastAsia="楷体" w:cs="Times New Roman"/>
                <w:b/>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使用年限</w:t>
            </w:r>
          </w:p>
        </w:tc>
        <w:tc>
          <w:tcPr>
            <w:tcW w:w="210" w:type="pct"/>
            <w:shd w:val="clear" w:color="auto" w:fill="FFFFFF"/>
            <w:vAlign w:val="center"/>
          </w:tcPr>
          <w:p w14:paraId="7C4FCF41">
            <w:pPr>
              <w:keepNext w:val="0"/>
              <w:keepLines w:val="0"/>
              <w:widowControl/>
              <w:suppressLineNumbers w:val="0"/>
              <w:jc w:val="center"/>
              <w:textAlignment w:val="center"/>
              <w:rPr>
                <w:rFonts w:hint="default" w:ascii="Times New Roman" w:hAnsi="Times New Roman" w:eastAsia="楷体" w:cs="Times New Roman"/>
                <w:b/>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残值</w:t>
            </w: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br w:type="textWrapping"/>
            </w: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率</w:t>
            </w:r>
          </w:p>
        </w:tc>
        <w:tc>
          <w:tcPr>
            <w:tcW w:w="594" w:type="pct"/>
            <w:shd w:val="clear" w:color="auto" w:fill="FFFFFF"/>
            <w:noWrap/>
            <w:vAlign w:val="center"/>
          </w:tcPr>
          <w:p w14:paraId="303E2A12">
            <w:pPr>
              <w:keepNext w:val="0"/>
              <w:keepLines w:val="0"/>
              <w:widowControl/>
              <w:suppressLineNumbers w:val="0"/>
              <w:jc w:val="center"/>
              <w:textAlignment w:val="center"/>
              <w:rPr>
                <w:rFonts w:hint="default" w:ascii="Times New Roman" w:hAnsi="Times New Roman" w:eastAsia="楷体" w:cs="Times New Roman"/>
                <w:b/>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预计净残值</w:t>
            </w:r>
          </w:p>
        </w:tc>
        <w:tc>
          <w:tcPr>
            <w:tcW w:w="544" w:type="pct"/>
            <w:shd w:val="clear" w:color="auto" w:fill="FFFFFF"/>
            <w:noWrap/>
            <w:vAlign w:val="center"/>
          </w:tcPr>
          <w:p w14:paraId="6AEDC883">
            <w:pPr>
              <w:keepNext w:val="0"/>
              <w:keepLines w:val="0"/>
              <w:widowControl/>
              <w:suppressLineNumbers w:val="0"/>
              <w:jc w:val="center"/>
              <w:textAlignment w:val="center"/>
              <w:rPr>
                <w:rFonts w:hint="default" w:ascii="Times New Roman" w:hAnsi="Times New Roman" w:eastAsia="楷体" w:cs="Times New Roman"/>
                <w:b/>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累计摊销</w:t>
            </w:r>
          </w:p>
        </w:tc>
        <w:tc>
          <w:tcPr>
            <w:tcW w:w="544" w:type="pct"/>
            <w:shd w:val="clear" w:color="auto" w:fill="FFFFFF"/>
            <w:noWrap/>
            <w:vAlign w:val="center"/>
          </w:tcPr>
          <w:p w14:paraId="7BD54AE7">
            <w:pPr>
              <w:keepNext w:val="0"/>
              <w:keepLines w:val="0"/>
              <w:widowControl/>
              <w:suppressLineNumbers w:val="0"/>
              <w:jc w:val="center"/>
              <w:textAlignment w:val="center"/>
              <w:rPr>
                <w:rFonts w:hint="default" w:ascii="Times New Roman" w:hAnsi="Times New Roman" w:eastAsia="楷体" w:cs="Times New Roman"/>
                <w:b/>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净值</w:t>
            </w:r>
          </w:p>
        </w:tc>
        <w:tc>
          <w:tcPr>
            <w:tcW w:w="498" w:type="pct"/>
            <w:shd w:val="clear" w:color="auto" w:fill="FFFFFF"/>
            <w:noWrap/>
            <w:vAlign w:val="center"/>
          </w:tcPr>
          <w:p w14:paraId="23DE9226">
            <w:pPr>
              <w:keepNext w:val="0"/>
              <w:keepLines w:val="0"/>
              <w:widowControl/>
              <w:suppressLineNumbers w:val="0"/>
              <w:jc w:val="center"/>
              <w:textAlignment w:val="center"/>
              <w:rPr>
                <w:rFonts w:hint="default" w:ascii="Times New Roman" w:hAnsi="Times New Roman" w:eastAsia="楷体" w:cs="Times New Roman"/>
                <w:b/>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本月摊销</w:t>
            </w:r>
          </w:p>
        </w:tc>
      </w:tr>
      <w:tr w14:paraId="36140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908" w:hRule="atLeast"/>
          <w:jc w:val="center"/>
        </w:trPr>
        <w:tc>
          <w:tcPr>
            <w:tcW w:w="307" w:type="pct"/>
            <w:shd w:val="clear" w:color="auto" w:fill="FFFFFF"/>
            <w:vAlign w:val="center"/>
          </w:tcPr>
          <w:p w14:paraId="559E606E">
            <w:pPr>
              <w:keepNext w:val="0"/>
              <w:keepLines w:val="0"/>
              <w:widowControl/>
              <w:suppressLineNumbers w:val="0"/>
              <w:jc w:val="center"/>
              <w:textAlignment w:val="bottom"/>
              <w:rPr>
                <w:rFonts w:hint="default" w:ascii="Times New Roman" w:hAnsi="Times New Roman" w:eastAsia="楷体" w:cs="Times New Roman"/>
                <w:b w:val="0"/>
                <w:i w:val="0"/>
                <w:iCs w:val="0"/>
                <w:color w:val="08090C"/>
                <w:sz w:val="21"/>
                <w:szCs w:val="21"/>
                <w:u w:val="none"/>
              </w:rPr>
            </w:pPr>
            <w:r>
              <w:rPr>
                <w:rFonts w:hint="default" w:ascii="Times New Roman" w:hAnsi="Times New Roman" w:eastAsia="楷体" w:cs="Times New Roman"/>
                <w:b w:val="0"/>
                <w:i w:val="0"/>
                <w:iCs w:val="0"/>
                <w:color w:val="08090C"/>
                <w:kern w:val="0"/>
                <w:sz w:val="21"/>
                <w:szCs w:val="21"/>
                <w:u w:val="none"/>
                <w:lang w:val="en-US" w:eastAsia="zh-CN" w:bidi="ar"/>
              </w:rPr>
              <w:t>01</w:t>
            </w:r>
          </w:p>
        </w:tc>
        <w:tc>
          <w:tcPr>
            <w:tcW w:w="903" w:type="pct"/>
            <w:shd w:val="clear" w:color="auto" w:fill="FFFFFF"/>
            <w:vAlign w:val="center"/>
          </w:tcPr>
          <w:p w14:paraId="23D0B369">
            <w:pPr>
              <w:keepNext w:val="0"/>
              <w:keepLines w:val="0"/>
              <w:widowControl/>
              <w:suppressLineNumbers w:val="0"/>
              <w:jc w:val="center"/>
              <w:textAlignment w:val="bottom"/>
              <w:rPr>
                <w:rFonts w:hint="default" w:ascii="Times New Roman" w:hAnsi="Times New Roman" w:eastAsia="楷体" w:cs="Times New Roman"/>
                <w:b w:val="0"/>
                <w:i w:val="0"/>
                <w:iCs w:val="0"/>
                <w:color w:val="08090C"/>
                <w:sz w:val="21"/>
                <w:szCs w:val="21"/>
                <w:u w:val="none"/>
              </w:rPr>
            </w:pPr>
            <w:r>
              <w:rPr>
                <w:rFonts w:hint="default" w:ascii="Times New Roman" w:hAnsi="Times New Roman" w:eastAsia="楷体" w:cs="Times New Roman"/>
                <w:b w:val="0"/>
                <w:i w:val="0"/>
                <w:iCs w:val="0"/>
                <w:color w:val="08090C"/>
                <w:kern w:val="0"/>
                <w:sz w:val="21"/>
                <w:szCs w:val="21"/>
                <w:u w:val="none"/>
                <w:lang w:val="en-US" w:eastAsia="zh-CN" w:bidi="ar"/>
              </w:rPr>
              <w:t>溢信IP-guard终端安全管理软件V4.0</w:t>
            </w:r>
          </w:p>
        </w:tc>
        <w:tc>
          <w:tcPr>
            <w:tcW w:w="592" w:type="pct"/>
            <w:shd w:val="clear" w:color="auto" w:fill="FFFFFF"/>
            <w:vAlign w:val="center"/>
          </w:tcPr>
          <w:p w14:paraId="43EB1BA8">
            <w:pPr>
              <w:keepNext w:val="0"/>
              <w:keepLines w:val="0"/>
              <w:widowControl/>
              <w:suppressLineNumbers w:val="0"/>
              <w:jc w:val="center"/>
              <w:textAlignment w:val="bottom"/>
              <w:rPr>
                <w:rFonts w:hint="default" w:ascii="Times New Roman" w:hAnsi="Times New Roman" w:eastAsia="楷体" w:cs="Times New Roman"/>
                <w:b w:val="0"/>
                <w:i w:val="0"/>
                <w:iCs w:val="0"/>
                <w:color w:val="08090C"/>
                <w:sz w:val="21"/>
                <w:szCs w:val="21"/>
                <w:u w:val="none"/>
              </w:rPr>
            </w:pPr>
            <w:r>
              <w:rPr>
                <w:rFonts w:hint="default" w:ascii="Times New Roman" w:hAnsi="Times New Roman" w:eastAsia="楷体" w:cs="Times New Roman"/>
                <w:b w:val="0"/>
                <w:i w:val="0"/>
                <w:iCs w:val="0"/>
                <w:color w:val="08090C"/>
                <w:kern w:val="0"/>
                <w:sz w:val="21"/>
                <w:szCs w:val="21"/>
                <w:u w:val="none"/>
                <w:lang w:val="en-US" w:eastAsia="zh-CN" w:bidi="ar"/>
              </w:rPr>
              <w:t>2023/7/24</w:t>
            </w:r>
          </w:p>
        </w:tc>
        <w:tc>
          <w:tcPr>
            <w:tcW w:w="592" w:type="pct"/>
            <w:shd w:val="clear" w:color="auto" w:fill="FFFFFF"/>
            <w:vAlign w:val="center"/>
          </w:tcPr>
          <w:p w14:paraId="61615C3B">
            <w:pPr>
              <w:keepNext w:val="0"/>
              <w:keepLines w:val="0"/>
              <w:widowControl/>
              <w:suppressLineNumbers w:val="0"/>
              <w:jc w:val="center"/>
              <w:textAlignment w:val="bottom"/>
              <w:rPr>
                <w:rFonts w:hint="default" w:ascii="Times New Roman" w:hAnsi="Times New Roman" w:eastAsia="楷体" w:cs="Times New Roman"/>
                <w:b w:val="0"/>
                <w:i w:val="0"/>
                <w:iCs w:val="0"/>
                <w:color w:val="08090C"/>
                <w:sz w:val="21"/>
                <w:szCs w:val="21"/>
                <w:u w:val="none"/>
              </w:rPr>
            </w:pPr>
            <w:r>
              <w:rPr>
                <w:rFonts w:hint="default" w:ascii="Times New Roman" w:hAnsi="Times New Roman" w:eastAsia="楷体" w:cs="Times New Roman"/>
                <w:b w:val="0"/>
                <w:i w:val="0"/>
                <w:iCs w:val="0"/>
                <w:color w:val="08090C"/>
                <w:kern w:val="0"/>
                <w:sz w:val="21"/>
                <w:szCs w:val="21"/>
                <w:u w:val="none"/>
                <w:lang w:val="en-US" w:eastAsia="zh-CN" w:bidi="ar"/>
              </w:rPr>
              <w:t>97,345.13</w:t>
            </w:r>
          </w:p>
        </w:tc>
        <w:tc>
          <w:tcPr>
            <w:tcW w:w="210" w:type="pct"/>
            <w:shd w:val="clear" w:color="auto" w:fill="FFFFFF"/>
            <w:vAlign w:val="center"/>
          </w:tcPr>
          <w:p w14:paraId="38178347">
            <w:pPr>
              <w:keepNext w:val="0"/>
              <w:keepLines w:val="0"/>
              <w:widowControl/>
              <w:suppressLineNumbers w:val="0"/>
              <w:jc w:val="center"/>
              <w:textAlignment w:val="bottom"/>
              <w:rPr>
                <w:rFonts w:hint="default" w:ascii="Times New Roman" w:hAnsi="Times New Roman" w:eastAsia="楷体" w:cs="Times New Roman"/>
                <w:b w:val="0"/>
                <w:i w:val="0"/>
                <w:iCs w:val="0"/>
                <w:color w:val="08090C"/>
                <w:sz w:val="21"/>
                <w:szCs w:val="21"/>
                <w:u w:val="none"/>
              </w:rPr>
            </w:pPr>
            <w:r>
              <w:rPr>
                <w:rFonts w:hint="default" w:ascii="Times New Roman" w:hAnsi="Times New Roman" w:eastAsia="楷体" w:cs="Times New Roman"/>
                <w:b w:val="0"/>
                <w:i w:val="0"/>
                <w:iCs w:val="0"/>
                <w:color w:val="08090C"/>
                <w:kern w:val="0"/>
                <w:sz w:val="21"/>
                <w:szCs w:val="21"/>
                <w:u w:val="none"/>
                <w:lang w:val="en-US" w:eastAsia="zh-CN" w:bidi="ar"/>
              </w:rPr>
              <w:t>4</w:t>
            </w:r>
          </w:p>
        </w:tc>
        <w:tc>
          <w:tcPr>
            <w:tcW w:w="210" w:type="pct"/>
            <w:shd w:val="clear" w:color="auto" w:fill="FFFFFF"/>
            <w:vAlign w:val="center"/>
          </w:tcPr>
          <w:p w14:paraId="35B03272">
            <w:pPr>
              <w:jc w:val="center"/>
              <w:rPr>
                <w:rFonts w:hint="default" w:ascii="Times New Roman" w:hAnsi="Times New Roman" w:eastAsia="楷体" w:cs="Times New Roman"/>
                <w:b w:val="0"/>
                <w:i w:val="0"/>
                <w:iCs w:val="0"/>
                <w:color w:val="08090C"/>
                <w:sz w:val="21"/>
                <w:szCs w:val="21"/>
                <w:u w:val="none"/>
              </w:rPr>
            </w:pPr>
          </w:p>
        </w:tc>
        <w:tc>
          <w:tcPr>
            <w:tcW w:w="594" w:type="pct"/>
            <w:shd w:val="clear" w:color="auto" w:fill="FFFFFF"/>
            <w:vAlign w:val="center"/>
          </w:tcPr>
          <w:p w14:paraId="26527911">
            <w:pPr>
              <w:keepNext w:val="0"/>
              <w:keepLines w:val="0"/>
              <w:widowControl/>
              <w:suppressLineNumbers w:val="0"/>
              <w:jc w:val="center"/>
              <w:textAlignment w:val="bottom"/>
              <w:rPr>
                <w:rFonts w:hint="default" w:ascii="Times New Roman" w:hAnsi="Times New Roman" w:eastAsia="楷体" w:cs="Times New Roman"/>
                <w:b w:val="0"/>
                <w:i w:val="0"/>
                <w:iCs w:val="0"/>
                <w:color w:val="08090C"/>
                <w:sz w:val="21"/>
                <w:szCs w:val="21"/>
                <w:u w:val="none"/>
              </w:rPr>
            </w:pPr>
            <w:r>
              <w:rPr>
                <w:rFonts w:hint="default" w:ascii="Times New Roman" w:hAnsi="Times New Roman" w:eastAsia="楷体" w:cs="Times New Roman"/>
                <w:b w:val="0"/>
                <w:i w:val="0"/>
                <w:iCs w:val="0"/>
                <w:color w:val="08090C"/>
                <w:kern w:val="0"/>
                <w:sz w:val="21"/>
                <w:szCs w:val="21"/>
                <w:u w:val="none"/>
                <w:lang w:val="en-US" w:eastAsia="zh-CN" w:bidi="ar"/>
              </w:rPr>
              <w:t>0.00</w:t>
            </w:r>
          </w:p>
        </w:tc>
        <w:tc>
          <w:tcPr>
            <w:tcW w:w="544" w:type="pct"/>
            <w:shd w:val="clear" w:color="auto" w:fill="FFFFFF"/>
            <w:vAlign w:val="center"/>
          </w:tcPr>
          <w:p w14:paraId="5A54D06A">
            <w:pPr>
              <w:keepNext w:val="0"/>
              <w:keepLines w:val="0"/>
              <w:widowControl/>
              <w:suppressLineNumbers w:val="0"/>
              <w:jc w:val="center"/>
              <w:textAlignment w:val="bottom"/>
              <w:rPr>
                <w:rFonts w:hint="default" w:ascii="Times New Roman" w:hAnsi="Times New Roman" w:eastAsia="楷体" w:cs="Times New Roman"/>
                <w:b w:val="0"/>
                <w:i w:val="0"/>
                <w:iCs w:val="0"/>
                <w:color w:val="08090C"/>
                <w:sz w:val="21"/>
                <w:szCs w:val="21"/>
                <w:u w:val="none"/>
              </w:rPr>
            </w:pPr>
            <w:r>
              <w:rPr>
                <w:rFonts w:hint="default" w:ascii="Times New Roman" w:hAnsi="Times New Roman" w:eastAsia="楷体" w:cs="Times New Roman"/>
                <w:b w:val="0"/>
                <w:i w:val="0"/>
                <w:iCs w:val="0"/>
                <w:color w:val="08090C"/>
                <w:kern w:val="0"/>
                <w:sz w:val="21"/>
                <w:szCs w:val="21"/>
                <w:u w:val="none"/>
                <w:lang w:val="en-US" w:eastAsia="zh-CN" w:bidi="ar"/>
              </w:rPr>
              <w:t>48,672.48</w:t>
            </w:r>
          </w:p>
        </w:tc>
        <w:tc>
          <w:tcPr>
            <w:tcW w:w="544" w:type="pct"/>
            <w:shd w:val="clear" w:color="auto" w:fill="FFFFFF"/>
            <w:vAlign w:val="center"/>
          </w:tcPr>
          <w:p w14:paraId="2ACB966F">
            <w:pPr>
              <w:keepNext w:val="0"/>
              <w:keepLines w:val="0"/>
              <w:widowControl/>
              <w:suppressLineNumbers w:val="0"/>
              <w:jc w:val="center"/>
              <w:textAlignment w:val="bottom"/>
              <w:rPr>
                <w:rFonts w:hint="default" w:ascii="Times New Roman" w:hAnsi="Times New Roman" w:eastAsia="楷体" w:cs="Times New Roman"/>
                <w:b w:val="0"/>
                <w:i w:val="0"/>
                <w:iCs w:val="0"/>
                <w:color w:val="08090C"/>
                <w:sz w:val="21"/>
                <w:szCs w:val="21"/>
                <w:u w:val="none"/>
              </w:rPr>
            </w:pPr>
            <w:r>
              <w:rPr>
                <w:rFonts w:hint="default" w:ascii="Times New Roman" w:hAnsi="Times New Roman" w:eastAsia="楷体" w:cs="Times New Roman"/>
                <w:b w:val="0"/>
                <w:i w:val="0"/>
                <w:iCs w:val="0"/>
                <w:color w:val="08090C"/>
                <w:kern w:val="0"/>
                <w:sz w:val="21"/>
                <w:szCs w:val="21"/>
                <w:u w:val="none"/>
                <w:lang w:val="en-US" w:eastAsia="zh-CN" w:bidi="ar"/>
              </w:rPr>
              <w:t>48,672.65</w:t>
            </w:r>
          </w:p>
        </w:tc>
        <w:tc>
          <w:tcPr>
            <w:tcW w:w="498" w:type="pct"/>
            <w:shd w:val="clear" w:color="auto" w:fill="FFFFFF"/>
            <w:vAlign w:val="center"/>
          </w:tcPr>
          <w:p w14:paraId="531BAC84">
            <w:pPr>
              <w:keepNext w:val="0"/>
              <w:keepLines w:val="0"/>
              <w:widowControl/>
              <w:suppressLineNumbers w:val="0"/>
              <w:jc w:val="center"/>
              <w:textAlignment w:val="bottom"/>
              <w:rPr>
                <w:rFonts w:hint="default" w:ascii="Times New Roman" w:hAnsi="Times New Roman" w:eastAsia="楷体" w:cs="Times New Roman"/>
                <w:b w:val="0"/>
                <w:i w:val="0"/>
                <w:iCs w:val="0"/>
                <w:color w:val="08090C"/>
                <w:sz w:val="21"/>
                <w:szCs w:val="21"/>
                <w:u w:val="none"/>
              </w:rPr>
            </w:pPr>
            <w:r>
              <w:rPr>
                <w:rFonts w:hint="default" w:ascii="Times New Roman" w:hAnsi="Times New Roman" w:eastAsia="楷体" w:cs="Times New Roman"/>
                <w:b w:val="0"/>
                <w:i w:val="0"/>
                <w:iCs w:val="0"/>
                <w:color w:val="08090C"/>
                <w:kern w:val="0"/>
                <w:sz w:val="21"/>
                <w:szCs w:val="21"/>
                <w:u w:val="none"/>
                <w:lang w:val="en-US" w:eastAsia="zh-CN" w:bidi="ar"/>
              </w:rPr>
              <w:t>2,028.02</w:t>
            </w:r>
          </w:p>
        </w:tc>
      </w:tr>
      <w:tr w14:paraId="6508D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6" w:hRule="atLeast"/>
          <w:jc w:val="center"/>
        </w:trPr>
        <w:tc>
          <w:tcPr>
            <w:tcW w:w="307" w:type="pct"/>
            <w:shd w:val="clear" w:color="auto" w:fill="FFFFFF"/>
            <w:vAlign w:val="center"/>
          </w:tcPr>
          <w:p w14:paraId="724B5466">
            <w:pPr>
              <w:keepNext w:val="0"/>
              <w:keepLines w:val="0"/>
              <w:widowControl/>
              <w:suppressLineNumbers w:val="0"/>
              <w:jc w:val="center"/>
              <w:textAlignment w:val="bottom"/>
              <w:rPr>
                <w:rFonts w:hint="default" w:ascii="Times New Roman" w:hAnsi="Times New Roman" w:eastAsia="楷体" w:cs="Times New Roman"/>
                <w:b w:val="0"/>
                <w:i w:val="0"/>
                <w:iCs w:val="0"/>
                <w:color w:val="08090C"/>
                <w:sz w:val="21"/>
                <w:szCs w:val="21"/>
                <w:u w:val="none"/>
              </w:rPr>
            </w:pPr>
            <w:r>
              <w:rPr>
                <w:rFonts w:hint="default" w:ascii="Times New Roman" w:hAnsi="Times New Roman" w:eastAsia="楷体" w:cs="Times New Roman"/>
                <w:b w:val="0"/>
                <w:i w:val="0"/>
                <w:iCs w:val="0"/>
                <w:color w:val="08090C"/>
                <w:kern w:val="0"/>
                <w:sz w:val="21"/>
                <w:szCs w:val="21"/>
                <w:u w:val="none"/>
                <w:lang w:val="en-US" w:eastAsia="zh-CN" w:bidi="ar"/>
              </w:rPr>
              <w:t>02</w:t>
            </w:r>
          </w:p>
        </w:tc>
        <w:tc>
          <w:tcPr>
            <w:tcW w:w="903" w:type="pct"/>
            <w:shd w:val="clear" w:color="auto" w:fill="FFFFFF"/>
            <w:noWrap/>
            <w:vAlign w:val="center"/>
          </w:tcPr>
          <w:p w14:paraId="6CC1C171">
            <w:pPr>
              <w:keepNext w:val="0"/>
              <w:keepLines w:val="0"/>
              <w:widowControl/>
              <w:suppressLineNumbers w:val="0"/>
              <w:jc w:val="center"/>
              <w:textAlignment w:val="bottom"/>
              <w:rPr>
                <w:rFonts w:hint="default" w:ascii="Times New Roman" w:hAnsi="Times New Roman" w:eastAsia="楷体" w:cs="Times New Roman"/>
                <w:b w:val="0"/>
                <w:i w:val="0"/>
                <w:iCs w:val="0"/>
                <w:color w:val="08090C"/>
                <w:sz w:val="21"/>
                <w:szCs w:val="21"/>
                <w:u w:val="none"/>
              </w:rPr>
            </w:pPr>
            <w:r>
              <w:rPr>
                <w:rFonts w:hint="default" w:ascii="Times New Roman" w:hAnsi="Times New Roman" w:eastAsia="楷体" w:cs="Times New Roman"/>
                <w:b w:val="0"/>
                <w:i w:val="0"/>
                <w:iCs w:val="0"/>
                <w:color w:val="08090C"/>
                <w:kern w:val="0"/>
                <w:sz w:val="21"/>
                <w:szCs w:val="21"/>
                <w:u w:val="none"/>
                <w:lang w:val="en-US" w:eastAsia="zh-CN" w:bidi="ar"/>
              </w:rPr>
              <w:t>11线激光DOE定制</w:t>
            </w:r>
          </w:p>
        </w:tc>
        <w:tc>
          <w:tcPr>
            <w:tcW w:w="592" w:type="pct"/>
            <w:shd w:val="clear" w:color="auto" w:fill="FFFFFF"/>
            <w:vAlign w:val="center"/>
          </w:tcPr>
          <w:p w14:paraId="7AEF119D">
            <w:pPr>
              <w:keepNext w:val="0"/>
              <w:keepLines w:val="0"/>
              <w:widowControl/>
              <w:suppressLineNumbers w:val="0"/>
              <w:jc w:val="center"/>
              <w:textAlignment w:val="bottom"/>
              <w:rPr>
                <w:rFonts w:hint="default" w:ascii="Times New Roman" w:hAnsi="Times New Roman" w:eastAsia="楷体" w:cs="Times New Roman"/>
                <w:b w:val="0"/>
                <w:i w:val="0"/>
                <w:iCs w:val="0"/>
                <w:color w:val="08090C"/>
                <w:sz w:val="21"/>
                <w:szCs w:val="21"/>
                <w:u w:val="none"/>
              </w:rPr>
            </w:pPr>
            <w:r>
              <w:rPr>
                <w:rFonts w:hint="default" w:ascii="Times New Roman" w:hAnsi="Times New Roman" w:eastAsia="楷体" w:cs="Times New Roman"/>
                <w:b w:val="0"/>
                <w:i w:val="0"/>
                <w:iCs w:val="0"/>
                <w:color w:val="08090C"/>
                <w:kern w:val="0"/>
                <w:sz w:val="21"/>
                <w:szCs w:val="21"/>
                <w:u w:val="none"/>
                <w:lang w:val="en-US" w:eastAsia="zh-CN" w:bidi="ar"/>
              </w:rPr>
              <w:t>2023/12/19</w:t>
            </w:r>
          </w:p>
        </w:tc>
        <w:tc>
          <w:tcPr>
            <w:tcW w:w="592" w:type="pct"/>
            <w:shd w:val="clear" w:color="auto" w:fill="FFFFFF"/>
            <w:vAlign w:val="center"/>
          </w:tcPr>
          <w:p w14:paraId="62B64594">
            <w:pPr>
              <w:keepNext w:val="0"/>
              <w:keepLines w:val="0"/>
              <w:widowControl/>
              <w:suppressLineNumbers w:val="0"/>
              <w:jc w:val="center"/>
              <w:textAlignment w:val="bottom"/>
              <w:rPr>
                <w:rFonts w:hint="default" w:ascii="Times New Roman" w:hAnsi="Times New Roman" w:eastAsia="楷体" w:cs="Times New Roman"/>
                <w:b w:val="0"/>
                <w:i w:val="0"/>
                <w:iCs w:val="0"/>
                <w:color w:val="08090C"/>
                <w:sz w:val="21"/>
                <w:szCs w:val="21"/>
                <w:u w:val="none"/>
              </w:rPr>
            </w:pPr>
            <w:r>
              <w:rPr>
                <w:rFonts w:hint="default" w:ascii="Times New Roman" w:hAnsi="Times New Roman" w:eastAsia="楷体" w:cs="Times New Roman"/>
                <w:b w:val="0"/>
                <w:i w:val="0"/>
                <w:iCs w:val="0"/>
                <w:color w:val="08090C"/>
                <w:kern w:val="0"/>
                <w:sz w:val="21"/>
                <w:szCs w:val="21"/>
                <w:u w:val="none"/>
                <w:lang w:val="en-US" w:eastAsia="zh-CN" w:bidi="ar"/>
              </w:rPr>
              <w:t>61,320.75</w:t>
            </w:r>
          </w:p>
        </w:tc>
        <w:tc>
          <w:tcPr>
            <w:tcW w:w="210" w:type="pct"/>
            <w:shd w:val="clear" w:color="auto" w:fill="FFFFFF"/>
            <w:vAlign w:val="center"/>
          </w:tcPr>
          <w:p w14:paraId="032CC62B">
            <w:pPr>
              <w:keepNext w:val="0"/>
              <w:keepLines w:val="0"/>
              <w:widowControl/>
              <w:suppressLineNumbers w:val="0"/>
              <w:jc w:val="center"/>
              <w:textAlignment w:val="bottom"/>
              <w:rPr>
                <w:rFonts w:hint="default" w:ascii="Times New Roman" w:hAnsi="Times New Roman" w:eastAsia="楷体" w:cs="Times New Roman"/>
                <w:b w:val="0"/>
                <w:i w:val="0"/>
                <w:iCs w:val="0"/>
                <w:color w:val="08090C"/>
                <w:sz w:val="21"/>
                <w:szCs w:val="21"/>
                <w:u w:val="none"/>
              </w:rPr>
            </w:pPr>
            <w:r>
              <w:rPr>
                <w:rFonts w:hint="default" w:ascii="Times New Roman" w:hAnsi="Times New Roman" w:eastAsia="楷体" w:cs="Times New Roman"/>
                <w:b w:val="0"/>
                <w:i w:val="0"/>
                <w:iCs w:val="0"/>
                <w:color w:val="08090C"/>
                <w:kern w:val="0"/>
                <w:sz w:val="21"/>
                <w:szCs w:val="21"/>
                <w:u w:val="none"/>
                <w:lang w:val="en-US" w:eastAsia="zh-CN" w:bidi="ar"/>
              </w:rPr>
              <w:t>4</w:t>
            </w:r>
          </w:p>
        </w:tc>
        <w:tc>
          <w:tcPr>
            <w:tcW w:w="210" w:type="pct"/>
            <w:shd w:val="clear" w:color="auto" w:fill="FFFFFF"/>
            <w:vAlign w:val="center"/>
          </w:tcPr>
          <w:p w14:paraId="33A4BA36">
            <w:pPr>
              <w:jc w:val="center"/>
              <w:rPr>
                <w:rFonts w:hint="default" w:ascii="Times New Roman" w:hAnsi="Times New Roman" w:eastAsia="楷体" w:cs="Times New Roman"/>
                <w:b w:val="0"/>
                <w:i w:val="0"/>
                <w:iCs w:val="0"/>
                <w:color w:val="08090C"/>
                <w:sz w:val="21"/>
                <w:szCs w:val="21"/>
                <w:u w:val="none"/>
              </w:rPr>
            </w:pPr>
          </w:p>
        </w:tc>
        <w:tc>
          <w:tcPr>
            <w:tcW w:w="594" w:type="pct"/>
            <w:shd w:val="clear" w:color="auto" w:fill="FFFFFF"/>
            <w:vAlign w:val="center"/>
          </w:tcPr>
          <w:p w14:paraId="0E78E217">
            <w:pPr>
              <w:keepNext w:val="0"/>
              <w:keepLines w:val="0"/>
              <w:widowControl/>
              <w:suppressLineNumbers w:val="0"/>
              <w:jc w:val="center"/>
              <w:textAlignment w:val="bottom"/>
              <w:rPr>
                <w:rFonts w:hint="default" w:ascii="Times New Roman" w:hAnsi="Times New Roman" w:eastAsia="楷体" w:cs="Times New Roman"/>
                <w:b w:val="0"/>
                <w:i w:val="0"/>
                <w:iCs w:val="0"/>
                <w:color w:val="08090C"/>
                <w:sz w:val="21"/>
                <w:szCs w:val="21"/>
                <w:u w:val="none"/>
              </w:rPr>
            </w:pPr>
            <w:r>
              <w:rPr>
                <w:rFonts w:hint="default" w:ascii="Times New Roman" w:hAnsi="Times New Roman" w:eastAsia="楷体" w:cs="Times New Roman"/>
                <w:b w:val="0"/>
                <w:i w:val="0"/>
                <w:iCs w:val="0"/>
                <w:color w:val="08090C"/>
                <w:kern w:val="0"/>
                <w:sz w:val="21"/>
                <w:szCs w:val="21"/>
                <w:u w:val="none"/>
                <w:lang w:val="en-US" w:eastAsia="zh-CN" w:bidi="ar"/>
              </w:rPr>
              <w:t>0.00</w:t>
            </w:r>
          </w:p>
        </w:tc>
        <w:tc>
          <w:tcPr>
            <w:tcW w:w="544" w:type="pct"/>
            <w:shd w:val="clear" w:color="auto" w:fill="FFFFFF"/>
            <w:vAlign w:val="center"/>
          </w:tcPr>
          <w:p w14:paraId="0473CCBE">
            <w:pPr>
              <w:keepNext w:val="0"/>
              <w:keepLines w:val="0"/>
              <w:widowControl/>
              <w:suppressLineNumbers w:val="0"/>
              <w:jc w:val="center"/>
              <w:textAlignment w:val="bottom"/>
              <w:rPr>
                <w:rFonts w:hint="default" w:ascii="Times New Roman" w:hAnsi="Times New Roman" w:eastAsia="楷体" w:cs="Times New Roman"/>
                <w:b w:val="0"/>
                <w:i w:val="0"/>
                <w:iCs w:val="0"/>
                <w:color w:val="08090C"/>
                <w:sz w:val="21"/>
                <w:szCs w:val="21"/>
                <w:u w:val="none"/>
              </w:rPr>
            </w:pPr>
            <w:r>
              <w:rPr>
                <w:rFonts w:hint="default" w:ascii="Times New Roman" w:hAnsi="Times New Roman" w:eastAsia="楷体" w:cs="Times New Roman"/>
                <w:b w:val="0"/>
                <w:i w:val="0"/>
                <w:iCs w:val="0"/>
                <w:color w:val="08090C"/>
                <w:kern w:val="0"/>
                <w:sz w:val="21"/>
                <w:szCs w:val="21"/>
                <w:u w:val="none"/>
                <w:lang w:val="en-US" w:eastAsia="zh-CN" w:bidi="ar"/>
              </w:rPr>
              <w:t>24,272.88</w:t>
            </w:r>
          </w:p>
        </w:tc>
        <w:tc>
          <w:tcPr>
            <w:tcW w:w="544" w:type="pct"/>
            <w:shd w:val="clear" w:color="auto" w:fill="FFFFFF"/>
            <w:vAlign w:val="center"/>
          </w:tcPr>
          <w:p w14:paraId="72474852">
            <w:pPr>
              <w:keepNext w:val="0"/>
              <w:keepLines w:val="0"/>
              <w:widowControl/>
              <w:suppressLineNumbers w:val="0"/>
              <w:jc w:val="center"/>
              <w:textAlignment w:val="bottom"/>
              <w:rPr>
                <w:rFonts w:hint="default" w:ascii="Times New Roman" w:hAnsi="Times New Roman" w:eastAsia="楷体" w:cs="Times New Roman"/>
                <w:b w:val="0"/>
                <w:i w:val="0"/>
                <w:iCs w:val="0"/>
                <w:color w:val="08090C"/>
                <w:sz w:val="21"/>
                <w:szCs w:val="21"/>
                <w:u w:val="none"/>
              </w:rPr>
            </w:pPr>
            <w:r>
              <w:rPr>
                <w:rFonts w:hint="default" w:ascii="Times New Roman" w:hAnsi="Times New Roman" w:eastAsia="楷体" w:cs="Times New Roman"/>
                <w:b w:val="0"/>
                <w:i w:val="0"/>
                <w:iCs w:val="0"/>
                <w:color w:val="08090C"/>
                <w:kern w:val="0"/>
                <w:sz w:val="21"/>
                <w:szCs w:val="21"/>
                <w:u w:val="none"/>
                <w:lang w:val="en-US" w:eastAsia="zh-CN" w:bidi="ar"/>
              </w:rPr>
              <w:t>37,047.87</w:t>
            </w:r>
          </w:p>
        </w:tc>
        <w:tc>
          <w:tcPr>
            <w:tcW w:w="498" w:type="pct"/>
            <w:shd w:val="clear" w:color="auto" w:fill="FFFFFF"/>
            <w:vAlign w:val="center"/>
          </w:tcPr>
          <w:p w14:paraId="39F1DC2B">
            <w:pPr>
              <w:keepNext w:val="0"/>
              <w:keepLines w:val="0"/>
              <w:widowControl/>
              <w:suppressLineNumbers w:val="0"/>
              <w:jc w:val="center"/>
              <w:textAlignment w:val="bottom"/>
              <w:rPr>
                <w:rFonts w:hint="default" w:ascii="Times New Roman" w:hAnsi="Times New Roman" w:eastAsia="楷体" w:cs="Times New Roman"/>
                <w:b w:val="0"/>
                <w:i w:val="0"/>
                <w:iCs w:val="0"/>
                <w:color w:val="08090C"/>
                <w:sz w:val="21"/>
                <w:szCs w:val="21"/>
                <w:u w:val="none"/>
              </w:rPr>
            </w:pPr>
            <w:r>
              <w:rPr>
                <w:rFonts w:hint="default" w:ascii="Times New Roman" w:hAnsi="Times New Roman" w:eastAsia="楷体" w:cs="Times New Roman"/>
                <w:b w:val="0"/>
                <w:i w:val="0"/>
                <w:iCs w:val="0"/>
                <w:color w:val="08090C"/>
                <w:kern w:val="0"/>
                <w:sz w:val="21"/>
                <w:szCs w:val="21"/>
                <w:u w:val="none"/>
                <w:lang w:val="en-US" w:eastAsia="zh-CN" w:bidi="ar"/>
              </w:rPr>
              <w:t>1,277.52</w:t>
            </w:r>
          </w:p>
        </w:tc>
      </w:tr>
      <w:tr w14:paraId="45B32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44" w:hRule="atLeast"/>
          <w:jc w:val="center"/>
        </w:trPr>
        <w:tc>
          <w:tcPr>
            <w:tcW w:w="307" w:type="pct"/>
            <w:shd w:val="clear" w:color="auto" w:fill="FFFFFF"/>
            <w:noWrap/>
            <w:vAlign w:val="center"/>
          </w:tcPr>
          <w:p w14:paraId="3ADF0388">
            <w:pPr>
              <w:jc w:val="center"/>
              <w:rPr>
                <w:rFonts w:hint="default" w:ascii="Times New Roman" w:hAnsi="Times New Roman" w:eastAsia="楷体" w:cs="Times New Roman"/>
                <w:b w:val="0"/>
                <w:i w:val="0"/>
                <w:iCs w:val="0"/>
                <w:color w:val="08090C"/>
                <w:sz w:val="21"/>
                <w:szCs w:val="21"/>
                <w:u w:val="none"/>
              </w:rPr>
            </w:pPr>
          </w:p>
        </w:tc>
        <w:tc>
          <w:tcPr>
            <w:tcW w:w="903" w:type="pct"/>
            <w:shd w:val="clear" w:color="auto" w:fill="FFFFFF"/>
            <w:noWrap/>
            <w:vAlign w:val="center"/>
          </w:tcPr>
          <w:p w14:paraId="351C2CF7">
            <w:pPr>
              <w:keepNext w:val="0"/>
              <w:keepLines w:val="0"/>
              <w:widowControl/>
              <w:suppressLineNumbers w:val="0"/>
              <w:jc w:val="center"/>
              <w:textAlignment w:val="bottom"/>
              <w:rPr>
                <w:rFonts w:hint="default" w:ascii="Times New Roman" w:hAnsi="Times New Roman" w:eastAsia="楷体" w:cs="Times New Roman"/>
                <w:b w:val="0"/>
                <w:i w:val="0"/>
                <w:iCs w:val="0"/>
                <w:color w:val="08090C"/>
                <w:sz w:val="21"/>
                <w:szCs w:val="21"/>
                <w:u w:val="none"/>
              </w:rPr>
            </w:pPr>
            <w:r>
              <w:rPr>
                <w:rFonts w:hint="default" w:ascii="Times New Roman" w:hAnsi="Times New Roman" w:eastAsia="楷体" w:cs="Times New Roman"/>
                <w:b w:val="0"/>
                <w:i w:val="0"/>
                <w:iCs w:val="0"/>
                <w:color w:val="08090C"/>
                <w:kern w:val="0"/>
                <w:sz w:val="21"/>
                <w:szCs w:val="21"/>
                <w:u w:val="none"/>
                <w:lang w:val="en-US" w:eastAsia="zh-CN" w:bidi="ar"/>
              </w:rPr>
              <w:t>合计</w:t>
            </w:r>
          </w:p>
        </w:tc>
        <w:tc>
          <w:tcPr>
            <w:tcW w:w="592" w:type="pct"/>
            <w:shd w:val="clear" w:color="auto" w:fill="FFFFFF"/>
            <w:noWrap/>
            <w:vAlign w:val="center"/>
          </w:tcPr>
          <w:p w14:paraId="4C85A57B">
            <w:pPr>
              <w:jc w:val="center"/>
              <w:rPr>
                <w:rFonts w:hint="default" w:ascii="Times New Roman" w:hAnsi="Times New Roman" w:eastAsia="楷体" w:cs="Times New Roman"/>
                <w:b w:val="0"/>
                <w:i w:val="0"/>
                <w:iCs w:val="0"/>
                <w:color w:val="08090C"/>
                <w:sz w:val="21"/>
                <w:szCs w:val="21"/>
                <w:u w:val="none"/>
              </w:rPr>
            </w:pPr>
          </w:p>
        </w:tc>
        <w:tc>
          <w:tcPr>
            <w:tcW w:w="592" w:type="pct"/>
            <w:shd w:val="clear" w:color="auto" w:fill="FFFFFF"/>
            <w:vAlign w:val="center"/>
          </w:tcPr>
          <w:p w14:paraId="1928F4A9">
            <w:pPr>
              <w:keepNext w:val="0"/>
              <w:keepLines w:val="0"/>
              <w:widowControl/>
              <w:suppressLineNumbers w:val="0"/>
              <w:jc w:val="center"/>
              <w:textAlignment w:val="bottom"/>
              <w:rPr>
                <w:rFonts w:hint="default" w:ascii="Times New Roman" w:hAnsi="Times New Roman" w:eastAsia="楷体" w:cs="Times New Roman"/>
                <w:b w:val="0"/>
                <w:i w:val="0"/>
                <w:iCs w:val="0"/>
                <w:color w:val="08090C"/>
                <w:sz w:val="21"/>
                <w:szCs w:val="21"/>
                <w:u w:val="none"/>
              </w:rPr>
            </w:pPr>
            <w:r>
              <w:rPr>
                <w:rFonts w:hint="default" w:ascii="Times New Roman" w:hAnsi="Times New Roman" w:eastAsia="楷体" w:cs="Times New Roman"/>
                <w:b w:val="0"/>
                <w:i w:val="0"/>
                <w:iCs w:val="0"/>
                <w:color w:val="08090C"/>
                <w:kern w:val="0"/>
                <w:sz w:val="21"/>
                <w:szCs w:val="21"/>
                <w:u w:val="none"/>
                <w:lang w:val="en-US" w:eastAsia="zh-CN" w:bidi="ar"/>
              </w:rPr>
              <w:t>158,665.88</w:t>
            </w:r>
          </w:p>
        </w:tc>
        <w:tc>
          <w:tcPr>
            <w:tcW w:w="210" w:type="pct"/>
            <w:shd w:val="clear" w:color="auto" w:fill="FFFFFF"/>
            <w:noWrap/>
            <w:vAlign w:val="center"/>
          </w:tcPr>
          <w:p w14:paraId="39D7722F">
            <w:pPr>
              <w:jc w:val="center"/>
              <w:rPr>
                <w:rFonts w:hint="default" w:ascii="Times New Roman" w:hAnsi="Times New Roman" w:eastAsia="楷体" w:cs="Times New Roman"/>
                <w:b w:val="0"/>
                <w:i w:val="0"/>
                <w:iCs w:val="0"/>
                <w:color w:val="08090C"/>
                <w:sz w:val="21"/>
                <w:szCs w:val="21"/>
                <w:u w:val="none"/>
              </w:rPr>
            </w:pPr>
          </w:p>
        </w:tc>
        <w:tc>
          <w:tcPr>
            <w:tcW w:w="210" w:type="pct"/>
            <w:shd w:val="clear" w:color="auto" w:fill="FFFFFF"/>
            <w:noWrap/>
            <w:vAlign w:val="center"/>
          </w:tcPr>
          <w:p w14:paraId="310FA090">
            <w:pPr>
              <w:jc w:val="center"/>
              <w:rPr>
                <w:rFonts w:hint="default" w:ascii="Times New Roman" w:hAnsi="Times New Roman" w:eastAsia="楷体" w:cs="Times New Roman"/>
                <w:b w:val="0"/>
                <w:i w:val="0"/>
                <w:iCs w:val="0"/>
                <w:color w:val="08090C"/>
                <w:sz w:val="21"/>
                <w:szCs w:val="21"/>
                <w:u w:val="none"/>
              </w:rPr>
            </w:pPr>
          </w:p>
        </w:tc>
        <w:tc>
          <w:tcPr>
            <w:tcW w:w="594" w:type="pct"/>
            <w:shd w:val="clear" w:color="auto" w:fill="FFFFFF"/>
            <w:vAlign w:val="center"/>
          </w:tcPr>
          <w:p w14:paraId="5F32F376">
            <w:pPr>
              <w:keepNext w:val="0"/>
              <w:keepLines w:val="0"/>
              <w:widowControl/>
              <w:suppressLineNumbers w:val="0"/>
              <w:jc w:val="center"/>
              <w:textAlignment w:val="bottom"/>
              <w:rPr>
                <w:rFonts w:hint="default" w:ascii="Times New Roman" w:hAnsi="Times New Roman" w:eastAsia="楷体" w:cs="Times New Roman"/>
                <w:b w:val="0"/>
                <w:i w:val="0"/>
                <w:iCs w:val="0"/>
                <w:color w:val="08090C"/>
                <w:sz w:val="21"/>
                <w:szCs w:val="21"/>
                <w:u w:val="none"/>
              </w:rPr>
            </w:pPr>
            <w:r>
              <w:rPr>
                <w:rFonts w:hint="default" w:ascii="Times New Roman" w:hAnsi="Times New Roman" w:eastAsia="楷体" w:cs="Times New Roman"/>
                <w:b w:val="0"/>
                <w:i w:val="0"/>
                <w:iCs w:val="0"/>
                <w:color w:val="08090C"/>
                <w:kern w:val="0"/>
                <w:sz w:val="21"/>
                <w:szCs w:val="21"/>
                <w:u w:val="none"/>
                <w:lang w:val="en-US" w:eastAsia="zh-CN" w:bidi="ar"/>
              </w:rPr>
              <w:t>0.00</w:t>
            </w:r>
          </w:p>
        </w:tc>
        <w:tc>
          <w:tcPr>
            <w:tcW w:w="544" w:type="pct"/>
            <w:shd w:val="clear" w:color="auto" w:fill="FFFFFF"/>
            <w:vAlign w:val="center"/>
          </w:tcPr>
          <w:p w14:paraId="44DA754C">
            <w:pPr>
              <w:keepNext w:val="0"/>
              <w:keepLines w:val="0"/>
              <w:widowControl/>
              <w:suppressLineNumbers w:val="0"/>
              <w:jc w:val="center"/>
              <w:textAlignment w:val="bottom"/>
              <w:rPr>
                <w:rFonts w:hint="default" w:ascii="Times New Roman" w:hAnsi="Times New Roman" w:eastAsia="楷体" w:cs="Times New Roman"/>
                <w:b w:val="0"/>
                <w:i w:val="0"/>
                <w:iCs w:val="0"/>
                <w:color w:val="08090C"/>
                <w:sz w:val="21"/>
                <w:szCs w:val="21"/>
                <w:u w:val="none"/>
              </w:rPr>
            </w:pPr>
            <w:r>
              <w:rPr>
                <w:rFonts w:hint="default" w:ascii="Times New Roman" w:hAnsi="Times New Roman" w:eastAsia="楷体" w:cs="Times New Roman"/>
                <w:b w:val="0"/>
                <w:i w:val="0"/>
                <w:iCs w:val="0"/>
                <w:color w:val="08090C"/>
                <w:kern w:val="0"/>
                <w:sz w:val="21"/>
                <w:szCs w:val="21"/>
                <w:u w:val="none"/>
                <w:lang w:val="en-US" w:eastAsia="zh-CN" w:bidi="ar"/>
              </w:rPr>
              <w:t>72,945.36</w:t>
            </w:r>
          </w:p>
        </w:tc>
        <w:tc>
          <w:tcPr>
            <w:tcW w:w="544" w:type="pct"/>
            <w:shd w:val="clear" w:color="auto" w:fill="FFFFFF"/>
            <w:vAlign w:val="center"/>
          </w:tcPr>
          <w:p w14:paraId="68F8B18A">
            <w:pPr>
              <w:keepNext w:val="0"/>
              <w:keepLines w:val="0"/>
              <w:widowControl/>
              <w:suppressLineNumbers w:val="0"/>
              <w:jc w:val="center"/>
              <w:textAlignment w:val="bottom"/>
              <w:rPr>
                <w:rFonts w:hint="default" w:ascii="Times New Roman" w:hAnsi="Times New Roman" w:eastAsia="楷体" w:cs="Times New Roman"/>
                <w:b w:val="0"/>
                <w:i w:val="0"/>
                <w:iCs w:val="0"/>
                <w:color w:val="08090C"/>
                <w:sz w:val="21"/>
                <w:szCs w:val="21"/>
                <w:u w:val="none"/>
              </w:rPr>
            </w:pPr>
            <w:r>
              <w:rPr>
                <w:rFonts w:hint="default" w:ascii="Times New Roman" w:hAnsi="Times New Roman" w:eastAsia="楷体" w:cs="Times New Roman"/>
                <w:b w:val="0"/>
                <w:i w:val="0"/>
                <w:iCs w:val="0"/>
                <w:color w:val="08090C"/>
                <w:kern w:val="0"/>
                <w:sz w:val="21"/>
                <w:szCs w:val="21"/>
                <w:u w:val="none"/>
                <w:lang w:val="en-US" w:eastAsia="zh-CN" w:bidi="ar"/>
              </w:rPr>
              <w:t>85,720.52</w:t>
            </w:r>
          </w:p>
        </w:tc>
        <w:tc>
          <w:tcPr>
            <w:tcW w:w="498" w:type="pct"/>
            <w:shd w:val="clear" w:color="auto" w:fill="FFFFFF"/>
            <w:vAlign w:val="center"/>
          </w:tcPr>
          <w:p w14:paraId="145C465D">
            <w:pPr>
              <w:keepNext w:val="0"/>
              <w:keepLines w:val="0"/>
              <w:widowControl/>
              <w:suppressLineNumbers w:val="0"/>
              <w:jc w:val="center"/>
              <w:textAlignment w:val="bottom"/>
              <w:rPr>
                <w:rFonts w:hint="default" w:ascii="Times New Roman" w:hAnsi="Times New Roman" w:eastAsia="楷体" w:cs="Times New Roman"/>
                <w:b w:val="0"/>
                <w:i w:val="0"/>
                <w:iCs w:val="0"/>
                <w:color w:val="08090C"/>
                <w:sz w:val="21"/>
                <w:szCs w:val="21"/>
                <w:u w:val="none"/>
              </w:rPr>
            </w:pPr>
            <w:r>
              <w:rPr>
                <w:rFonts w:hint="default" w:ascii="Times New Roman" w:hAnsi="Times New Roman" w:eastAsia="楷体" w:cs="Times New Roman"/>
                <w:b w:val="0"/>
                <w:i w:val="0"/>
                <w:iCs w:val="0"/>
                <w:color w:val="08090C"/>
                <w:kern w:val="0"/>
                <w:sz w:val="21"/>
                <w:szCs w:val="21"/>
                <w:u w:val="none"/>
                <w:lang w:val="en-US" w:eastAsia="zh-CN" w:bidi="ar"/>
              </w:rPr>
              <w:t>3,305.54</w:t>
            </w:r>
          </w:p>
        </w:tc>
      </w:tr>
    </w:tbl>
    <w:p w14:paraId="5C376379">
      <w:pPr>
        <w:pStyle w:val="50"/>
        <w:keepNext w:val="0"/>
        <w:keepLines w:val="0"/>
        <w:pageBreakBefore w:val="0"/>
        <w:widowControl w:val="0"/>
        <w:numPr>
          <w:ilvl w:val="0"/>
          <w:numId w:val="0"/>
        </w:numPr>
        <w:kinsoku/>
        <w:wordWrap/>
        <w:overflowPunct/>
        <w:topLinePunct w:val="0"/>
        <w:autoSpaceDE w:val="0"/>
        <w:autoSpaceDN w:val="0"/>
        <w:bidi w:val="0"/>
        <w:adjustRightInd w:val="0"/>
        <w:snapToGrid w:val="0"/>
        <w:spacing w:beforeAutospacing="0" w:afterAutospacing="0" w:line="360" w:lineRule="auto"/>
        <w:ind w:firstLine="480" w:firstLineChars="200"/>
        <w:textAlignment w:val="auto"/>
        <w:rPr>
          <w:rFonts w:hint="default" w:ascii="Times New Roman" w:hAnsi="Times New Roman" w:eastAsia="楷体" w:cs="Times New Roman"/>
          <w:b/>
          <w:bCs/>
          <w:lang w:val="en-US" w:eastAsia="zh-CN"/>
        </w:rPr>
      </w:pPr>
      <w:r>
        <w:rPr>
          <w:rFonts w:hint="default" w:ascii="Times New Roman" w:hAnsi="Times New Roman" w:eastAsia="楷体" w:cs="Times New Roman"/>
          <w:b/>
          <w:bCs/>
          <w:lang w:val="en-US" w:eastAsia="zh-CN"/>
        </w:rPr>
        <w:t>10.长期待摊费用</w:t>
      </w:r>
    </w:p>
    <w:p w14:paraId="08548805">
      <w:pPr>
        <w:pStyle w:val="50"/>
        <w:keepNext w:val="0"/>
        <w:keepLines w:val="0"/>
        <w:pageBreakBefore w:val="0"/>
        <w:widowControl w:val="0"/>
        <w:numPr>
          <w:ilvl w:val="0"/>
          <w:numId w:val="0"/>
        </w:numPr>
        <w:kinsoku/>
        <w:wordWrap/>
        <w:overflowPunct/>
        <w:topLinePunct w:val="0"/>
        <w:autoSpaceDE w:val="0"/>
        <w:autoSpaceDN w:val="0"/>
        <w:bidi w:val="0"/>
        <w:adjustRightInd w:val="0"/>
        <w:snapToGrid w:val="0"/>
        <w:spacing w:beforeAutospacing="0" w:afterAutospacing="0" w:line="360" w:lineRule="auto"/>
        <w:ind w:firstLine="480" w:firstLineChars="200"/>
        <w:textAlignment w:val="auto"/>
        <w:rPr>
          <w:rFonts w:hint="default" w:ascii="Times New Roman" w:hAnsi="Times New Roman" w:eastAsia="楷体" w:cs="Times New Roman"/>
          <w:b w:val="0"/>
          <w:bCs w:val="0"/>
          <w:color w:val="000000" w:themeColor="text1"/>
          <w:lang w:val="en-US" w:eastAsia="zh-CN"/>
          <w14:textFill>
            <w14:solidFill>
              <w14:schemeClr w14:val="tx1"/>
            </w14:solidFill>
          </w14:textFill>
        </w:rPr>
      </w:pPr>
      <w:r>
        <w:rPr>
          <w:rFonts w:hint="default" w:ascii="Times New Roman" w:hAnsi="Times New Roman" w:eastAsia="楷体" w:cs="Times New Roman"/>
          <w:b w:val="0"/>
          <w:bCs w:val="0"/>
          <w:color w:val="000000" w:themeColor="text1"/>
          <w:lang w:val="en-US" w:eastAsia="zh-CN"/>
          <w14:textFill>
            <w14:solidFill>
              <w14:schemeClr w14:val="tx1"/>
            </w14:solidFill>
          </w14:textFill>
        </w:rPr>
        <w:t>根据公司2025年6月底的财务数据，长期待摊费用为200,607.10元，主要用于装修改造项目的摊销。期初余额为200,607.10元，本期摊销金额为93,810.96元，摊销后期末余额为106,796.14元。</w:t>
      </w:r>
      <w:commentRangeStart w:id="5"/>
      <w:r>
        <w:rPr>
          <w:rFonts w:hint="default" w:ascii="Times New Roman" w:hAnsi="Times New Roman" w:eastAsia="楷体" w:cs="Times New Roman"/>
          <w:b w:val="0"/>
          <w:bCs w:val="0"/>
          <w:color w:val="0000FF"/>
          <w:lang w:val="en-US" w:eastAsia="zh-CN"/>
        </w:rPr>
        <w:t>该项目总费用为34,683,355.97元，计划分36期摊销，每期346,835.97元，1/3计入研发费用，2/3计入管理费用。2025年6月的摊销费用为每期17,799.35元，平均分摊到管理费用和研发费用。</w:t>
      </w:r>
      <w:commentRangeEnd w:id="5"/>
      <w:r>
        <w:commentReference w:id="5"/>
      </w:r>
    </w:p>
    <w:p w14:paraId="2B6EDF50">
      <w:pPr>
        <w:pStyle w:val="50"/>
        <w:keepNext w:val="0"/>
        <w:keepLines w:val="0"/>
        <w:pageBreakBefore w:val="0"/>
        <w:widowControl w:val="0"/>
        <w:numPr>
          <w:ilvl w:val="0"/>
          <w:numId w:val="0"/>
        </w:numPr>
        <w:kinsoku/>
        <w:wordWrap/>
        <w:overflowPunct/>
        <w:topLinePunct w:val="0"/>
        <w:autoSpaceDE w:val="0"/>
        <w:autoSpaceDN w:val="0"/>
        <w:bidi w:val="0"/>
        <w:adjustRightInd w:val="0"/>
        <w:snapToGrid w:val="0"/>
        <w:spacing w:beforeAutospacing="0" w:afterAutospacing="0" w:line="360" w:lineRule="auto"/>
        <w:ind w:firstLine="480" w:firstLineChars="200"/>
        <w:jc w:val="both"/>
        <w:textAlignment w:val="auto"/>
        <w:rPr>
          <w:rFonts w:hint="default" w:ascii="Times New Roman" w:hAnsi="Times New Roman" w:eastAsia="楷体" w:cs="Times New Roman"/>
          <w:b w:val="0"/>
          <w:bCs w:val="0"/>
          <w:color w:val="000000" w:themeColor="text1"/>
          <w:lang w:val="en-US" w:eastAsia="zh-CN"/>
          <w14:textFill>
            <w14:solidFill>
              <w14:schemeClr w14:val="tx1"/>
            </w14:solidFill>
          </w14:textFill>
        </w:rPr>
      </w:pPr>
      <w:r>
        <w:rPr>
          <w:rFonts w:hint="default" w:ascii="Times New Roman" w:hAnsi="Times New Roman" w:eastAsia="楷体" w:cs="Times New Roman"/>
          <w:b w:val="0"/>
          <w:bCs w:val="0"/>
          <w:color w:val="000000" w:themeColor="text1"/>
          <w:lang w:val="en-US" w:eastAsia="zh-CN"/>
          <w14:textFill>
            <w14:solidFill>
              <w14:schemeClr w14:val="tx1"/>
            </w14:solidFill>
          </w14:textFill>
        </w:rPr>
        <w:t>截至2025年6月30日的长期待摊费用的明细如下：</w:t>
      </w:r>
    </w:p>
    <w:p w14:paraId="2C174384">
      <w:pPr>
        <w:pStyle w:val="50"/>
        <w:keepNext w:val="0"/>
        <w:keepLines w:val="0"/>
        <w:pageBreakBefore w:val="0"/>
        <w:widowControl w:val="0"/>
        <w:numPr>
          <w:ilvl w:val="0"/>
          <w:numId w:val="0"/>
        </w:numPr>
        <w:kinsoku/>
        <w:wordWrap/>
        <w:overflowPunct/>
        <w:topLinePunct w:val="0"/>
        <w:autoSpaceDE w:val="0"/>
        <w:autoSpaceDN w:val="0"/>
        <w:bidi w:val="0"/>
        <w:adjustRightInd w:val="0"/>
        <w:snapToGrid w:val="0"/>
        <w:spacing w:beforeAutospacing="0" w:afterAutospacing="0" w:line="360" w:lineRule="auto"/>
        <w:ind w:firstLine="480" w:firstLineChars="200"/>
        <w:jc w:val="right"/>
        <w:textAlignment w:val="auto"/>
        <w:rPr>
          <w:rFonts w:hint="default" w:ascii="Times New Roman" w:hAnsi="Times New Roman" w:eastAsia="楷体" w:cs="Times New Roman"/>
          <w:b/>
          <w:bCs/>
          <w:color w:val="000000" w:themeColor="text1"/>
          <w:lang w:val="en-US" w:eastAsia="zh-CN"/>
          <w14:textFill>
            <w14:solidFill>
              <w14:schemeClr w14:val="tx1"/>
            </w14:solidFill>
          </w14:textFill>
        </w:rPr>
      </w:pPr>
      <w:r>
        <w:rPr>
          <w:rFonts w:hint="default" w:ascii="Times New Roman" w:hAnsi="Times New Roman" w:eastAsia="楷体" w:cs="Times New Roman"/>
          <w:b w:val="0"/>
          <w:bCs w:val="0"/>
          <w:color w:val="000000" w:themeColor="text1"/>
          <w:lang w:val="en-US" w:eastAsia="zh-CN"/>
          <w14:textFill>
            <w14:solidFill>
              <w14:schemeClr w14:val="tx1"/>
            </w14:solidFill>
          </w14:textFill>
        </w:rPr>
        <w:t>人民币（元）</w:t>
      </w:r>
    </w:p>
    <w:tbl>
      <w:tblPr>
        <w:tblStyle w:val="27"/>
        <w:tblW w:w="90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80" w:type="dxa"/>
          <w:left w:w="128" w:type="dxa"/>
          <w:bottom w:w="80" w:type="dxa"/>
          <w:right w:w="128" w:type="dxa"/>
        </w:tblCellMar>
      </w:tblPr>
      <w:tblGrid>
        <w:gridCol w:w="1341"/>
        <w:gridCol w:w="1364"/>
        <w:gridCol w:w="1640"/>
        <w:gridCol w:w="1640"/>
        <w:gridCol w:w="1364"/>
        <w:gridCol w:w="1655"/>
      </w:tblGrid>
      <w:tr w14:paraId="4256C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341" w:type="dxa"/>
            <w:tcBorders>
              <w:top w:val="single" w:color="000000" w:sz="8" w:space="0"/>
              <w:left w:val="single" w:color="000000" w:sz="8" w:space="0"/>
              <w:bottom w:val="single" w:color="000000" w:sz="4" w:space="0"/>
              <w:right w:val="single" w:color="000000" w:sz="4" w:space="0"/>
            </w:tcBorders>
            <w:shd w:val="clear" w:color="auto" w:fill="auto"/>
            <w:vAlign w:val="center"/>
          </w:tcPr>
          <w:p w14:paraId="0B2A0893">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项目</w:t>
            </w:r>
          </w:p>
        </w:tc>
        <w:tc>
          <w:tcPr>
            <w:tcW w:w="1364" w:type="dxa"/>
            <w:tcBorders>
              <w:top w:val="single" w:color="000000" w:sz="8" w:space="0"/>
              <w:left w:val="single" w:color="000000" w:sz="4" w:space="0"/>
              <w:bottom w:val="single" w:color="000000" w:sz="4" w:space="0"/>
              <w:right w:val="single" w:color="000000" w:sz="4" w:space="0"/>
            </w:tcBorders>
            <w:shd w:val="clear" w:color="auto" w:fill="auto"/>
            <w:vAlign w:val="center"/>
          </w:tcPr>
          <w:p w14:paraId="0AE43A48">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期初余额</w:t>
            </w:r>
          </w:p>
        </w:tc>
        <w:tc>
          <w:tcPr>
            <w:tcW w:w="1640" w:type="dxa"/>
            <w:tcBorders>
              <w:top w:val="single" w:color="000000" w:sz="8" w:space="0"/>
              <w:left w:val="single" w:color="000000" w:sz="4" w:space="0"/>
              <w:bottom w:val="single" w:color="000000" w:sz="4" w:space="0"/>
              <w:right w:val="single" w:color="000000" w:sz="4" w:space="0"/>
            </w:tcBorders>
            <w:shd w:val="clear" w:color="auto" w:fill="auto"/>
            <w:vAlign w:val="center"/>
          </w:tcPr>
          <w:p w14:paraId="548FC6E6">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本期增加金额</w:t>
            </w:r>
          </w:p>
        </w:tc>
        <w:tc>
          <w:tcPr>
            <w:tcW w:w="1640" w:type="dxa"/>
            <w:tcBorders>
              <w:top w:val="single" w:color="000000" w:sz="8" w:space="0"/>
              <w:left w:val="single" w:color="000000" w:sz="4" w:space="0"/>
              <w:bottom w:val="single" w:color="000000" w:sz="4" w:space="0"/>
              <w:right w:val="single" w:color="000000" w:sz="4" w:space="0"/>
            </w:tcBorders>
            <w:shd w:val="clear" w:color="auto" w:fill="auto"/>
            <w:vAlign w:val="center"/>
          </w:tcPr>
          <w:p w14:paraId="29C82FEC">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本期摊销金额</w:t>
            </w:r>
          </w:p>
        </w:tc>
        <w:tc>
          <w:tcPr>
            <w:tcW w:w="1364" w:type="dxa"/>
            <w:tcBorders>
              <w:top w:val="single" w:color="000000" w:sz="8" w:space="0"/>
              <w:left w:val="single" w:color="000000" w:sz="4" w:space="0"/>
              <w:bottom w:val="single" w:color="000000" w:sz="4" w:space="0"/>
              <w:right w:val="single" w:color="000000" w:sz="4" w:space="0"/>
            </w:tcBorders>
            <w:shd w:val="clear" w:color="auto" w:fill="auto"/>
            <w:vAlign w:val="center"/>
          </w:tcPr>
          <w:p w14:paraId="7BADB470">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期末余额</w:t>
            </w:r>
          </w:p>
        </w:tc>
        <w:tc>
          <w:tcPr>
            <w:tcW w:w="1655" w:type="dxa"/>
            <w:tcBorders>
              <w:top w:val="single" w:color="000000" w:sz="8" w:space="0"/>
              <w:left w:val="single" w:color="000000" w:sz="4" w:space="0"/>
              <w:bottom w:val="single" w:color="000000" w:sz="4" w:space="0"/>
              <w:right w:val="single" w:color="000000" w:sz="8" w:space="0"/>
            </w:tcBorders>
            <w:shd w:val="clear" w:color="auto" w:fill="auto"/>
            <w:vAlign w:val="center"/>
          </w:tcPr>
          <w:p w14:paraId="33E6A2FD">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摊销比例</w:t>
            </w:r>
          </w:p>
        </w:tc>
      </w:tr>
      <w:tr w14:paraId="0AABD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341" w:type="dxa"/>
            <w:tcBorders>
              <w:top w:val="single" w:color="000000" w:sz="4" w:space="0"/>
              <w:left w:val="single" w:color="000000" w:sz="8" w:space="0"/>
              <w:bottom w:val="single" w:color="000000" w:sz="4" w:space="0"/>
              <w:right w:val="single" w:color="000000" w:sz="4" w:space="0"/>
            </w:tcBorders>
            <w:shd w:val="clear" w:color="auto" w:fill="auto"/>
            <w:vAlign w:val="center"/>
          </w:tcPr>
          <w:p w14:paraId="7FAD00A7">
            <w:pPr>
              <w:keepNext w:val="0"/>
              <w:keepLines w:val="0"/>
              <w:widowControl/>
              <w:suppressLineNumbers w:val="0"/>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装修改造费用</w:t>
            </w:r>
          </w:p>
        </w:tc>
        <w:tc>
          <w:tcPr>
            <w:tcW w:w="13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5450EB">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200,607.10</w:t>
            </w:r>
          </w:p>
        </w:tc>
        <w:tc>
          <w:tcPr>
            <w:tcW w:w="16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8709C0">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93,810.96</w:t>
            </w:r>
          </w:p>
        </w:tc>
        <w:tc>
          <w:tcPr>
            <w:tcW w:w="16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617EFF">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93,810.96</w:t>
            </w:r>
          </w:p>
        </w:tc>
        <w:tc>
          <w:tcPr>
            <w:tcW w:w="13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DFBB70">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106,796.14</w:t>
            </w:r>
          </w:p>
        </w:tc>
        <w:tc>
          <w:tcPr>
            <w:tcW w:w="1655" w:type="dxa"/>
            <w:tcBorders>
              <w:top w:val="single" w:color="000000" w:sz="4" w:space="0"/>
              <w:left w:val="single" w:color="000000" w:sz="4" w:space="0"/>
              <w:bottom w:val="single" w:color="000000" w:sz="4" w:space="0"/>
              <w:right w:val="single" w:color="000000" w:sz="8" w:space="0"/>
            </w:tcBorders>
            <w:shd w:val="clear" w:color="auto" w:fill="auto"/>
            <w:vAlign w:val="center"/>
          </w:tcPr>
          <w:p w14:paraId="5F1C679E">
            <w:pPr>
              <w:keepNext w:val="0"/>
              <w:keepLines w:val="0"/>
              <w:widowControl/>
              <w:suppressLineNumbers w:val="0"/>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1/3研发，2/3管理</w:t>
            </w:r>
          </w:p>
        </w:tc>
      </w:tr>
      <w:tr w14:paraId="4B0D3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341" w:type="dxa"/>
            <w:tcBorders>
              <w:top w:val="single" w:color="000000" w:sz="4" w:space="0"/>
              <w:left w:val="single" w:color="000000" w:sz="8" w:space="0"/>
              <w:bottom w:val="single" w:color="000000" w:sz="8" w:space="0"/>
              <w:right w:val="single" w:color="000000" w:sz="4" w:space="0"/>
            </w:tcBorders>
            <w:shd w:val="clear" w:color="auto" w:fill="auto"/>
            <w:vAlign w:val="center"/>
          </w:tcPr>
          <w:p w14:paraId="6E756829">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合计</w:t>
            </w:r>
          </w:p>
        </w:tc>
        <w:tc>
          <w:tcPr>
            <w:tcW w:w="1364" w:type="dxa"/>
            <w:tcBorders>
              <w:top w:val="single" w:color="000000" w:sz="4" w:space="0"/>
              <w:left w:val="single" w:color="000000" w:sz="4" w:space="0"/>
              <w:bottom w:val="single" w:color="000000" w:sz="8" w:space="0"/>
              <w:right w:val="single" w:color="000000" w:sz="4" w:space="0"/>
            </w:tcBorders>
            <w:shd w:val="clear" w:color="auto" w:fill="auto"/>
            <w:vAlign w:val="center"/>
          </w:tcPr>
          <w:p w14:paraId="497B7439">
            <w:pPr>
              <w:keepNext w:val="0"/>
              <w:keepLines w:val="0"/>
              <w:widowControl/>
              <w:suppressLineNumbers w:val="0"/>
              <w:snapToGrid w:val="0"/>
              <w:jc w:val="right"/>
              <w:textAlignment w:val="center"/>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200,607.10</w:t>
            </w:r>
          </w:p>
        </w:tc>
        <w:tc>
          <w:tcPr>
            <w:tcW w:w="1640" w:type="dxa"/>
            <w:tcBorders>
              <w:top w:val="single" w:color="000000" w:sz="4" w:space="0"/>
              <w:left w:val="single" w:color="000000" w:sz="4" w:space="0"/>
              <w:bottom w:val="single" w:color="000000" w:sz="8" w:space="0"/>
              <w:right w:val="single" w:color="000000" w:sz="4" w:space="0"/>
            </w:tcBorders>
            <w:shd w:val="clear" w:color="auto" w:fill="auto"/>
            <w:vAlign w:val="center"/>
          </w:tcPr>
          <w:p w14:paraId="584FFD76">
            <w:pPr>
              <w:keepNext w:val="0"/>
              <w:keepLines w:val="0"/>
              <w:widowControl/>
              <w:suppressLineNumbers w:val="0"/>
              <w:snapToGrid w:val="0"/>
              <w:jc w:val="right"/>
              <w:textAlignment w:val="center"/>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93,810.96</w:t>
            </w:r>
          </w:p>
        </w:tc>
        <w:tc>
          <w:tcPr>
            <w:tcW w:w="1640" w:type="dxa"/>
            <w:tcBorders>
              <w:top w:val="single" w:color="000000" w:sz="4" w:space="0"/>
              <w:left w:val="single" w:color="000000" w:sz="4" w:space="0"/>
              <w:bottom w:val="single" w:color="000000" w:sz="8" w:space="0"/>
              <w:right w:val="single" w:color="000000" w:sz="4" w:space="0"/>
            </w:tcBorders>
            <w:shd w:val="clear" w:color="auto" w:fill="auto"/>
            <w:vAlign w:val="center"/>
          </w:tcPr>
          <w:p w14:paraId="5989542D">
            <w:pPr>
              <w:keepNext w:val="0"/>
              <w:keepLines w:val="0"/>
              <w:widowControl/>
              <w:suppressLineNumbers w:val="0"/>
              <w:snapToGrid w:val="0"/>
              <w:jc w:val="right"/>
              <w:textAlignment w:val="center"/>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93,810.96</w:t>
            </w:r>
          </w:p>
        </w:tc>
        <w:tc>
          <w:tcPr>
            <w:tcW w:w="1364" w:type="dxa"/>
            <w:tcBorders>
              <w:top w:val="single" w:color="000000" w:sz="4" w:space="0"/>
              <w:left w:val="single" w:color="000000" w:sz="4" w:space="0"/>
              <w:bottom w:val="single" w:color="000000" w:sz="8" w:space="0"/>
              <w:right w:val="single" w:color="000000" w:sz="4" w:space="0"/>
            </w:tcBorders>
            <w:shd w:val="clear" w:color="auto" w:fill="auto"/>
            <w:vAlign w:val="center"/>
          </w:tcPr>
          <w:p w14:paraId="1B8F7FA5">
            <w:pPr>
              <w:keepNext w:val="0"/>
              <w:keepLines w:val="0"/>
              <w:widowControl/>
              <w:suppressLineNumbers w:val="0"/>
              <w:snapToGrid w:val="0"/>
              <w:jc w:val="right"/>
              <w:textAlignment w:val="center"/>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106,796.14</w:t>
            </w:r>
          </w:p>
        </w:tc>
        <w:tc>
          <w:tcPr>
            <w:tcW w:w="1655" w:type="dxa"/>
            <w:tcBorders>
              <w:top w:val="single" w:color="000000" w:sz="4" w:space="0"/>
              <w:left w:val="single" w:color="000000" w:sz="4" w:space="0"/>
              <w:bottom w:val="single" w:color="000000" w:sz="8" w:space="0"/>
              <w:right w:val="single" w:color="000000" w:sz="8" w:space="0"/>
            </w:tcBorders>
            <w:shd w:val="clear" w:color="auto" w:fill="auto"/>
            <w:vAlign w:val="center"/>
          </w:tcPr>
          <w:p w14:paraId="30DB920B">
            <w:pPr>
              <w:keepNext w:val="0"/>
              <w:keepLines w:val="0"/>
              <w:widowControl/>
              <w:suppressLineNumbers w:val="0"/>
              <w:snapToGrid w:val="0"/>
              <w:jc w:val="center"/>
              <w:textAlignment w:val="center"/>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w:t>
            </w:r>
          </w:p>
        </w:tc>
      </w:tr>
    </w:tbl>
    <w:p w14:paraId="7935441F">
      <w:pPr>
        <w:pStyle w:val="50"/>
        <w:keepNext w:val="0"/>
        <w:keepLines w:val="0"/>
        <w:pageBreakBefore w:val="0"/>
        <w:widowControl w:val="0"/>
        <w:numPr>
          <w:ilvl w:val="0"/>
          <w:numId w:val="0"/>
        </w:numPr>
        <w:kinsoku/>
        <w:wordWrap/>
        <w:overflowPunct/>
        <w:topLinePunct w:val="0"/>
        <w:autoSpaceDE w:val="0"/>
        <w:autoSpaceDN w:val="0"/>
        <w:bidi w:val="0"/>
        <w:adjustRightInd w:val="0"/>
        <w:snapToGrid w:val="0"/>
        <w:spacing w:beforeAutospacing="0" w:afterAutospacing="0" w:line="360" w:lineRule="auto"/>
        <w:ind w:firstLine="480" w:firstLineChars="200"/>
        <w:textAlignment w:val="auto"/>
        <w:rPr>
          <w:rFonts w:hint="default" w:ascii="Times New Roman" w:hAnsi="Times New Roman" w:eastAsia="楷体" w:cs="Times New Roman"/>
          <w:b/>
          <w:bCs/>
          <w:color w:val="000000" w:themeColor="text1"/>
          <w:lang w:val="en-US" w:eastAsia="zh-CN"/>
          <w14:textFill>
            <w14:solidFill>
              <w14:schemeClr w14:val="tx1"/>
            </w14:solidFill>
          </w14:textFill>
        </w:rPr>
      </w:pPr>
      <w:r>
        <w:rPr>
          <w:rFonts w:hint="default" w:ascii="Times New Roman" w:hAnsi="Times New Roman" w:eastAsia="楷体" w:cs="Times New Roman"/>
          <w:b/>
          <w:bCs/>
          <w:color w:val="000000" w:themeColor="text1"/>
          <w:lang w:val="en-US" w:eastAsia="zh-CN"/>
          <w14:textFill>
            <w14:solidFill>
              <w14:schemeClr w14:val="tx1"/>
            </w14:solidFill>
          </w14:textFill>
        </w:rPr>
        <w:t>11.在建工程</w:t>
      </w:r>
    </w:p>
    <w:p w14:paraId="4E25090E">
      <w:pPr>
        <w:pStyle w:val="50"/>
        <w:keepNext w:val="0"/>
        <w:keepLines w:val="0"/>
        <w:pageBreakBefore w:val="0"/>
        <w:widowControl w:val="0"/>
        <w:numPr>
          <w:ilvl w:val="0"/>
          <w:numId w:val="0"/>
        </w:numPr>
        <w:kinsoku/>
        <w:wordWrap/>
        <w:overflowPunct/>
        <w:topLinePunct w:val="0"/>
        <w:autoSpaceDE w:val="0"/>
        <w:autoSpaceDN w:val="0"/>
        <w:bidi w:val="0"/>
        <w:adjustRightInd w:val="0"/>
        <w:snapToGrid w:val="0"/>
        <w:spacing w:beforeAutospacing="0" w:afterAutospacing="0" w:line="360" w:lineRule="auto"/>
        <w:ind w:firstLine="480" w:firstLineChars="2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根据子公司浙江灵西智能视觉科技有限公司与浙江友地安顺安防科技有限公司签订的ZJ-YD-SZAF-20240425034至042号等《浙江省商品房买卖合同》（对应诸暨数智安防产业园三期17幢000101室、000201室、000301室等多套厂房），截至2024年12月31日合并报表在建工程账面余额33,823,025.99元主要为上述现房厂房的购置及后续改造支出；2025年1-6月该项目持续发生资本化支出，至6月30日账面余额增至34,459,000.00元，7月因厂房改造完成验收、达到预定可使用状态，相关支出从在建工程转入固定资产。</w:t>
      </w:r>
    </w:p>
    <w:p w14:paraId="582F16AC">
      <w:pPr>
        <w:pStyle w:val="4"/>
        <w:pageBreakBefore w:val="0"/>
        <w:kinsoku/>
        <w:wordWrap/>
        <w:overflowPunct/>
        <w:topLinePunct w:val="0"/>
        <w:bidi w:val="0"/>
        <w:spacing w:before="0" w:after="0" w:line="360" w:lineRule="auto"/>
        <w:ind w:firstLine="480" w:firstLineChars="200"/>
        <w:textAlignment w:val="auto"/>
        <w:rPr>
          <w:rFonts w:hint="default" w:ascii="Times New Roman" w:hAnsi="Times New Roman" w:eastAsia="楷体" w:cs="Times New Roman"/>
          <w:sz w:val="24"/>
          <w:szCs w:val="24"/>
          <w:lang w:val="en-US" w:eastAsia="zh-CN"/>
        </w:rPr>
      </w:pPr>
      <w:bookmarkStart w:id="85" w:name="_Toc7161"/>
      <w:r>
        <w:rPr>
          <w:rFonts w:hint="default" w:ascii="Times New Roman" w:hAnsi="Times New Roman" w:eastAsia="楷体" w:cs="Times New Roman"/>
          <w:sz w:val="24"/>
          <w:szCs w:val="24"/>
          <w:lang w:val="en-US" w:eastAsia="zh-CN"/>
        </w:rPr>
        <w:t>三、负债科目分析</w:t>
      </w:r>
      <w:bookmarkEnd w:id="85"/>
    </w:p>
    <w:p w14:paraId="7CD22861">
      <w:pPr>
        <w:keepNext w:val="0"/>
        <w:keepLines w:val="0"/>
        <w:pageBreakBefore w:val="0"/>
        <w:kinsoku/>
        <w:wordWrap/>
        <w:overflowPunct/>
        <w:topLinePunct w:val="0"/>
        <w:bidi w:val="0"/>
        <w:spacing w:beforeAutospacing="0" w:afterAutospacing="0" w:line="360" w:lineRule="auto"/>
        <w:ind w:left="0" w:leftChars="0" w:firstLine="480" w:firstLineChars="200"/>
        <w:textAlignment w:val="auto"/>
        <w:rPr>
          <w:rFonts w:hint="default" w:ascii="Times New Roman" w:hAnsi="Times New Roman" w:eastAsia="楷体" w:cs="Times New Roman"/>
          <w:b w:val="0"/>
          <w:bCs w:val="0"/>
          <w:u w:val="single"/>
          <w:lang w:val="en-US" w:eastAsia="zh-CN"/>
        </w:rPr>
      </w:pPr>
      <w:r>
        <w:rPr>
          <w:rFonts w:hint="default" w:ascii="Times New Roman" w:hAnsi="Times New Roman" w:eastAsia="楷体" w:cs="Times New Roman"/>
          <w:b w:val="0"/>
          <w:bCs w:val="0"/>
          <w:u w:val="single"/>
          <w:lang w:val="en-US" w:eastAsia="zh-CN"/>
        </w:rPr>
        <w:t>【本次负债科目分析中，截至2024年12月31日的明细数据，来源于北京兴华会计师事务所（特殊普通合伙）于2025年7月3日出具的[2025]京会兴浙分审字第00630096号审计报告；2025年1月1日至6月30日的财务数据，则来源于杭州灵西机器人智能科技有限公司提供的科目余额表及财务明细账。】</w:t>
      </w:r>
    </w:p>
    <w:p w14:paraId="7F7EFDAC">
      <w:pPr>
        <w:keepNext w:val="0"/>
        <w:keepLines w:val="0"/>
        <w:pageBreakBefore w:val="0"/>
        <w:numPr>
          <w:ilvl w:val="0"/>
          <w:numId w:val="6"/>
        </w:numPr>
        <w:kinsoku/>
        <w:wordWrap/>
        <w:overflowPunct/>
        <w:topLinePunct w:val="0"/>
        <w:bidi w:val="0"/>
        <w:spacing w:beforeAutospacing="0" w:afterAutospacing="0" w:line="360" w:lineRule="auto"/>
        <w:ind w:left="0" w:leftChars="0" w:firstLine="480" w:firstLineChars="200"/>
        <w:textAlignment w:val="auto"/>
        <w:rPr>
          <w:rFonts w:hint="default" w:ascii="Times New Roman" w:hAnsi="Times New Roman" w:eastAsia="楷体" w:cs="Times New Roman"/>
          <w:b/>
          <w:bCs/>
          <w:lang w:val="en-US" w:eastAsia="zh-CN"/>
        </w:rPr>
      </w:pPr>
      <w:r>
        <w:rPr>
          <w:rFonts w:hint="default" w:ascii="Times New Roman" w:hAnsi="Times New Roman" w:eastAsia="楷体" w:cs="Times New Roman"/>
          <w:b/>
          <w:bCs/>
          <w:lang w:val="en-US" w:eastAsia="zh-CN"/>
        </w:rPr>
        <w:t>短期借款</w:t>
      </w:r>
    </w:p>
    <w:p w14:paraId="189D8B5F">
      <w:pPr>
        <w:keepNext w:val="0"/>
        <w:keepLines w:val="0"/>
        <w:pageBreakBefore w:val="0"/>
        <w:numPr>
          <w:ilvl w:val="0"/>
          <w:numId w:val="0"/>
        </w:numPr>
        <w:kinsoku/>
        <w:wordWrap/>
        <w:overflowPunct/>
        <w:topLinePunct w:val="0"/>
        <w:bidi w:val="0"/>
        <w:spacing w:beforeAutospacing="0" w:afterAutospacing="0" w:line="360" w:lineRule="auto"/>
        <w:ind w:firstLine="480" w:firstLineChars="200"/>
        <w:textAlignment w:val="auto"/>
        <w:rPr>
          <w:rFonts w:hint="default" w:ascii="Times New Roman" w:hAnsi="Times New Roman" w:eastAsia="楷体" w:cs="Times New Roman"/>
          <w:b/>
          <w:bCs/>
          <w:lang w:val="en-US" w:eastAsia="zh-CN"/>
        </w:rPr>
      </w:pPr>
      <w:r>
        <w:rPr>
          <w:rFonts w:hint="default" w:ascii="Times New Roman" w:hAnsi="Times New Roman" w:eastAsia="楷体" w:cs="Times New Roman"/>
          <w:b w:val="0"/>
          <w:bCs w:val="0"/>
          <w:lang w:val="en-US" w:eastAsia="zh-CN"/>
        </w:rPr>
        <w:t>在2024年，公司短期借款从期初的57,900,000元增加到期末的61,000,000元，增长了3,100,000元，表明公司在这一年通过借款获得了更多的资金支持。进入2025年后，短期借款减少，期末余额降至49,000,000元，较2024年年末减少了12,000,000元，说明公司在2025年偿还了部分借款，减少了对短期借款的依赖。从借款分类来看，2025年保证借款有所增加，而信用借款减少，这可能反映出公司在优化融资结构方面采取了更加稳健的措施，通过提高借款的信用保证来降低融资成本。</w:t>
      </w:r>
    </w:p>
    <w:p w14:paraId="7422DA17">
      <w:pPr>
        <w:keepNext w:val="0"/>
        <w:keepLines w:val="0"/>
        <w:pageBreakBefore w:val="0"/>
        <w:numPr>
          <w:ilvl w:val="0"/>
          <w:numId w:val="0"/>
        </w:numPr>
        <w:kinsoku/>
        <w:wordWrap/>
        <w:overflowPunct/>
        <w:topLinePunct w:val="0"/>
        <w:bidi w:val="0"/>
        <w:spacing w:beforeAutospacing="0" w:afterAutospacing="0" w:line="360" w:lineRule="auto"/>
        <w:ind w:firstLine="480" w:firstLineChars="2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截至2025年6月30日的短期借款明细如下：</w:t>
      </w:r>
    </w:p>
    <w:p w14:paraId="2E1FC0FA">
      <w:pPr>
        <w:keepNext w:val="0"/>
        <w:keepLines w:val="0"/>
        <w:pageBreakBefore w:val="0"/>
        <w:numPr>
          <w:ilvl w:val="0"/>
          <w:numId w:val="0"/>
        </w:numPr>
        <w:kinsoku/>
        <w:wordWrap/>
        <w:overflowPunct/>
        <w:topLinePunct w:val="0"/>
        <w:bidi w:val="0"/>
        <w:spacing w:beforeAutospacing="0" w:afterAutospacing="0" w:line="360" w:lineRule="auto"/>
        <w:ind w:firstLine="7200" w:firstLineChars="3000"/>
        <w:jc w:val="both"/>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人民币（元）</w:t>
      </w:r>
    </w:p>
    <w:tbl>
      <w:tblPr>
        <w:tblStyle w:val="27"/>
        <w:tblW w:w="86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40" w:type="dxa"/>
          <w:left w:w="64" w:type="dxa"/>
          <w:bottom w:w="40" w:type="dxa"/>
          <w:right w:w="64" w:type="dxa"/>
        </w:tblCellMar>
      </w:tblPr>
      <w:tblGrid>
        <w:gridCol w:w="2959"/>
        <w:gridCol w:w="888"/>
        <w:gridCol w:w="1336"/>
        <w:gridCol w:w="1336"/>
        <w:gridCol w:w="1336"/>
        <w:gridCol w:w="1336"/>
      </w:tblGrid>
      <w:tr w14:paraId="68FF7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59" w:type="dxa"/>
            <w:vMerge w:val="restart"/>
            <w:tcBorders>
              <w:top w:val="single" w:color="000000" w:sz="8" w:space="0"/>
              <w:left w:val="single" w:color="000000" w:sz="8" w:space="0"/>
              <w:bottom w:val="single" w:color="000000" w:sz="8" w:space="0"/>
              <w:right w:val="single" w:color="000000" w:sz="8" w:space="0"/>
            </w:tcBorders>
            <w:shd w:val="clear" w:color="auto" w:fill="F2F2F2"/>
            <w:noWrap/>
            <w:vAlign w:val="center"/>
          </w:tcPr>
          <w:p w14:paraId="7BCFEFC1">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lang w:val="en-US"/>
              </w:rPr>
            </w:pPr>
            <w:r>
              <w:rPr>
                <w:rFonts w:hint="default" w:ascii="Times New Roman" w:hAnsi="Times New Roman" w:eastAsia="楷体" w:cs="Times New Roman"/>
                <w:b/>
                <w:bCs/>
                <w:i w:val="0"/>
                <w:iCs w:val="0"/>
                <w:color w:val="000000"/>
                <w:kern w:val="0"/>
                <w:sz w:val="21"/>
                <w:szCs w:val="21"/>
                <w:u w:val="none"/>
                <w:lang w:val="en-US" w:eastAsia="zh-CN" w:bidi="ar"/>
              </w:rPr>
              <w:t>短期借款银行</w:t>
            </w:r>
          </w:p>
        </w:tc>
        <w:tc>
          <w:tcPr>
            <w:tcW w:w="888" w:type="dxa"/>
            <w:vMerge w:val="restart"/>
            <w:tcBorders>
              <w:top w:val="single" w:color="000000" w:sz="8" w:space="0"/>
              <w:left w:val="single" w:color="000000" w:sz="8" w:space="0"/>
              <w:bottom w:val="single" w:color="000000" w:sz="8" w:space="0"/>
              <w:right w:val="single" w:color="000000" w:sz="8" w:space="0"/>
            </w:tcBorders>
            <w:shd w:val="clear" w:color="auto" w:fill="F2F2F2"/>
            <w:noWrap/>
            <w:vAlign w:val="center"/>
          </w:tcPr>
          <w:p w14:paraId="2FA7FA7A">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币种</w:t>
            </w:r>
          </w:p>
        </w:tc>
        <w:tc>
          <w:tcPr>
            <w:tcW w:w="1203" w:type="dxa"/>
            <w:tcBorders>
              <w:top w:val="single" w:color="000000" w:sz="8" w:space="0"/>
              <w:left w:val="single" w:color="000000" w:sz="8" w:space="0"/>
              <w:bottom w:val="single" w:color="000000" w:sz="8" w:space="0"/>
              <w:right w:val="single" w:color="000000" w:sz="8" w:space="0"/>
            </w:tcBorders>
            <w:shd w:val="clear" w:color="auto" w:fill="F2F2F2"/>
            <w:noWrap/>
            <w:vAlign w:val="center"/>
          </w:tcPr>
          <w:p w14:paraId="0D1835AB">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期初余额</w:t>
            </w:r>
          </w:p>
        </w:tc>
        <w:tc>
          <w:tcPr>
            <w:tcW w:w="1204" w:type="dxa"/>
            <w:gridSpan w:val="2"/>
            <w:tcBorders>
              <w:top w:val="single" w:color="000000" w:sz="8" w:space="0"/>
              <w:left w:val="single" w:color="000000" w:sz="8" w:space="0"/>
              <w:bottom w:val="single" w:color="000000" w:sz="8" w:space="0"/>
              <w:right w:val="single" w:color="000000" w:sz="8" w:space="0"/>
            </w:tcBorders>
            <w:shd w:val="clear" w:color="auto" w:fill="F2F2F2"/>
            <w:noWrap/>
            <w:vAlign w:val="center"/>
          </w:tcPr>
          <w:p w14:paraId="0385FF63">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本期发生</w:t>
            </w:r>
          </w:p>
        </w:tc>
        <w:tc>
          <w:tcPr>
            <w:tcW w:w="1204" w:type="dxa"/>
            <w:tcBorders>
              <w:top w:val="single" w:color="000000" w:sz="8" w:space="0"/>
              <w:left w:val="single" w:color="000000" w:sz="8" w:space="0"/>
              <w:bottom w:val="single" w:color="000000" w:sz="8" w:space="0"/>
              <w:right w:val="single" w:color="000000" w:sz="8" w:space="0"/>
            </w:tcBorders>
            <w:shd w:val="clear" w:color="auto" w:fill="F2F2F2"/>
            <w:noWrap/>
            <w:vAlign w:val="center"/>
          </w:tcPr>
          <w:p w14:paraId="4E423E1C">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期末余额</w:t>
            </w:r>
          </w:p>
        </w:tc>
      </w:tr>
      <w:tr w14:paraId="60430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59" w:type="dxa"/>
            <w:vMerge w:val="continue"/>
            <w:tcBorders>
              <w:top w:val="single" w:color="000000" w:sz="8" w:space="0"/>
              <w:left w:val="single" w:color="000000" w:sz="8" w:space="0"/>
              <w:bottom w:val="single" w:color="000000" w:sz="8" w:space="0"/>
              <w:right w:val="single" w:color="000000" w:sz="8" w:space="0"/>
            </w:tcBorders>
            <w:shd w:val="clear" w:color="auto" w:fill="F2F2F2"/>
            <w:noWrap/>
            <w:vAlign w:val="center"/>
          </w:tcPr>
          <w:p w14:paraId="5FC78814">
            <w:pPr>
              <w:snapToGrid w:val="0"/>
              <w:jc w:val="center"/>
              <w:rPr>
                <w:rFonts w:hint="default" w:ascii="Times New Roman" w:hAnsi="Times New Roman" w:eastAsia="楷体" w:cs="Times New Roman"/>
                <w:b/>
                <w:bCs/>
                <w:i w:val="0"/>
                <w:iCs w:val="0"/>
                <w:color w:val="000000"/>
                <w:sz w:val="21"/>
                <w:szCs w:val="21"/>
                <w:u w:val="none"/>
                <w:lang w:eastAsia="zh-CN"/>
              </w:rPr>
            </w:pPr>
          </w:p>
        </w:tc>
        <w:tc>
          <w:tcPr>
            <w:tcW w:w="888" w:type="dxa"/>
            <w:vMerge w:val="continue"/>
            <w:tcBorders>
              <w:top w:val="single" w:color="000000" w:sz="8" w:space="0"/>
              <w:left w:val="single" w:color="000000" w:sz="8" w:space="0"/>
              <w:bottom w:val="single" w:color="000000" w:sz="8" w:space="0"/>
              <w:right w:val="single" w:color="000000" w:sz="8" w:space="0"/>
            </w:tcBorders>
            <w:shd w:val="clear" w:color="auto" w:fill="F2F2F2"/>
            <w:noWrap/>
            <w:vAlign w:val="center"/>
          </w:tcPr>
          <w:p w14:paraId="3FFAC01C">
            <w:pPr>
              <w:snapToGrid w:val="0"/>
              <w:jc w:val="center"/>
              <w:rPr>
                <w:rFonts w:hint="default" w:ascii="Times New Roman" w:hAnsi="Times New Roman" w:eastAsia="楷体" w:cs="Times New Roman"/>
                <w:b/>
                <w:bCs/>
                <w:i w:val="0"/>
                <w:iCs w:val="0"/>
                <w:color w:val="000000"/>
                <w:sz w:val="21"/>
                <w:szCs w:val="21"/>
                <w:u w:val="none"/>
                <w:lang w:eastAsia="zh-CN"/>
              </w:rPr>
            </w:pPr>
          </w:p>
        </w:tc>
        <w:tc>
          <w:tcPr>
            <w:tcW w:w="1203" w:type="dxa"/>
            <w:tcBorders>
              <w:top w:val="single" w:color="000000" w:sz="8" w:space="0"/>
              <w:left w:val="single" w:color="000000" w:sz="8" w:space="0"/>
              <w:bottom w:val="single" w:color="000000" w:sz="8" w:space="0"/>
              <w:right w:val="single" w:color="000000" w:sz="8" w:space="0"/>
            </w:tcBorders>
            <w:shd w:val="clear" w:color="auto" w:fill="F2F2F2"/>
            <w:noWrap/>
            <w:vAlign w:val="center"/>
          </w:tcPr>
          <w:p w14:paraId="3E19EB07">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贷方</w:t>
            </w:r>
          </w:p>
        </w:tc>
        <w:tc>
          <w:tcPr>
            <w:tcW w:w="1203" w:type="dxa"/>
            <w:tcBorders>
              <w:top w:val="single" w:color="000000" w:sz="8" w:space="0"/>
              <w:left w:val="single" w:color="000000" w:sz="8" w:space="0"/>
              <w:bottom w:val="single" w:color="000000" w:sz="8" w:space="0"/>
              <w:right w:val="single" w:color="000000" w:sz="8" w:space="0"/>
            </w:tcBorders>
            <w:shd w:val="clear" w:color="auto" w:fill="F2F2F2"/>
            <w:noWrap/>
            <w:vAlign w:val="center"/>
          </w:tcPr>
          <w:p w14:paraId="1BA7C6A7">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借方</w:t>
            </w:r>
          </w:p>
        </w:tc>
        <w:tc>
          <w:tcPr>
            <w:tcW w:w="1204" w:type="dxa"/>
            <w:tcBorders>
              <w:top w:val="single" w:color="000000" w:sz="8" w:space="0"/>
              <w:left w:val="single" w:color="000000" w:sz="8" w:space="0"/>
              <w:bottom w:val="single" w:color="000000" w:sz="8" w:space="0"/>
              <w:right w:val="single" w:color="000000" w:sz="8" w:space="0"/>
            </w:tcBorders>
            <w:shd w:val="clear" w:color="auto" w:fill="F2F2F2"/>
            <w:noWrap/>
            <w:vAlign w:val="center"/>
          </w:tcPr>
          <w:p w14:paraId="488C32DF">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贷方</w:t>
            </w:r>
          </w:p>
        </w:tc>
        <w:tc>
          <w:tcPr>
            <w:tcW w:w="1204" w:type="dxa"/>
            <w:tcBorders>
              <w:top w:val="single" w:color="000000" w:sz="8" w:space="0"/>
              <w:left w:val="single" w:color="000000" w:sz="8" w:space="0"/>
              <w:bottom w:val="single" w:color="000000" w:sz="8" w:space="0"/>
              <w:right w:val="single" w:color="000000" w:sz="8" w:space="0"/>
            </w:tcBorders>
            <w:shd w:val="clear" w:color="auto" w:fill="F2F2F2"/>
            <w:noWrap/>
            <w:vAlign w:val="center"/>
          </w:tcPr>
          <w:p w14:paraId="6AD2BB11">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贷方</w:t>
            </w:r>
          </w:p>
        </w:tc>
      </w:tr>
      <w:tr w14:paraId="651F4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59"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5BF607A">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杭州银行海创园支行借款</w:t>
            </w:r>
          </w:p>
        </w:tc>
        <w:tc>
          <w:tcPr>
            <w:tcW w:w="888"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23475301">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人民币</w:t>
            </w:r>
          </w:p>
        </w:tc>
        <w:tc>
          <w:tcPr>
            <w:tcW w:w="120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6FB30EF9">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5,000,000.00</w:t>
            </w:r>
          </w:p>
        </w:tc>
        <w:tc>
          <w:tcPr>
            <w:tcW w:w="120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1B30D29">
            <w:pPr>
              <w:snapToGrid w:val="0"/>
              <w:jc w:val="right"/>
              <w:rPr>
                <w:rFonts w:hint="default" w:ascii="Times New Roman" w:hAnsi="Times New Roman" w:eastAsia="楷体" w:cs="Times New Roman"/>
                <w:i w:val="0"/>
                <w:iCs w:val="0"/>
                <w:color w:val="000000"/>
                <w:sz w:val="21"/>
                <w:szCs w:val="21"/>
                <w:u w:val="none"/>
              </w:rPr>
            </w:pPr>
          </w:p>
        </w:tc>
        <w:tc>
          <w:tcPr>
            <w:tcW w:w="1204"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1CE8616E">
            <w:pPr>
              <w:snapToGrid w:val="0"/>
              <w:jc w:val="right"/>
              <w:rPr>
                <w:rFonts w:hint="default" w:ascii="Times New Roman" w:hAnsi="Times New Roman" w:eastAsia="楷体" w:cs="Times New Roman"/>
                <w:i w:val="0"/>
                <w:iCs w:val="0"/>
                <w:color w:val="000000"/>
                <w:sz w:val="21"/>
                <w:szCs w:val="21"/>
                <w:u w:val="none"/>
              </w:rPr>
            </w:pPr>
          </w:p>
        </w:tc>
        <w:tc>
          <w:tcPr>
            <w:tcW w:w="1204"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6830691C">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5,000,000.00</w:t>
            </w:r>
          </w:p>
        </w:tc>
      </w:tr>
      <w:tr w14:paraId="115B2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59"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3E16326">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招商银行杭州海创园小微企业专营支行</w:t>
            </w:r>
          </w:p>
        </w:tc>
        <w:tc>
          <w:tcPr>
            <w:tcW w:w="888"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2DBB32B8">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人民币</w:t>
            </w:r>
          </w:p>
        </w:tc>
        <w:tc>
          <w:tcPr>
            <w:tcW w:w="120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26D1A8C3">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5,000,000.00</w:t>
            </w:r>
          </w:p>
        </w:tc>
        <w:tc>
          <w:tcPr>
            <w:tcW w:w="120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5220C15C">
            <w:pPr>
              <w:snapToGrid w:val="0"/>
              <w:jc w:val="right"/>
              <w:rPr>
                <w:rFonts w:hint="default" w:ascii="Times New Roman" w:hAnsi="Times New Roman" w:eastAsia="楷体" w:cs="Times New Roman"/>
                <w:i w:val="0"/>
                <w:iCs w:val="0"/>
                <w:color w:val="000000"/>
                <w:sz w:val="21"/>
                <w:szCs w:val="21"/>
                <w:u w:val="none"/>
              </w:rPr>
            </w:pPr>
          </w:p>
        </w:tc>
        <w:tc>
          <w:tcPr>
            <w:tcW w:w="1204"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5EF3D59D">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5,000,000.00</w:t>
            </w:r>
          </w:p>
        </w:tc>
        <w:tc>
          <w:tcPr>
            <w:tcW w:w="1204"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49C4F69">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10,000,000.00</w:t>
            </w:r>
          </w:p>
        </w:tc>
      </w:tr>
      <w:tr w14:paraId="42E4C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59"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4B2EB0E7">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北京银行杭州余杭支行</w:t>
            </w:r>
          </w:p>
        </w:tc>
        <w:tc>
          <w:tcPr>
            <w:tcW w:w="888"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144B4C3E">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人民币</w:t>
            </w:r>
          </w:p>
        </w:tc>
        <w:tc>
          <w:tcPr>
            <w:tcW w:w="120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44563AAD">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10,000,000.00</w:t>
            </w:r>
          </w:p>
        </w:tc>
        <w:tc>
          <w:tcPr>
            <w:tcW w:w="120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DF87BF3">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10,000,000.00</w:t>
            </w:r>
          </w:p>
        </w:tc>
        <w:tc>
          <w:tcPr>
            <w:tcW w:w="1204"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E041A1C">
            <w:pPr>
              <w:snapToGrid w:val="0"/>
              <w:jc w:val="right"/>
              <w:rPr>
                <w:rFonts w:hint="default" w:ascii="Times New Roman" w:hAnsi="Times New Roman" w:eastAsia="楷体" w:cs="Times New Roman"/>
                <w:i w:val="0"/>
                <w:iCs w:val="0"/>
                <w:color w:val="000000"/>
                <w:sz w:val="21"/>
                <w:szCs w:val="21"/>
                <w:u w:val="none"/>
              </w:rPr>
            </w:pPr>
          </w:p>
        </w:tc>
        <w:tc>
          <w:tcPr>
            <w:tcW w:w="1204"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0CF2261C">
            <w:pPr>
              <w:snapToGrid w:val="0"/>
              <w:jc w:val="right"/>
              <w:rPr>
                <w:rFonts w:hint="default" w:ascii="Times New Roman" w:hAnsi="Times New Roman" w:eastAsia="楷体" w:cs="Times New Roman"/>
                <w:i w:val="0"/>
                <w:iCs w:val="0"/>
                <w:color w:val="000000"/>
                <w:sz w:val="21"/>
                <w:szCs w:val="21"/>
                <w:u w:val="none"/>
              </w:rPr>
            </w:pPr>
          </w:p>
        </w:tc>
      </w:tr>
      <w:tr w14:paraId="3CF81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59"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6F38A6A6">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农商行西溪科技支行</w:t>
            </w:r>
          </w:p>
        </w:tc>
        <w:tc>
          <w:tcPr>
            <w:tcW w:w="888"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DEE0DDC">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人民币</w:t>
            </w:r>
          </w:p>
        </w:tc>
        <w:tc>
          <w:tcPr>
            <w:tcW w:w="120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11AA3D6E">
            <w:pPr>
              <w:snapToGrid w:val="0"/>
              <w:jc w:val="right"/>
              <w:rPr>
                <w:rFonts w:hint="default" w:ascii="Times New Roman" w:hAnsi="Times New Roman" w:eastAsia="楷体" w:cs="Times New Roman"/>
                <w:i w:val="0"/>
                <w:iCs w:val="0"/>
                <w:color w:val="000000"/>
                <w:sz w:val="21"/>
                <w:szCs w:val="21"/>
                <w:u w:val="none"/>
              </w:rPr>
            </w:pPr>
          </w:p>
        </w:tc>
        <w:tc>
          <w:tcPr>
            <w:tcW w:w="120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22AA7EC4">
            <w:pPr>
              <w:snapToGrid w:val="0"/>
              <w:jc w:val="right"/>
              <w:rPr>
                <w:rFonts w:hint="default" w:ascii="Times New Roman" w:hAnsi="Times New Roman" w:eastAsia="楷体" w:cs="Times New Roman"/>
                <w:i w:val="0"/>
                <w:iCs w:val="0"/>
                <w:color w:val="000000"/>
                <w:sz w:val="21"/>
                <w:szCs w:val="21"/>
                <w:u w:val="none"/>
              </w:rPr>
            </w:pPr>
          </w:p>
        </w:tc>
        <w:tc>
          <w:tcPr>
            <w:tcW w:w="1204"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1EC4834D">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4,000,000.00</w:t>
            </w:r>
          </w:p>
        </w:tc>
        <w:tc>
          <w:tcPr>
            <w:tcW w:w="1204"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1C252261">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4,000,000.00</w:t>
            </w:r>
          </w:p>
        </w:tc>
      </w:tr>
      <w:tr w14:paraId="279B5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59"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D068536">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农业银行杭州余杭支行</w:t>
            </w:r>
          </w:p>
        </w:tc>
        <w:tc>
          <w:tcPr>
            <w:tcW w:w="888"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2A18C125">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人民币</w:t>
            </w:r>
          </w:p>
        </w:tc>
        <w:tc>
          <w:tcPr>
            <w:tcW w:w="120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53B5F95">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5,000,000.00</w:t>
            </w:r>
          </w:p>
        </w:tc>
        <w:tc>
          <w:tcPr>
            <w:tcW w:w="120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5D502F67">
            <w:pPr>
              <w:snapToGrid w:val="0"/>
              <w:jc w:val="right"/>
              <w:rPr>
                <w:rFonts w:hint="default" w:ascii="Times New Roman" w:hAnsi="Times New Roman" w:eastAsia="楷体" w:cs="Times New Roman"/>
                <w:i w:val="0"/>
                <w:iCs w:val="0"/>
                <w:color w:val="000000"/>
                <w:sz w:val="21"/>
                <w:szCs w:val="21"/>
                <w:u w:val="none"/>
              </w:rPr>
            </w:pPr>
          </w:p>
        </w:tc>
        <w:tc>
          <w:tcPr>
            <w:tcW w:w="1204"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6455341B">
            <w:pPr>
              <w:snapToGrid w:val="0"/>
              <w:jc w:val="right"/>
              <w:rPr>
                <w:rFonts w:hint="default" w:ascii="Times New Roman" w:hAnsi="Times New Roman" w:eastAsia="楷体" w:cs="Times New Roman"/>
                <w:i w:val="0"/>
                <w:iCs w:val="0"/>
                <w:color w:val="000000"/>
                <w:sz w:val="21"/>
                <w:szCs w:val="21"/>
                <w:u w:val="none"/>
              </w:rPr>
            </w:pPr>
          </w:p>
        </w:tc>
        <w:tc>
          <w:tcPr>
            <w:tcW w:w="1204"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22E8092">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5,000,000.00</w:t>
            </w:r>
          </w:p>
        </w:tc>
      </w:tr>
      <w:tr w14:paraId="7A144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59"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5875FE4F">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联合银行宝善支行</w:t>
            </w:r>
          </w:p>
        </w:tc>
        <w:tc>
          <w:tcPr>
            <w:tcW w:w="888"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21DEDB95">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人民币</w:t>
            </w:r>
          </w:p>
        </w:tc>
        <w:tc>
          <w:tcPr>
            <w:tcW w:w="120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FB1045E">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20,000,000.00</w:t>
            </w:r>
          </w:p>
        </w:tc>
        <w:tc>
          <w:tcPr>
            <w:tcW w:w="120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11670C7B">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10,000,000.00</w:t>
            </w:r>
          </w:p>
        </w:tc>
        <w:tc>
          <w:tcPr>
            <w:tcW w:w="1204"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0D108EFA">
            <w:pPr>
              <w:snapToGrid w:val="0"/>
              <w:jc w:val="right"/>
              <w:rPr>
                <w:rFonts w:hint="default" w:ascii="Times New Roman" w:hAnsi="Times New Roman" w:eastAsia="楷体" w:cs="Times New Roman"/>
                <w:i w:val="0"/>
                <w:iCs w:val="0"/>
                <w:color w:val="000000"/>
                <w:sz w:val="21"/>
                <w:szCs w:val="21"/>
                <w:u w:val="none"/>
              </w:rPr>
            </w:pPr>
          </w:p>
        </w:tc>
        <w:tc>
          <w:tcPr>
            <w:tcW w:w="1204"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01DE7E82">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10,000,000.00</w:t>
            </w:r>
          </w:p>
        </w:tc>
      </w:tr>
      <w:tr w14:paraId="76931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59"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57DDED80">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江苏银行余杭支行</w:t>
            </w:r>
          </w:p>
        </w:tc>
        <w:tc>
          <w:tcPr>
            <w:tcW w:w="888"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1AEA12F">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人民币</w:t>
            </w:r>
          </w:p>
        </w:tc>
        <w:tc>
          <w:tcPr>
            <w:tcW w:w="120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5B01CC11">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5,000,000.00</w:t>
            </w:r>
          </w:p>
        </w:tc>
        <w:tc>
          <w:tcPr>
            <w:tcW w:w="120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48E120CC">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5,000,000.00</w:t>
            </w:r>
          </w:p>
        </w:tc>
        <w:tc>
          <w:tcPr>
            <w:tcW w:w="1204"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2DA66FEE">
            <w:pPr>
              <w:snapToGrid w:val="0"/>
              <w:jc w:val="right"/>
              <w:rPr>
                <w:rFonts w:hint="default" w:ascii="Times New Roman" w:hAnsi="Times New Roman" w:eastAsia="楷体" w:cs="Times New Roman"/>
                <w:i w:val="0"/>
                <w:iCs w:val="0"/>
                <w:color w:val="000000"/>
                <w:sz w:val="21"/>
                <w:szCs w:val="21"/>
                <w:u w:val="none"/>
              </w:rPr>
            </w:pPr>
          </w:p>
        </w:tc>
        <w:tc>
          <w:tcPr>
            <w:tcW w:w="1204"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40A91DC">
            <w:pPr>
              <w:snapToGrid w:val="0"/>
              <w:jc w:val="right"/>
              <w:rPr>
                <w:rFonts w:hint="default" w:ascii="Times New Roman" w:hAnsi="Times New Roman" w:eastAsia="楷体" w:cs="Times New Roman"/>
                <w:i w:val="0"/>
                <w:iCs w:val="0"/>
                <w:color w:val="000000"/>
                <w:sz w:val="21"/>
                <w:szCs w:val="21"/>
                <w:u w:val="none"/>
              </w:rPr>
            </w:pPr>
          </w:p>
        </w:tc>
      </w:tr>
      <w:tr w14:paraId="3AAD4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59"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45147357">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中信银行余杭支行</w:t>
            </w:r>
          </w:p>
        </w:tc>
        <w:tc>
          <w:tcPr>
            <w:tcW w:w="888"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452A4059">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人民币</w:t>
            </w:r>
          </w:p>
        </w:tc>
        <w:tc>
          <w:tcPr>
            <w:tcW w:w="120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28ABF554">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11,000,000.00</w:t>
            </w:r>
          </w:p>
        </w:tc>
        <w:tc>
          <w:tcPr>
            <w:tcW w:w="120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0D32281A">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1,000,000.00</w:t>
            </w:r>
          </w:p>
        </w:tc>
        <w:tc>
          <w:tcPr>
            <w:tcW w:w="1204"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41117DDD">
            <w:pPr>
              <w:snapToGrid w:val="0"/>
              <w:jc w:val="right"/>
              <w:rPr>
                <w:rFonts w:hint="default" w:ascii="Times New Roman" w:hAnsi="Times New Roman" w:eastAsia="楷体" w:cs="Times New Roman"/>
                <w:i w:val="0"/>
                <w:iCs w:val="0"/>
                <w:color w:val="000000"/>
                <w:sz w:val="21"/>
                <w:szCs w:val="21"/>
                <w:u w:val="none"/>
              </w:rPr>
            </w:pPr>
          </w:p>
        </w:tc>
        <w:tc>
          <w:tcPr>
            <w:tcW w:w="1204"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99BDB97">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10,000,000.00</w:t>
            </w:r>
          </w:p>
        </w:tc>
      </w:tr>
      <w:tr w14:paraId="235B5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59"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14845008">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光大银行杭州分行</w:t>
            </w:r>
          </w:p>
        </w:tc>
        <w:tc>
          <w:tcPr>
            <w:tcW w:w="888"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011B190F">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人民币</w:t>
            </w:r>
          </w:p>
        </w:tc>
        <w:tc>
          <w:tcPr>
            <w:tcW w:w="120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6CFDB691">
            <w:pPr>
              <w:snapToGrid w:val="0"/>
              <w:jc w:val="right"/>
              <w:rPr>
                <w:rFonts w:hint="default" w:ascii="Times New Roman" w:hAnsi="Times New Roman" w:eastAsia="楷体" w:cs="Times New Roman"/>
                <w:i w:val="0"/>
                <w:iCs w:val="0"/>
                <w:color w:val="000000"/>
                <w:sz w:val="21"/>
                <w:szCs w:val="21"/>
                <w:u w:val="none"/>
              </w:rPr>
            </w:pPr>
          </w:p>
        </w:tc>
        <w:tc>
          <w:tcPr>
            <w:tcW w:w="120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4ED39D8E">
            <w:pPr>
              <w:snapToGrid w:val="0"/>
              <w:jc w:val="right"/>
              <w:rPr>
                <w:rFonts w:hint="default" w:ascii="Times New Roman" w:hAnsi="Times New Roman" w:eastAsia="楷体" w:cs="Times New Roman"/>
                <w:i w:val="0"/>
                <w:iCs w:val="0"/>
                <w:color w:val="000000"/>
                <w:sz w:val="21"/>
                <w:szCs w:val="21"/>
                <w:u w:val="none"/>
              </w:rPr>
            </w:pPr>
          </w:p>
        </w:tc>
        <w:tc>
          <w:tcPr>
            <w:tcW w:w="1204"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252E690">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5,000,000.00</w:t>
            </w:r>
          </w:p>
        </w:tc>
        <w:tc>
          <w:tcPr>
            <w:tcW w:w="1204"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1E3CB3C">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5,000,000.00</w:t>
            </w:r>
          </w:p>
        </w:tc>
      </w:tr>
      <w:tr w14:paraId="1AC88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59"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677E9151">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合计</w:t>
            </w:r>
          </w:p>
        </w:tc>
        <w:tc>
          <w:tcPr>
            <w:tcW w:w="888"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ED0CE1E">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人民币</w:t>
            </w:r>
          </w:p>
        </w:tc>
        <w:tc>
          <w:tcPr>
            <w:tcW w:w="120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B983D51">
            <w:pPr>
              <w:keepNext w:val="0"/>
              <w:keepLines w:val="0"/>
              <w:widowControl/>
              <w:suppressLineNumbers w:val="0"/>
              <w:snapToGrid w:val="0"/>
              <w:jc w:val="right"/>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61,000,000.00</w:t>
            </w:r>
          </w:p>
        </w:tc>
        <w:tc>
          <w:tcPr>
            <w:tcW w:w="120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5FF3429">
            <w:pPr>
              <w:keepNext w:val="0"/>
              <w:keepLines w:val="0"/>
              <w:widowControl/>
              <w:suppressLineNumbers w:val="0"/>
              <w:snapToGrid w:val="0"/>
              <w:jc w:val="right"/>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26,000,000.00</w:t>
            </w:r>
          </w:p>
        </w:tc>
        <w:tc>
          <w:tcPr>
            <w:tcW w:w="1204"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14625DA8">
            <w:pPr>
              <w:keepNext w:val="0"/>
              <w:keepLines w:val="0"/>
              <w:widowControl/>
              <w:suppressLineNumbers w:val="0"/>
              <w:snapToGrid w:val="0"/>
              <w:jc w:val="right"/>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14,000,000.00</w:t>
            </w:r>
          </w:p>
        </w:tc>
        <w:tc>
          <w:tcPr>
            <w:tcW w:w="1204"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8B65285">
            <w:pPr>
              <w:keepNext w:val="0"/>
              <w:keepLines w:val="0"/>
              <w:widowControl/>
              <w:suppressLineNumbers w:val="0"/>
              <w:snapToGrid w:val="0"/>
              <w:jc w:val="right"/>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49,000,000.00</w:t>
            </w:r>
          </w:p>
        </w:tc>
      </w:tr>
    </w:tbl>
    <w:p w14:paraId="070F7A9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firstLine="480" w:firstLineChars="200"/>
        <w:jc w:val="left"/>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从银行明细来看：杭州银行海创园支行、农业银行余杭支行等贷款余额保持稳定；招商银行海创园小微企业支行贷款增加至10,000,000元；北京银行余杭支行及联合银行宝善支行贷款分别减少至4,000,000元和10,000,000元；而中信银行余杭支行则小幅下降至10,000,000元。总体来看，公司在保持部分融资渠道稳定的同时，通过归还部分到期借款优化了资金结构，显示出一定的资金回笼能力与融资管理的稳健性。</w:t>
      </w:r>
    </w:p>
    <w:p w14:paraId="2C8F7878">
      <w:pPr>
        <w:keepNext w:val="0"/>
        <w:keepLines w:val="0"/>
        <w:pageBreakBefore w:val="0"/>
        <w:numPr>
          <w:ilvl w:val="0"/>
          <w:numId w:val="6"/>
        </w:numPr>
        <w:kinsoku/>
        <w:wordWrap/>
        <w:overflowPunct/>
        <w:topLinePunct w:val="0"/>
        <w:bidi w:val="0"/>
        <w:spacing w:beforeAutospacing="0" w:afterAutospacing="0" w:line="360" w:lineRule="auto"/>
        <w:ind w:left="0" w:leftChars="0" w:firstLine="480" w:firstLineChars="200"/>
        <w:textAlignment w:val="auto"/>
        <w:rPr>
          <w:rFonts w:hint="default" w:ascii="Times New Roman" w:hAnsi="Times New Roman" w:eastAsia="楷体" w:cs="Times New Roman"/>
          <w:b/>
          <w:bCs/>
          <w:lang w:val="en-US" w:eastAsia="zh-CN"/>
        </w:rPr>
      </w:pPr>
      <w:r>
        <w:rPr>
          <w:rFonts w:hint="default" w:ascii="Times New Roman" w:hAnsi="Times New Roman" w:eastAsia="楷体" w:cs="Times New Roman"/>
          <w:b/>
          <w:bCs/>
          <w:lang w:val="en-US" w:eastAsia="zh-CN"/>
        </w:rPr>
        <w:t>应付账款</w:t>
      </w:r>
    </w:p>
    <w:p w14:paraId="3693B63A">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lang w:val="en-US" w:eastAsia="zh-CN"/>
        </w:rPr>
      </w:pPr>
      <w:r>
        <w:rPr>
          <w:rFonts w:hint="default" w:ascii="Times New Roman" w:hAnsi="Times New Roman" w:eastAsia="楷体" w:cs="Times New Roman"/>
          <w:lang w:val="en-US" w:eastAsia="zh-CN"/>
        </w:rPr>
        <w:t>2025年6月30日，灵西机器人应付账款合计为15,625,644.61元，较期初的9,463,151.78元增长了6,162,492.83元。其中，杭州灵西机器人智能科技有限公司的应付账款期末余额为9,137,160.32元，较期初增加了2,404,139.49元；浙江灵西智能机器人有限公司的应付账款期末余额为931,698.50元，较期初增加了570,528.00元。整体来看，公司应付账款有所增加，特别是杭州灵西机器人的增长较为显著，反映出公司在本期的采购及资金流动较为频繁。</w:t>
      </w:r>
    </w:p>
    <w:p w14:paraId="219D9DF9">
      <w:pPr>
        <w:keepNext w:val="0"/>
        <w:keepLines w:val="0"/>
        <w:pageBreakBefore w:val="0"/>
        <w:numPr>
          <w:ilvl w:val="0"/>
          <w:numId w:val="0"/>
        </w:numPr>
        <w:kinsoku/>
        <w:wordWrap/>
        <w:overflowPunct/>
        <w:topLinePunct w:val="0"/>
        <w:bidi w:val="0"/>
        <w:spacing w:beforeAutospacing="0" w:afterAutospacing="0" w:line="360" w:lineRule="auto"/>
        <w:ind w:firstLine="240" w:firstLineChars="1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截至2025年6月30日，灵西机器人应付账款的明细情况如下：</w:t>
      </w:r>
    </w:p>
    <w:p w14:paraId="02CCF6AE">
      <w:pPr>
        <w:keepNext w:val="0"/>
        <w:keepLines w:val="0"/>
        <w:pageBreakBefore w:val="0"/>
        <w:numPr>
          <w:ilvl w:val="0"/>
          <w:numId w:val="0"/>
        </w:numPr>
        <w:kinsoku/>
        <w:wordWrap/>
        <w:overflowPunct/>
        <w:topLinePunct w:val="0"/>
        <w:bidi w:val="0"/>
        <w:spacing w:beforeAutospacing="0" w:afterAutospacing="0" w:line="360" w:lineRule="auto"/>
        <w:ind w:firstLine="240" w:firstLineChars="100"/>
        <w:jc w:val="right"/>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人民币（元）</w:t>
      </w:r>
    </w:p>
    <w:tbl>
      <w:tblPr>
        <w:tblStyle w:val="27"/>
        <w:tblW w:w="87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56" w:type="dxa"/>
          <w:left w:w="96" w:type="dxa"/>
          <w:bottom w:w="56" w:type="dxa"/>
          <w:right w:w="96" w:type="dxa"/>
        </w:tblCellMar>
      </w:tblPr>
      <w:tblGrid>
        <w:gridCol w:w="2149"/>
        <w:gridCol w:w="678"/>
        <w:gridCol w:w="1295"/>
        <w:gridCol w:w="1295"/>
        <w:gridCol w:w="1295"/>
        <w:gridCol w:w="678"/>
        <w:gridCol w:w="1400"/>
      </w:tblGrid>
      <w:tr w14:paraId="68ECD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2367" w:type="dxa"/>
            <w:vMerge w:val="restart"/>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0A8126D2">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应付账款-明细</w:t>
            </w:r>
          </w:p>
        </w:tc>
        <w:tc>
          <w:tcPr>
            <w:tcW w:w="1229" w:type="dxa"/>
            <w:gridSpan w:val="2"/>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B35F67E">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期初余额</w:t>
            </w:r>
          </w:p>
        </w:tc>
        <w:tc>
          <w:tcPr>
            <w:tcW w:w="1229" w:type="dxa"/>
            <w:gridSpan w:val="2"/>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3B7A27B">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本期发生</w:t>
            </w:r>
          </w:p>
        </w:tc>
        <w:tc>
          <w:tcPr>
            <w:tcW w:w="1312" w:type="dxa"/>
            <w:gridSpan w:val="2"/>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AFA8720">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期末余额</w:t>
            </w:r>
          </w:p>
        </w:tc>
      </w:tr>
      <w:tr w14:paraId="1C459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2367" w:type="dxa"/>
            <w:vMerge w:val="continue"/>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25548ECE">
            <w:pPr>
              <w:snapToGrid w:val="0"/>
              <w:jc w:val="center"/>
              <w:rPr>
                <w:rFonts w:hint="default" w:ascii="Times New Roman" w:hAnsi="Times New Roman" w:eastAsia="楷体" w:cs="Times New Roman"/>
                <w:b/>
                <w:bCs/>
                <w:i w:val="0"/>
                <w:iCs w:val="0"/>
                <w:color w:val="000000"/>
                <w:sz w:val="21"/>
                <w:szCs w:val="21"/>
                <w:u w:val="none"/>
                <w:lang w:eastAsia="zh-CN"/>
              </w:rPr>
            </w:pPr>
          </w:p>
        </w:tc>
        <w:tc>
          <w:tcPr>
            <w:tcW w:w="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26F8FA6">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方向</w:t>
            </w:r>
          </w:p>
        </w:tc>
        <w:tc>
          <w:tcPr>
            <w:tcW w:w="122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4B160A54">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余额</w:t>
            </w:r>
          </w:p>
        </w:tc>
        <w:tc>
          <w:tcPr>
            <w:tcW w:w="122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9D5E78E">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借方</w:t>
            </w:r>
          </w:p>
        </w:tc>
        <w:tc>
          <w:tcPr>
            <w:tcW w:w="122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0580D24">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贷方</w:t>
            </w:r>
          </w:p>
        </w:tc>
        <w:tc>
          <w:tcPr>
            <w:tcW w:w="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4FB8BE21">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方向</w:t>
            </w:r>
          </w:p>
        </w:tc>
        <w:tc>
          <w:tcPr>
            <w:tcW w:w="13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64F00D4B">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余额</w:t>
            </w:r>
          </w:p>
        </w:tc>
      </w:tr>
      <w:tr w14:paraId="16357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367"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213B788D">
            <w:pPr>
              <w:keepNext w:val="0"/>
              <w:keepLines w:val="0"/>
              <w:widowControl/>
              <w:suppressLineNumbers w:val="0"/>
              <w:snapToGrid w:val="0"/>
              <w:jc w:val="both"/>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杭州灵西机器人智能科技有限公司</w:t>
            </w:r>
          </w:p>
        </w:tc>
        <w:tc>
          <w:tcPr>
            <w:tcW w:w="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1F2AF6AB">
            <w:pPr>
              <w:keepNext w:val="0"/>
              <w:keepLines w:val="0"/>
              <w:widowControl/>
              <w:suppressLineNumbers w:val="0"/>
              <w:snapToGrid w:val="0"/>
              <w:jc w:val="center"/>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贷</w:t>
            </w:r>
          </w:p>
        </w:tc>
        <w:tc>
          <w:tcPr>
            <w:tcW w:w="122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3A0D2DF">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7,960,925.28</w:t>
            </w:r>
          </w:p>
        </w:tc>
        <w:tc>
          <w:tcPr>
            <w:tcW w:w="122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0295A77">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2,404,139.49</w:t>
            </w:r>
          </w:p>
        </w:tc>
        <w:tc>
          <w:tcPr>
            <w:tcW w:w="122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1261001">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9,137,160.32</w:t>
            </w:r>
          </w:p>
        </w:tc>
        <w:tc>
          <w:tcPr>
            <w:tcW w:w="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FCDEA02">
            <w:pPr>
              <w:keepNext w:val="0"/>
              <w:keepLines w:val="0"/>
              <w:widowControl/>
              <w:suppressLineNumbers w:val="0"/>
              <w:snapToGrid w:val="0"/>
              <w:jc w:val="center"/>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贷</w:t>
            </w:r>
          </w:p>
        </w:tc>
        <w:tc>
          <w:tcPr>
            <w:tcW w:w="13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6390D72D">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14,693,946.11</w:t>
            </w:r>
          </w:p>
        </w:tc>
      </w:tr>
      <w:tr w14:paraId="1EA19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367"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0FAD078B">
            <w:pPr>
              <w:keepNext w:val="0"/>
              <w:keepLines w:val="0"/>
              <w:widowControl/>
              <w:suppressLineNumbers w:val="0"/>
              <w:snapToGrid w:val="0"/>
              <w:jc w:val="both"/>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浙江灵西智能机器人有限公司</w:t>
            </w:r>
          </w:p>
        </w:tc>
        <w:tc>
          <w:tcPr>
            <w:tcW w:w="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37043A1">
            <w:pPr>
              <w:keepNext w:val="0"/>
              <w:keepLines w:val="0"/>
              <w:widowControl/>
              <w:suppressLineNumbers w:val="0"/>
              <w:snapToGrid w:val="0"/>
              <w:jc w:val="center"/>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贷</w:t>
            </w:r>
          </w:p>
        </w:tc>
        <w:tc>
          <w:tcPr>
            <w:tcW w:w="122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C125F1B">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1,502,226.50</w:t>
            </w:r>
          </w:p>
        </w:tc>
        <w:tc>
          <w:tcPr>
            <w:tcW w:w="122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BD36E72">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570,528.00</w:t>
            </w:r>
          </w:p>
        </w:tc>
        <w:tc>
          <w:tcPr>
            <w:tcW w:w="122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5BB7D1E">
            <w:pPr>
              <w:snapToGrid w:val="0"/>
              <w:jc w:val="right"/>
              <w:rPr>
                <w:rFonts w:hint="default" w:ascii="Times New Roman" w:hAnsi="Times New Roman" w:eastAsia="楷体" w:cs="Times New Roman"/>
                <w:b w:val="0"/>
                <w:i w:val="0"/>
                <w:iCs w:val="0"/>
                <w:color w:val="000000"/>
                <w:sz w:val="21"/>
                <w:szCs w:val="21"/>
                <w:u w:val="none"/>
                <w:lang w:val="en-US" w:eastAsia="zh-CN"/>
              </w:rPr>
            </w:pPr>
            <w:r>
              <w:rPr>
                <w:rFonts w:hint="default" w:ascii="Times New Roman" w:hAnsi="Times New Roman" w:eastAsia="楷体" w:cs="Times New Roman"/>
                <w:b w:val="0"/>
                <w:i w:val="0"/>
                <w:iCs w:val="0"/>
                <w:color w:val="000000"/>
                <w:sz w:val="21"/>
                <w:szCs w:val="21"/>
                <w:u w:val="none"/>
                <w:lang w:val="en-US" w:eastAsia="zh-CN"/>
              </w:rPr>
              <w:t>0.00</w:t>
            </w:r>
          </w:p>
        </w:tc>
        <w:tc>
          <w:tcPr>
            <w:tcW w:w="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41E9680">
            <w:pPr>
              <w:keepNext w:val="0"/>
              <w:keepLines w:val="0"/>
              <w:widowControl/>
              <w:suppressLineNumbers w:val="0"/>
              <w:snapToGrid w:val="0"/>
              <w:jc w:val="center"/>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贷</w:t>
            </w:r>
          </w:p>
        </w:tc>
        <w:tc>
          <w:tcPr>
            <w:tcW w:w="13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2BB74E0C">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931,698.50</w:t>
            </w:r>
          </w:p>
        </w:tc>
      </w:tr>
      <w:tr w14:paraId="5152C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367"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vAlign w:val="center"/>
          </w:tcPr>
          <w:p w14:paraId="1CE7E67A">
            <w:pPr>
              <w:keepNext w:val="0"/>
              <w:keepLines w:val="0"/>
              <w:widowControl/>
              <w:suppressLineNumbers w:val="0"/>
              <w:snapToGrid w:val="0"/>
              <w:jc w:val="center"/>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合计</w:t>
            </w:r>
          </w:p>
        </w:tc>
        <w:tc>
          <w:tcPr>
            <w:tcW w:w="712"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center"/>
          </w:tcPr>
          <w:p w14:paraId="15509B57">
            <w:pPr>
              <w:keepNext w:val="0"/>
              <w:keepLines w:val="0"/>
              <w:widowControl/>
              <w:suppressLineNumbers w:val="0"/>
              <w:snapToGrid w:val="0"/>
              <w:jc w:val="center"/>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贷</w:t>
            </w:r>
          </w:p>
        </w:tc>
        <w:tc>
          <w:tcPr>
            <w:tcW w:w="1229"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center"/>
          </w:tcPr>
          <w:p w14:paraId="3E0A57B7">
            <w:pPr>
              <w:keepNext w:val="0"/>
              <w:keepLines w:val="0"/>
              <w:widowControl/>
              <w:suppressLineNumbers w:val="0"/>
              <w:snapToGrid w:val="0"/>
              <w:jc w:val="righ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9,463,151.78</w:t>
            </w:r>
          </w:p>
        </w:tc>
        <w:tc>
          <w:tcPr>
            <w:tcW w:w="1229"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center"/>
          </w:tcPr>
          <w:p w14:paraId="2DCC5CDB">
            <w:pPr>
              <w:keepNext w:val="0"/>
              <w:keepLines w:val="0"/>
              <w:widowControl/>
              <w:suppressLineNumbers w:val="0"/>
              <w:snapToGrid w:val="0"/>
              <w:jc w:val="righ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2,974,667.49</w:t>
            </w:r>
          </w:p>
        </w:tc>
        <w:tc>
          <w:tcPr>
            <w:tcW w:w="1229"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center"/>
          </w:tcPr>
          <w:p w14:paraId="128D0CD5">
            <w:pPr>
              <w:keepNext w:val="0"/>
              <w:keepLines w:val="0"/>
              <w:widowControl/>
              <w:suppressLineNumbers w:val="0"/>
              <w:snapToGrid w:val="0"/>
              <w:jc w:val="righ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9,137,160.32</w:t>
            </w:r>
          </w:p>
        </w:tc>
        <w:tc>
          <w:tcPr>
            <w:tcW w:w="712"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center"/>
          </w:tcPr>
          <w:p w14:paraId="254A193E">
            <w:pPr>
              <w:keepNext w:val="0"/>
              <w:keepLines w:val="0"/>
              <w:widowControl/>
              <w:suppressLineNumbers w:val="0"/>
              <w:snapToGrid w:val="0"/>
              <w:jc w:val="center"/>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贷</w:t>
            </w:r>
          </w:p>
        </w:tc>
        <w:tc>
          <w:tcPr>
            <w:tcW w:w="1312"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vAlign w:val="center"/>
          </w:tcPr>
          <w:p w14:paraId="69B0639A">
            <w:pPr>
              <w:keepNext w:val="0"/>
              <w:keepLines w:val="0"/>
              <w:widowControl/>
              <w:suppressLineNumbers w:val="0"/>
              <w:snapToGrid w:val="0"/>
              <w:jc w:val="righ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15,625,644.61</w:t>
            </w:r>
          </w:p>
        </w:tc>
      </w:tr>
    </w:tbl>
    <w:p w14:paraId="67206D73">
      <w:pPr>
        <w:keepNext w:val="0"/>
        <w:keepLines w:val="0"/>
        <w:pageBreakBefore w:val="0"/>
        <w:numPr>
          <w:ilvl w:val="0"/>
          <w:numId w:val="0"/>
        </w:numPr>
        <w:kinsoku/>
        <w:wordWrap/>
        <w:overflowPunct/>
        <w:topLinePunct w:val="0"/>
        <w:bidi w:val="0"/>
        <w:spacing w:beforeAutospacing="0" w:afterAutospacing="0" w:line="360" w:lineRule="auto"/>
        <w:ind w:firstLine="480" w:firstLineChars="200"/>
        <w:jc w:val="both"/>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截至2025年6月底公司关联方应付账款明细：</w:t>
      </w:r>
    </w:p>
    <w:p w14:paraId="4FB77C43">
      <w:pPr>
        <w:keepNext w:val="0"/>
        <w:keepLines w:val="0"/>
        <w:pageBreakBefore w:val="0"/>
        <w:numPr>
          <w:ilvl w:val="0"/>
          <w:numId w:val="0"/>
        </w:numPr>
        <w:kinsoku/>
        <w:wordWrap/>
        <w:overflowPunct/>
        <w:topLinePunct w:val="0"/>
        <w:bidi w:val="0"/>
        <w:spacing w:beforeAutospacing="0" w:afterAutospacing="0" w:line="360" w:lineRule="auto"/>
        <w:ind w:firstLine="480" w:firstLineChars="200"/>
        <w:jc w:val="both"/>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人民币（元）</w:t>
      </w:r>
    </w:p>
    <w:tbl>
      <w:tblPr>
        <w:tblStyle w:val="27"/>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56" w:type="dxa"/>
          <w:left w:w="96" w:type="dxa"/>
          <w:bottom w:w="56" w:type="dxa"/>
          <w:right w:w="96" w:type="dxa"/>
        </w:tblCellMar>
      </w:tblPr>
      <w:tblGrid>
        <w:gridCol w:w="2914"/>
        <w:gridCol w:w="656"/>
        <w:gridCol w:w="656"/>
        <w:gridCol w:w="656"/>
        <w:gridCol w:w="1478"/>
        <w:gridCol w:w="656"/>
        <w:gridCol w:w="1479"/>
      </w:tblGrid>
      <w:tr w14:paraId="4A5BD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2914" w:type="dxa"/>
            <w:vMerge w:val="restart"/>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752BF0C5">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往来单位</w:t>
            </w:r>
          </w:p>
        </w:tc>
        <w:tc>
          <w:tcPr>
            <w:tcW w:w="656" w:type="dxa"/>
            <w:gridSpan w:val="2"/>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54CF9A3C">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期初余额</w:t>
            </w:r>
          </w:p>
        </w:tc>
        <w:tc>
          <w:tcPr>
            <w:tcW w:w="1478" w:type="dxa"/>
            <w:gridSpan w:val="2"/>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D4EFB1F">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本期发生</w:t>
            </w:r>
          </w:p>
        </w:tc>
        <w:tc>
          <w:tcPr>
            <w:tcW w:w="1479" w:type="dxa"/>
            <w:gridSpan w:val="2"/>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166ED43">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期末余额</w:t>
            </w:r>
          </w:p>
        </w:tc>
      </w:tr>
      <w:tr w14:paraId="058ED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2914" w:type="dxa"/>
            <w:vMerge w:val="continue"/>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5BFEA0AA">
            <w:pPr>
              <w:snapToGrid w:val="0"/>
              <w:jc w:val="center"/>
              <w:rPr>
                <w:rFonts w:hint="default" w:ascii="Times New Roman" w:hAnsi="Times New Roman" w:eastAsia="楷体" w:cs="Times New Roman"/>
                <w:b/>
                <w:bCs/>
                <w:i w:val="0"/>
                <w:iCs w:val="0"/>
                <w:color w:val="000000"/>
                <w:sz w:val="21"/>
                <w:szCs w:val="21"/>
                <w:u w:val="none"/>
                <w:lang w:eastAsia="zh-CN"/>
              </w:rPr>
            </w:pPr>
          </w:p>
        </w:tc>
        <w:tc>
          <w:tcPr>
            <w:tcW w:w="6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784EA6C">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方向</w:t>
            </w:r>
          </w:p>
        </w:tc>
        <w:tc>
          <w:tcPr>
            <w:tcW w:w="6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3965AB68">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余额</w:t>
            </w:r>
          </w:p>
        </w:tc>
        <w:tc>
          <w:tcPr>
            <w:tcW w:w="6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E73F633">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借方</w:t>
            </w:r>
          </w:p>
        </w:tc>
        <w:tc>
          <w:tcPr>
            <w:tcW w:w="1478"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629CCE82">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贷方</w:t>
            </w:r>
          </w:p>
        </w:tc>
        <w:tc>
          <w:tcPr>
            <w:tcW w:w="6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60DE653D">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方向</w:t>
            </w:r>
          </w:p>
        </w:tc>
        <w:tc>
          <w:tcPr>
            <w:tcW w:w="1479"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1F6B0021">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余额</w:t>
            </w:r>
          </w:p>
        </w:tc>
      </w:tr>
      <w:tr w14:paraId="388A7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14"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4B9A81F1">
            <w:pPr>
              <w:keepNext w:val="0"/>
              <w:keepLines w:val="0"/>
              <w:widowControl/>
              <w:suppressLineNumbers w:val="0"/>
              <w:snapToGrid w:val="0"/>
              <w:jc w:val="center"/>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浙江灵西智能机器人有限公司</w:t>
            </w:r>
          </w:p>
        </w:tc>
        <w:tc>
          <w:tcPr>
            <w:tcW w:w="6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2C6598D">
            <w:pPr>
              <w:keepNext w:val="0"/>
              <w:keepLines w:val="0"/>
              <w:widowControl/>
              <w:suppressLineNumbers w:val="0"/>
              <w:snapToGrid w:val="0"/>
              <w:jc w:val="center"/>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平</w:t>
            </w:r>
          </w:p>
        </w:tc>
        <w:tc>
          <w:tcPr>
            <w:tcW w:w="6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6DBC5CD">
            <w:pPr>
              <w:snapToGrid w:val="0"/>
              <w:jc w:val="center"/>
              <w:rPr>
                <w:rFonts w:hint="default" w:ascii="Times New Roman" w:hAnsi="Times New Roman" w:eastAsia="楷体" w:cs="Times New Roman"/>
                <w:b w:val="0"/>
                <w:i w:val="0"/>
                <w:iCs w:val="0"/>
                <w:color w:val="000000"/>
                <w:sz w:val="21"/>
                <w:szCs w:val="21"/>
                <w:u w:val="none"/>
              </w:rPr>
            </w:pPr>
          </w:p>
        </w:tc>
        <w:tc>
          <w:tcPr>
            <w:tcW w:w="6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7C94207">
            <w:pPr>
              <w:snapToGrid w:val="0"/>
              <w:jc w:val="center"/>
              <w:rPr>
                <w:rFonts w:hint="default" w:ascii="Times New Roman" w:hAnsi="Times New Roman" w:eastAsia="楷体" w:cs="Times New Roman"/>
                <w:b w:val="0"/>
                <w:i w:val="0"/>
                <w:iCs w:val="0"/>
                <w:color w:val="000000"/>
                <w:sz w:val="21"/>
                <w:szCs w:val="21"/>
                <w:u w:val="none"/>
              </w:rPr>
            </w:pPr>
          </w:p>
        </w:tc>
        <w:tc>
          <w:tcPr>
            <w:tcW w:w="1478"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1424BAAF">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2,268,790.28</w:t>
            </w:r>
          </w:p>
        </w:tc>
        <w:tc>
          <w:tcPr>
            <w:tcW w:w="6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641EA2B2">
            <w:pPr>
              <w:keepNext w:val="0"/>
              <w:keepLines w:val="0"/>
              <w:widowControl/>
              <w:suppressLineNumbers w:val="0"/>
              <w:snapToGrid w:val="0"/>
              <w:jc w:val="center"/>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贷</w:t>
            </w:r>
          </w:p>
        </w:tc>
        <w:tc>
          <w:tcPr>
            <w:tcW w:w="1479"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17516766">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2,268,790.28</w:t>
            </w:r>
          </w:p>
        </w:tc>
      </w:tr>
      <w:tr w14:paraId="26361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914"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noWrap/>
            <w:vAlign w:val="center"/>
          </w:tcPr>
          <w:p w14:paraId="7A5586B0">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合计：</w:t>
            </w:r>
          </w:p>
        </w:tc>
        <w:tc>
          <w:tcPr>
            <w:tcW w:w="656"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ign w:val="center"/>
          </w:tcPr>
          <w:p w14:paraId="55F68A0C">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平</w:t>
            </w:r>
          </w:p>
        </w:tc>
        <w:tc>
          <w:tcPr>
            <w:tcW w:w="656"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ign w:val="center"/>
          </w:tcPr>
          <w:p w14:paraId="0618024D">
            <w:pPr>
              <w:snapToGrid w:val="0"/>
              <w:jc w:val="center"/>
              <w:rPr>
                <w:rFonts w:hint="default" w:ascii="Times New Roman" w:hAnsi="Times New Roman" w:eastAsia="楷体" w:cs="Times New Roman"/>
                <w:b/>
                <w:bCs/>
                <w:i w:val="0"/>
                <w:iCs w:val="0"/>
                <w:color w:val="000000"/>
                <w:sz w:val="21"/>
                <w:szCs w:val="21"/>
                <w:u w:val="none"/>
              </w:rPr>
            </w:pPr>
          </w:p>
        </w:tc>
        <w:tc>
          <w:tcPr>
            <w:tcW w:w="656"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ign w:val="center"/>
          </w:tcPr>
          <w:p w14:paraId="16B5CE8F">
            <w:pPr>
              <w:snapToGrid w:val="0"/>
              <w:jc w:val="center"/>
              <w:rPr>
                <w:rFonts w:hint="default" w:ascii="Times New Roman" w:hAnsi="Times New Roman" w:eastAsia="楷体" w:cs="Times New Roman"/>
                <w:b/>
                <w:bCs/>
                <w:i w:val="0"/>
                <w:iCs w:val="0"/>
                <w:color w:val="000000"/>
                <w:sz w:val="21"/>
                <w:szCs w:val="21"/>
                <w:u w:val="none"/>
              </w:rPr>
            </w:pPr>
          </w:p>
        </w:tc>
        <w:tc>
          <w:tcPr>
            <w:tcW w:w="1478"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ign w:val="center"/>
          </w:tcPr>
          <w:p w14:paraId="12287E8C">
            <w:pPr>
              <w:keepNext w:val="0"/>
              <w:keepLines w:val="0"/>
              <w:widowControl/>
              <w:suppressLineNumbers w:val="0"/>
              <w:snapToGrid w:val="0"/>
              <w:jc w:val="right"/>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2,268,790.28</w:t>
            </w:r>
          </w:p>
        </w:tc>
        <w:tc>
          <w:tcPr>
            <w:tcW w:w="656"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ign w:val="center"/>
          </w:tcPr>
          <w:p w14:paraId="456E7A0B">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贷</w:t>
            </w:r>
          </w:p>
        </w:tc>
        <w:tc>
          <w:tcPr>
            <w:tcW w:w="1479"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noWrap/>
            <w:vAlign w:val="center"/>
          </w:tcPr>
          <w:p w14:paraId="568FF102">
            <w:pPr>
              <w:keepNext w:val="0"/>
              <w:keepLines w:val="0"/>
              <w:widowControl/>
              <w:suppressLineNumbers w:val="0"/>
              <w:snapToGrid w:val="0"/>
              <w:jc w:val="right"/>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2,268,790.28</w:t>
            </w:r>
          </w:p>
        </w:tc>
      </w:tr>
    </w:tbl>
    <w:p w14:paraId="554FDFFF">
      <w:pPr>
        <w:keepNext w:val="0"/>
        <w:keepLines w:val="0"/>
        <w:pageBreakBefore w:val="0"/>
        <w:numPr>
          <w:ilvl w:val="0"/>
          <w:numId w:val="0"/>
        </w:numPr>
        <w:kinsoku/>
        <w:wordWrap/>
        <w:overflowPunct/>
        <w:topLinePunct w:val="0"/>
        <w:bidi w:val="0"/>
        <w:spacing w:beforeAutospacing="0" w:afterAutospacing="0" w:line="360" w:lineRule="auto"/>
        <w:ind w:firstLine="480" w:firstLineChars="200"/>
        <w:jc w:val="both"/>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根据2024年4月至2025年6月期间的关联方交易数据，浙江灵西智能机器人有限公司的应付账款期初余额为0元，本期增加了2,268,790.28元，使得期末余额为2,268,790.28元。这表明，在本期内，公司与该关联方发生了应付账款交易，且账款金额在本期内新增了相应数额。整体来看，本期的应付账款增长反映出公司与关联方之间的交易活动。</w:t>
      </w:r>
    </w:p>
    <w:p w14:paraId="4E2A1029">
      <w:pPr>
        <w:keepNext w:val="0"/>
        <w:keepLines w:val="0"/>
        <w:pageBreakBefore w:val="0"/>
        <w:numPr>
          <w:ilvl w:val="0"/>
          <w:numId w:val="6"/>
        </w:numPr>
        <w:kinsoku/>
        <w:wordWrap/>
        <w:overflowPunct/>
        <w:topLinePunct w:val="0"/>
        <w:bidi w:val="0"/>
        <w:spacing w:beforeAutospacing="0" w:afterAutospacing="0" w:line="360" w:lineRule="auto"/>
        <w:ind w:left="0" w:leftChars="0" w:firstLine="480" w:firstLineChars="200"/>
        <w:textAlignment w:val="auto"/>
        <w:rPr>
          <w:rFonts w:hint="default" w:ascii="Times New Roman" w:hAnsi="Times New Roman" w:eastAsia="楷体" w:cs="Times New Roman"/>
          <w:b/>
          <w:bCs/>
          <w:lang w:val="en-US" w:eastAsia="zh-CN"/>
        </w:rPr>
      </w:pPr>
      <w:r>
        <w:rPr>
          <w:rFonts w:hint="default" w:ascii="Times New Roman" w:hAnsi="Times New Roman" w:eastAsia="楷体" w:cs="Times New Roman"/>
          <w:b/>
          <w:bCs/>
          <w:lang w:val="en-US" w:eastAsia="zh-CN"/>
        </w:rPr>
        <w:t>其他应付款</w:t>
      </w:r>
    </w:p>
    <w:p w14:paraId="4E57DEF2">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截至2025年6月30日，公司其他应付款的合计为65,256,313.71元，其中包括员工报销、公司往来以及关联方往来。在这其中，关联方往来款的金额为32,780,070.01元，需要从总额中扣除。经计算，去除关联方往来后的实际应付款余额为8,356,588.33元。这一数值反映了公司在本期内的实际应付款情况，去除了关联方往来的影响。</w:t>
      </w:r>
    </w:p>
    <w:p w14:paraId="74049517">
      <w:pPr>
        <w:keepNext w:val="0"/>
        <w:keepLines w:val="0"/>
        <w:pageBreakBefore w:val="0"/>
        <w:numPr>
          <w:ilvl w:val="0"/>
          <w:numId w:val="0"/>
        </w:numPr>
        <w:kinsoku/>
        <w:wordWrap/>
        <w:overflowPunct/>
        <w:topLinePunct w:val="0"/>
        <w:bidi w:val="0"/>
        <w:spacing w:beforeAutospacing="0" w:afterAutospacing="0" w:line="360" w:lineRule="auto"/>
        <w:ind w:firstLine="480" w:firstLineChars="2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截至2025年6月30日，灵西机器人其他应付款的明细情况如下：</w:t>
      </w:r>
    </w:p>
    <w:p w14:paraId="1C45BE21">
      <w:pPr>
        <w:keepNext w:val="0"/>
        <w:keepLines w:val="0"/>
        <w:pageBreakBefore w:val="0"/>
        <w:numPr>
          <w:ilvl w:val="0"/>
          <w:numId w:val="0"/>
        </w:numPr>
        <w:kinsoku/>
        <w:wordWrap/>
        <w:overflowPunct/>
        <w:topLinePunct w:val="0"/>
        <w:bidi w:val="0"/>
        <w:spacing w:beforeAutospacing="0" w:afterAutospacing="0" w:line="360" w:lineRule="auto"/>
        <w:ind w:firstLine="480" w:firstLineChars="200"/>
        <w:jc w:val="right"/>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人民币（元）</w:t>
      </w:r>
    </w:p>
    <w:tbl>
      <w:tblPr>
        <w:tblStyle w:val="27"/>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56" w:type="dxa"/>
          <w:left w:w="96" w:type="dxa"/>
          <w:bottom w:w="56" w:type="dxa"/>
          <w:right w:w="96" w:type="dxa"/>
        </w:tblCellMar>
      </w:tblPr>
      <w:tblGrid>
        <w:gridCol w:w="1692"/>
        <w:gridCol w:w="1703"/>
        <w:gridCol w:w="1703"/>
        <w:gridCol w:w="1705"/>
        <w:gridCol w:w="1692"/>
      </w:tblGrid>
      <w:tr w14:paraId="75143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692" w:type="dxa"/>
            <w:vMerge w:val="restart"/>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6AE35670">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科目名称</w:t>
            </w:r>
          </w:p>
        </w:tc>
        <w:tc>
          <w:tcPr>
            <w:tcW w:w="1703"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17BFF7A8">
            <w:pPr>
              <w:snapToGrid w:val="0"/>
              <w:jc w:val="center"/>
              <w:rPr>
                <w:rFonts w:hint="default" w:ascii="Times New Roman" w:hAnsi="Times New Roman" w:eastAsia="楷体" w:cs="Times New Roman"/>
                <w:b/>
                <w:bCs/>
                <w:i w:val="0"/>
                <w:iCs w:val="0"/>
                <w:color w:val="000000" w:themeColor="dark1"/>
                <w:sz w:val="21"/>
                <w:szCs w:val="21"/>
                <w:u w:val="none"/>
                <w:lang w:eastAsia="zh-CN"/>
                <w14:textFill>
                  <w14:solidFill>
                    <w14:schemeClr w14:val="dk1"/>
                  </w14:solidFill>
                </w14:textFill>
              </w:rPr>
            </w:pPr>
          </w:p>
        </w:tc>
        <w:tc>
          <w:tcPr>
            <w:tcW w:w="1705" w:type="dxa"/>
            <w:gridSpan w:val="2"/>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59489D6">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本期发生</w:t>
            </w:r>
          </w:p>
        </w:tc>
        <w:tc>
          <w:tcPr>
            <w:tcW w:w="1692"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071D544">
            <w:pPr>
              <w:snapToGrid w:val="0"/>
              <w:jc w:val="center"/>
              <w:rPr>
                <w:rFonts w:hint="default" w:ascii="Times New Roman" w:hAnsi="Times New Roman" w:eastAsia="楷体" w:cs="Times New Roman"/>
                <w:b/>
                <w:bCs/>
                <w:i w:val="0"/>
                <w:iCs w:val="0"/>
                <w:color w:val="000000" w:themeColor="dark1"/>
                <w:sz w:val="21"/>
                <w:szCs w:val="21"/>
                <w:u w:val="none"/>
                <w:lang w:eastAsia="zh-CN"/>
                <w14:textFill>
                  <w14:solidFill>
                    <w14:schemeClr w14:val="dk1"/>
                  </w14:solidFill>
                </w14:textFill>
              </w:rPr>
            </w:pPr>
          </w:p>
        </w:tc>
      </w:tr>
      <w:tr w14:paraId="6354B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92" w:type="dxa"/>
            <w:vMerge w:val="continue"/>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42FBA429">
            <w:pPr>
              <w:snapToGrid w:val="0"/>
              <w:jc w:val="center"/>
              <w:rPr>
                <w:rFonts w:hint="default" w:ascii="Times New Roman" w:hAnsi="Times New Roman" w:eastAsia="楷体" w:cs="Times New Roman"/>
                <w:b w:val="0"/>
                <w:bCs/>
                <w:i w:val="0"/>
                <w:iCs w:val="0"/>
                <w:color w:val="000000"/>
                <w:sz w:val="21"/>
                <w:szCs w:val="21"/>
                <w:u w:val="none"/>
                <w:lang w:eastAsia="zh-CN"/>
              </w:rPr>
            </w:pPr>
          </w:p>
        </w:tc>
        <w:tc>
          <w:tcPr>
            <w:tcW w:w="170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039BFF6">
            <w:pPr>
              <w:keepNext w:val="0"/>
              <w:keepLines w:val="0"/>
              <w:widowControl/>
              <w:suppressLineNumbers w:val="0"/>
              <w:snapToGrid w:val="0"/>
              <w:jc w:val="center"/>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贷方</w:t>
            </w:r>
          </w:p>
        </w:tc>
        <w:tc>
          <w:tcPr>
            <w:tcW w:w="170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532E4CC">
            <w:pPr>
              <w:keepNext w:val="0"/>
              <w:keepLines w:val="0"/>
              <w:widowControl/>
              <w:suppressLineNumbers w:val="0"/>
              <w:snapToGrid w:val="0"/>
              <w:jc w:val="center"/>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借方</w:t>
            </w:r>
          </w:p>
        </w:tc>
        <w:tc>
          <w:tcPr>
            <w:tcW w:w="170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50CC14E">
            <w:pPr>
              <w:keepNext w:val="0"/>
              <w:keepLines w:val="0"/>
              <w:widowControl/>
              <w:suppressLineNumbers w:val="0"/>
              <w:snapToGrid w:val="0"/>
              <w:jc w:val="center"/>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贷方</w:t>
            </w:r>
          </w:p>
        </w:tc>
        <w:tc>
          <w:tcPr>
            <w:tcW w:w="169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0FDC4118">
            <w:pPr>
              <w:keepNext w:val="0"/>
              <w:keepLines w:val="0"/>
              <w:widowControl/>
              <w:suppressLineNumbers w:val="0"/>
              <w:snapToGrid w:val="0"/>
              <w:jc w:val="center"/>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贷方</w:t>
            </w:r>
          </w:p>
        </w:tc>
      </w:tr>
      <w:tr w14:paraId="5EDC0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9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3CC26457">
            <w:pPr>
              <w:keepNext w:val="0"/>
              <w:keepLines w:val="0"/>
              <w:widowControl/>
              <w:suppressLineNumbers w:val="0"/>
              <w:snapToGrid w:val="0"/>
              <w:jc w:val="center"/>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员工报销</w:t>
            </w:r>
          </w:p>
        </w:tc>
        <w:tc>
          <w:tcPr>
            <w:tcW w:w="170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24E5DFA">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693,874.20</w:t>
            </w:r>
          </w:p>
        </w:tc>
        <w:tc>
          <w:tcPr>
            <w:tcW w:w="170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3DD67233">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2,601,853.95</w:t>
            </w:r>
          </w:p>
        </w:tc>
        <w:tc>
          <w:tcPr>
            <w:tcW w:w="170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049EFA5">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2,417,177.38</w:t>
            </w:r>
          </w:p>
        </w:tc>
        <w:tc>
          <w:tcPr>
            <w:tcW w:w="169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700ABCBF">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509,197.63</w:t>
            </w:r>
          </w:p>
        </w:tc>
      </w:tr>
      <w:tr w14:paraId="183EB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9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137E443C">
            <w:pPr>
              <w:keepNext w:val="0"/>
              <w:keepLines w:val="0"/>
              <w:widowControl/>
              <w:suppressLineNumbers w:val="0"/>
              <w:snapToGrid w:val="0"/>
              <w:jc w:val="center"/>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公司往来</w:t>
            </w:r>
          </w:p>
        </w:tc>
        <w:tc>
          <w:tcPr>
            <w:tcW w:w="170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D690CD7">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29,815,781.69</w:t>
            </w:r>
          </w:p>
        </w:tc>
        <w:tc>
          <w:tcPr>
            <w:tcW w:w="170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3AA368C4">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5,696,126.32</w:t>
            </w:r>
          </w:p>
        </w:tc>
        <w:tc>
          <w:tcPr>
            <w:tcW w:w="170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B4256FD">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40,627,460.71</w:t>
            </w:r>
          </w:p>
        </w:tc>
        <w:tc>
          <w:tcPr>
            <w:tcW w:w="169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6E6B67DB">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64,747,116.08</w:t>
            </w:r>
          </w:p>
        </w:tc>
      </w:tr>
      <w:tr w14:paraId="22C1D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9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46D0DCC9">
            <w:pPr>
              <w:keepNext w:val="0"/>
              <w:keepLines w:val="0"/>
              <w:widowControl/>
              <w:suppressLineNumbers w:val="0"/>
              <w:snapToGrid w:val="0"/>
              <w:jc w:val="center"/>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减：关联方往来</w:t>
            </w:r>
          </w:p>
        </w:tc>
        <w:tc>
          <w:tcPr>
            <w:tcW w:w="170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42D1BB26">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29,815,781.69</w:t>
            </w:r>
          </w:p>
        </w:tc>
        <w:tc>
          <w:tcPr>
            <w:tcW w:w="170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4690A060">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5,696,126.32</w:t>
            </w:r>
          </w:p>
        </w:tc>
        <w:tc>
          <w:tcPr>
            <w:tcW w:w="170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4FA9483">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32,780,070.01</w:t>
            </w:r>
          </w:p>
        </w:tc>
        <w:tc>
          <w:tcPr>
            <w:tcW w:w="169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117FD743">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56,899,725.38</w:t>
            </w:r>
          </w:p>
        </w:tc>
      </w:tr>
      <w:tr w14:paraId="38E76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692"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vAlign w:val="center"/>
          </w:tcPr>
          <w:p w14:paraId="714895A0">
            <w:pPr>
              <w:keepNext w:val="0"/>
              <w:keepLines w:val="0"/>
              <w:widowControl/>
              <w:suppressLineNumbers w:val="0"/>
              <w:snapToGrid w:val="0"/>
              <w:jc w:val="center"/>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合计</w:t>
            </w:r>
          </w:p>
        </w:tc>
        <w:tc>
          <w:tcPr>
            <w:tcW w:w="1703"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center"/>
          </w:tcPr>
          <w:p w14:paraId="0497F334">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60,325,437.58</w:t>
            </w:r>
          </w:p>
        </w:tc>
        <w:tc>
          <w:tcPr>
            <w:tcW w:w="1703"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center"/>
          </w:tcPr>
          <w:p w14:paraId="436B84EE">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13,994,106.59</w:t>
            </w:r>
          </w:p>
        </w:tc>
        <w:tc>
          <w:tcPr>
            <w:tcW w:w="1705"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center"/>
          </w:tcPr>
          <w:p w14:paraId="1D4AED21">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75,824,708.10</w:t>
            </w:r>
          </w:p>
        </w:tc>
        <w:tc>
          <w:tcPr>
            <w:tcW w:w="1692"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vAlign w:val="center"/>
          </w:tcPr>
          <w:p w14:paraId="79F08E7A">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8,356,588.33</w:t>
            </w:r>
          </w:p>
        </w:tc>
      </w:tr>
    </w:tbl>
    <w:p w14:paraId="46614E5A">
      <w:pPr>
        <w:keepNext w:val="0"/>
        <w:keepLines w:val="0"/>
        <w:pageBreakBefore w:val="0"/>
        <w:numPr>
          <w:ilvl w:val="0"/>
          <w:numId w:val="0"/>
        </w:numPr>
        <w:kinsoku/>
        <w:wordWrap/>
        <w:overflowPunct/>
        <w:topLinePunct w:val="0"/>
        <w:bidi w:val="0"/>
        <w:spacing w:beforeAutospacing="0" w:afterAutospacing="0" w:line="360" w:lineRule="auto"/>
        <w:ind w:firstLine="480" w:firstLineChars="2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其中关联方的往来款项明细如下：</w:t>
      </w:r>
    </w:p>
    <w:p w14:paraId="489384CD">
      <w:pPr>
        <w:keepNext w:val="0"/>
        <w:keepLines w:val="0"/>
        <w:pageBreakBefore w:val="0"/>
        <w:numPr>
          <w:ilvl w:val="0"/>
          <w:numId w:val="0"/>
        </w:numPr>
        <w:kinsoku/>
        <w:wordWrap/>
        <w:overflowPunct/>
        <w:topLinePunct w:val="0"/>
        <w:bidi w:val="0"/>
        <w:spacing w:beforeAutospacing="0" w:afterAutospacing="0" w:line="360" w:lineRule="auto"/>
        <w:jc w:val="right"/>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人民币（元）</w:t>
      </w:r>
    </w:p>
    <w:tbl>
      <w:tblPr>
        <w:tblStyle w:val="27"/>
        <w:tblW w:w="938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56" w:type="dxa"/>
          <w:left w:w="96" w:type="dxa"/>
          <w:bottom w:w="56" w:type="dxa"/>
          <w:right w:w="96" w:type="dxa"/>
        </w:tblCellMar>
      </w:tblPr>
      <w:tblGrid>
        <w:gridCol w:w="2017"/>
        <w:gridCol w:w="915"/>
        <w:gridCol w:w="1428"/>
        <w:gridCol w:w="1429"/>
        <w:gridCol w:w="1543"/>
        <w:gridCol w:w="501"/>
        <w:gridCol w:w="1556"/>
      </w:tblGrid>
      <w:tr w14:paraId="4B24A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017" w:type="dxa"/>
            <w:vMerge w:val="restart"/>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63403E89">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往来单位</w:t>
            </w:r>
          </w:p>
        </w:tc>
        <w:tc>
          <w:tcPr>
            <w:tcW w:w="2343" w:type="dxa"/>
            <w:gridSpan w:val="2"/>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556A745B">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期初余额</w:t>
            </w:r>
          </w:p>
        </w:tc>
        <w:tc>
          <w:tcPr>
            <w:tcW w:w="2972" w:type="dxa"/>
            <w:gridSpan w:val="2"/>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06E43AB">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本期发生</w:t>
            </w:r>
          </w:p>
        </w:tc>
        <w:tc>
          <w:tcPr>
            <w:tcW w:w="2057" w:type="dxa"/>
            <w:gridSpan w:val="2"/>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19B7450A">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期末余额</w:t>
            </w:r>
          </w:p>
        </w:tc>
      </w:tr>
      <w:tr w14:paraId="2A808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55" w:hRule="atLeast"/>
          <w:jc w:val="center"/>
        </w:trPr>
        <w:tc>
          <w:tcPr>
            <w:tcW w:w="2017" w:type="dxa"/>
            <w:vMerge w:val="continue"/>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5B9E96A3">
            <w:pPr>
              <w:snapToGrid w:val="0"/>
              <w:jc w:val="center"/>
              <w:rPr>
                <w:rFonts w:hint="default" w:ascii="Times New Roman" w:hAnsi="Times New Roman" w:eastAsia="楷体" w:cs="Times New Roman"/>
                <w:b/>
                <w:bCs/>
                <w:i w:val="0"/>
                <w:iCs w:val="0"/>
                <w:color w:val="000000"/>
                <w:sz w:val="21"/>
                <w:szCs w:val="21"/>
                <w:u w:val="none"/>
                <w:lang w:eastAsia="zh-CN"/>
              </w:rPr>
            </w:pPr>
          </w:p>
        </w:tc>
        <w:tc>
          <w:tcPr>
            <w:tcW w:w="91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411CD8E">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方向</w:t>
            </w:r>
          </w:p>
        </w:tc>
        <w:tc>
          <w:tcPr>
            <w:tcW w:w="1428"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35F48506">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余额</w:t>
            </w:r>
          </w:p>
        </w:tc>
        <w:tc>
          <w:tcPr>
            <w:tcW w:w="142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79DCDCE">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借方</w:t>
            </w:r>
          </w:p>
        </w:tc>
        <w:tc>
          <w:tcPr>
            <w:tcW w:w="154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5B74613B">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贷方</w:t>
            </w:r>
          </w:p>
        </w:tc>
        <w:tc>
          <w:tcPr>
            <w:tcW w:w="5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13591D1F">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方向</w:t>
            </w:r>
          </w:p>
        </w:tc>
        <w:tc>
          <w:tcPr>
            <w:tcW w:w="1556"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7B202730">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余额</w:t>
            </w:r>
          </w:p>
        </w:tc>
      </w:tr>
      <w:tr w14:paraId="0A85A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017"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6DD579F2">
            <w:pPr>
              <w:keepNext w:val="0"/>
              <w:keepLines w:val="0"/>
              <w:widowControl/>
              <w:suppressLineNumbers w:val="0"/>
              <w:snapToGrid w:val="0"/>
              <w:jc w:val="center"/>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王光认</w:t>
            </w:r>
          </w:p>
        </w:tc>
        <w:tc>
          <w:tcPr>
            <w:tcW w:w="91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1BF3DE79">
            <w:pPr>
              <w:keepNext w:val="0"/>
              <w:keepLines w:val="0"/>
              <w:widowControl/>
              <w:suppressLineNumbers w:val="0"/>
              <w:snapToGrid w:val="0"/>
              <w:jc w:val="center"/>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贷</w:t>
            </w:r>
          </w:p>
        </w:tc>
        <w:tc>
          <w:tcPr>
            <w:tcW w:w="1428"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19842AFC">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15,640.00</w:t>
            </w:r>
          </w:p>
        </w:tc>
        <w:tc>
          <w:tcPr>
            <w:tcW w:w="142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3234F254">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30,610.00</w:t>
            </w:r>
          </w:p>
        </w:tc>
        <w:tc>
          <w:tcPr>
            <w:tcW w:w="154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789EF32">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14,970.00</w:t>
            </w:r>
          </w:p>
        </w:tc>
        <w:tc>
          <w:tcPr>
            <w:tcW w:w="5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321A271A">
            <w:pPr>
              <w:keepNext w:val="0"/>
              <w:keepLines w:val="0"/>
              <w:widowControl/>
              <w:suppressLineNumbers w:val="0"/>
              <w:snapToGrid w:val="0"/>
              <w:jc w:val="center"/>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平</w:t>
            </w:r>
          </w:p>
        </w:tc>
        <w:tc>
          <w:tcPr>
            <w:tcW w:w="1556"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29412548">
            <w:pPr>
              <w:snapToGrid w:val="0"/>
              <w:jc w:val="both"/>
              <w:rPr>
                <w:rFonts w:hint="default" w:ascii="Times New Roman" w:hAnsi="Times New Roman" w:eastAsia="楷体" w:cs="Times New Roman"/>
                <w:b w:val="0"/>
                <w:i w:val="0"/>
                <w:iCs w:val="0"/>
                <w:color w:val="000000"/>
                <w:sz w:val="21"/>
                <w:szCs w:val="21"/>
                <w:u w:val="none"/>
              </w:rPr>
            </w:pPr>
          </w:p>
        </w:tc>
      </w:tr>
      <w:tr w14:paraId="1940D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017"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70DF73AB">
            <w:pPr>
              <w:keepNext w:val="0"/>
              <w:keepLines w:val="0"/>
              <w:widowControl/>
              <w:suppressLineNumbers w:val="0"/>
              <w:snapToGrid w:val="0"/>
              <w:jc w:val="center"/>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浙江工业大学</w:t>
            </w:r>
          </w:p>
        </w:tc>
        <w:tc>
          <w:tcPr>
            <w:tcW w:w="91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321C80F9">
            <w:pPr>
              <w:keepNext w:val="0"/>
              <w:keepLines w:val="0"/>
              <w:widowControl/>
              <w:suppressLineNumbers w:val="0"/>
              <w:snapToGrid w:val="0"/>
              <w:jc w:val="center"/>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平</w:t>
            </w:r>
          </w:p>
        </w:tc>
        <w:tc>
          <w:tcPr>
            <w:tcW w:w="1428"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56F34A9A">
            <w:pPr>
              <w:snapToGrid w:val="0"/>
              <w:jc w:val="right"/>
              <w:rPr>
                <w:rFonts w:hint="default" w:ascii="Times New Roman" w:hAnsi="Times New Roman" w:eastAsia="楷体" w:cs="Times New Roman"/>
                <w:b w:val="0"/>
                <w:i w:val="0"/>
                <w:iCs w:val="0"/>
                <w:color w:val="000000"/>
                <w:sz w:val="21"/>
                <w:szCs w:val="21"/>
                <w:u w:val="none"/>
              </w:rPr>
            </w:pPr>
          </w:p>
        </w:tc>
        <w:tc>
          <w:tcPr>
            <w:tcW w:w="142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391C8A0">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292,000.00</w:t>
            </w:r>
          </w:p>
        </w:tc>
        <w:tc>
          <w:tcPr>
            <w:tcW w:w="154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19F93AF7">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292,000.00</w:t>
            </w:r>
          </w:p>
        </w:tc>
        <w:tc>
          <w:tcPr>
            <w:tcW w:w="5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34EE9535">
            <w:pPr>
              <w:keepNext w:val="0"/>
              <w:keepLines w:val="0"/>
              <w:widowControl/>
              <w:suppressLineNumbers w:val="0"/>
              <w:snapToGrid w:val="0"/>
              <w:jc w:val="center"/>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平</w:t>
            </w:r>
          </w:p>
        </w:tc>
        <w:tc>
          <w:tcPr>
            <w:tcW w:w="1556"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2C3C3782">
            <w:pPr>
              <w:snapToGrid w:val="0"/>
              <w:jc w:val="both"/>
              <w:rPr>
                <w:rFonts w:hint="default" w:ascii="Times New Roman" w:hAnsi="Times New Roman" w:eastAsia="楷体" w:cs="Times New Roman"/>
                <w:b w:val="0"/>
                <w:i w:val="0"/>
                <w:iCs w:val="0"/>
                <w:color w:val="000000"/>
                <w:sz w:val="21"/>
                <w:szCs w:val="21"/>
                <w:u w:val="none"/>
              </w:rPr>
            </w:pPr>
          </w:p>
        </w:tc>
      </w:tr>
      <w:tr w14:paraId="7FFC1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017"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6BBF52CF">
            <w:pPr>
              <w:keepNext w:val="0"/>
              <w:keepLines w:val="0"/>
              <w:widowControl/>
              <w:suppressLineNumbers w:val="0"/>
              <w:snapToGrid w:val="0"/>
              <w:jc w:val="center"/>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浙江灵西智能机器人有限公司</w:t>
            </w:r>
          </w:p>
        </w:tc>
        <w:tc>
          <w:tcPr>
            <w:tcW w:w="91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00DB21F1">
            <w:pPr>
              <w:keepNext w:val="0"/>
              <w:keepLines w:val="0"/>
              <w:widowControl/>
              <w:suppressLineNumbers w:val="0"/>
              <w:snapToGrid w:val="0"/>
              <w:jc w:val="center"/>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贷</w:t>
            </w:r>
          </w:p>
        </w:tc>
        <w:tc>
          <w:tcPr>
            <w:tcW w:w="1428"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F4703E4">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141.69</w:t>
            </w:r>
          </w:p>
        </w:tc>
        <w:tc>
          <w:tcPr>
            <w:tcW w:w="142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09B91F8">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4,971,016.32</w:t>
            </w:r>
          </w:p>
        </w:tc>
        <w:tc>
          <w:tcPr>
            <w:tcW w:w="154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CB984EC">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32,473,100.01</w:t>
            </w:r>
          </w:p>
        </w:tc>
        <w:tc>
          <w:tcPr>
            <w:tcW w:w="5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1858FB2A">
            <w:pPr>
              <w:keepNext w:val="0"/>
              <w:keepLines w:val="0"/>
              <w:widowControl/>
              <w:suppressLineNumbers w:val="0"/>
              <w:snapToGrid w:val="0"/>
              <w:jc w:val="center"/>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贷</w:t>
            </w:r>
          </w:p>
        </w:tc>
        <w:tc>
          <w:tcPr>
            <w:tcW w:w="1556"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55DFE023">
            <w:pPr>
              <w:keepNext w:val="0"/>
              <w:keepLines w:val="0"/>
              <w:widowControl/>
              <w:suppressLineNumbers w:val="0"/>
              <w:snapToGrid w:val="0"/>
              <w:jc w:val="both"/>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27,502,225.38</w:t>
            </w:r>
          </w:p>
        </w:tc>
      </w:tr>
      <w:tr w14:paraId="6F6A0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017"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5BA7537A">
            <w:pPr>
              <w:keepNext w:val="0"/>
              <w:keepLines w:val="0"/>
              <w:widowControl/>
              <w:suppressLineNumbers w:val="0"/>
              <w:snapToGrid w:val="0"/>
              <w:jc w:val="center"/>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浙江灵西智能视觉科技有限公司</w:t>
            </w:r>
          </w:p>
        </w:tc>
        <w:tc>
          <w:tcPr>
            <w:tcW w:w="91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859BC24">
            <w:pPr>
              <w:keepNext w:val="0"/>
              <w:keepLines w:val="0"/>
              <w:widowControl/>
              <w:suppressLineNumbers w:val="0"/>
              <w:snapToGrid w:val="0"/>
              <w:jc w:val="center"/>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贷</w:t>
            </w:r>
          </w:p>
        </w:tc>
        <w:tc>
          <w:tcPr>
            <w:tcW w:w="1428"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6A958A62">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29,800,000.00</w:t>
            </w:r>
          </w:p>
        </w:tc>
        <w:tc>
          <w:tcPr>
            <w:tcW w:w="142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1D272A6">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402,500.00</w:t>
            </w:r>
          </w:p>
        </w:tc>
        <w:tc>
          <w:tcPr>
            <w:tcW w:w="154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9F51C81">
            <w:pPr>
              <w:snapToGrid w:val="0"/>
              <w:jc w:val="right"/>
              <w:rPr>
                <w:rFonts w:hint="default" w:ascii="Times New Roman" w:hAnsi="Times New Roman" w:eastAsia="楷体" w:cs="Times New Roman"/>
                <w:b w:val="0"/>
                <w:i w:val="0"/>
                <w:iCs w:val="0"/>
                <w:color w:val="000000"/>
                <w:sz w:val="21"/>
                <w:szCs w:val="21"/>
                <w:u w:val="none"/>
              </w:rPr>
            </w:pPr>
          </w:p>
        </w:tc>
        <w:tc>
          <w:tcPr>
            <w:tcW w:w="5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71849E7">
            <w:pPr>
              <w:keepNext w:val="0"/>
              <w:keepLines w:val="0"/>
              <w:widowControl/>
              <w:suppressLineNumbers w:val="0"/>
              <w:snapToGrid w:val="0"/>
              <w:jc w:val="center"/>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贷</w:t>
            </w:r>
          </w:p>
        </w:tc>
        <w:tc>
          <w:tcPr>
            <w:tcW w:w="1556"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336CAE16">
            <w:pPr>
              <w:keepNext w:val="0"/>
              <w:keepLines w:val="0"/>
              <w:widowControl/>
              <w:suppressLineNumbers w:val="0"/>
              <w:snapToGrid w:val="0"/>
              <w:jc w:val="both"/>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29,397,500.00</w:t>
            </w:r>
          </w:p>
        </w:tc>
      </w:tr>
      <w:tr w14:paraId="58BD6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017"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noWrap/>
            <w:vAlign w:val="center"/>
          </w:tcPr>
          <w:p w14:paraId="5FFD6238">
            <w:pPr>
              <w:keepNext w:val="0"/>
              <w:keepLines w:val="0"/>
              <w:widowControl/>
              <w:suppressLineNumbers w:val="0"/>
              <w:snapToGrid w:val="0"/>
              <w:jc w:val="center"/>
              <w:textAlignment w:val="bottom"/>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合计：</w:t>
            </w:r>
          </w:p>
        </w:tc>
        <w:tc>
          <w:tcPr>
            <w:tcW w:w="915"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ign w:val="center"/>
          </w:tcPr>
          <w:p w14:paraId="688FD26A">
            <w:pPr>
              <w:keepNext w:val="0"/>
              <w:keepLines w:val="0"/>
              <w:widowControl/>
              <w:suppressLineNumbers w:val="0"/>
              <w:snapToGrid w:val="0"/>
              <w:jc w:val="center"/>
              <w:textAlignment w:val="bottom"/>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贷</w:t>
            </w:r>
          </w:p>
        </w:tc>
        <w:tc>
          <w:tcPr>
            <w:tcW w:w="1428"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ign w:val="center"/>
          </w:tcPr>
          <w:p w14:paraId="11DDD941">
            <w:pPr>
              <w:keepNext w:val="0"/>
              <w:keepLines w:val="0"/>
              <w:widowControl/>
              <w:suppressLineNumbers w:val="0"/>
              <w:snapToGrid w:val="0"/>
              <w:jc w:val="right"/>
              <w:textAlignment w:val="bottom"/>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29,815,781.69</w:t>
            </w:r>
          </w:p>
        </w:tc>
        <w:tc>
          <w:tcPr>
            <w:tcW w:w="1429"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ign w:val="center"/>
          </w:tcPr>
          <w:p w14:paraId="3E28F55C">
            <w:pPr>
              <w:keepNext w:val="0"/>
              <w:keepLines w:val="0"/>
              <w:widowControl/>
              <w:suppressLineNumbers w:val="0"/>
              <w:snapToGrid w:val="0"/>
              <w:jc w:val="right"/>
              <w:textAlignment w:val="bottom"/>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5,696,126.32</w:t>
            </w:r>
          </w:p>
        </w:tc>
        <w:tc>
          <w:tcPr>
            <w:tcW w:w="1543"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ign w:val="center"/>
          </w:tcPr>
          <w:p w14:paraId="5DB7258E">
            <w:pPr>
              <w:keepNext w:val="0"/>
              <w:keepLines w:val="0"/>
              <w:widowControl/>
              <w:suppressLineNumbers w:val="0"/>
              <w:snapToGrid w:val="0"/>
              <w:jc w:val="right"/>
              <w:textAlignment w:val="bottom"/>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32,780,070.01</w:t>
            </w:r>
          </w:p>
        </w:tc>
        <w:tc>
          <w:tcPr>
            <w:tcW w:w="501"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ign w:val="center"/>
          </w:tcPr>
          <w:p w14:paraId="6A62E3AA">
            <w:pPr>
              <w:keepNext w:val="0"/>
              <w:keepLines w:val="0"/>
              <w:widowControl/>
              <w:suppressLineNumbers w:val="0"/>
              <w:snapToGrid w:val="0"/>
              <w:jc w:val="center"/>
              <w:textAlignment w:val="bottom"/>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贷</w:t>
            </w:r>
          </w:p>
        </w:tc>
        <w:tc>
          <w:tcPr>
            <w:tcW w:w="1556"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noWrap/>
            <w:vAlign w:val="center"/>
          </w:tcPr>
          <w:p w14:paraId="5BEB7EE1">
            <w:pPr>
              <w:keepNext w:val="0"/>
              <w:keepLines w:val="0"/>
              <w:widowControl/>
              <w:suppressLineNumbers w:val="0"/>
              <w:snapToGrid w:val="0"/>
              <w:jc w:val="both"/>
              <w:textAlignment w:val="bottom"/>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56,899,725.38</w:t>
            </w:r>
          </w:p>
        </w:tc>
      </w:tr>
    </w:tbl>
    <w:p w14:paraId="7DED36A7">
      <w:pPr>
        <w:keepNext w:val="0"/>
        <w:keepLines w:val="0"/>
        <w:pageBreakBefore w:val="0"/>
        <w:numPr>
          <w:ilvl w:val="0"/>
          <w:numId w:val="0"/>
        </w:numPr>
        <w:kinsoku/>
        <w:wordWrap/>
        <w:overflowPunct/>
        <w:topLinePunct w:val="0"/>
        <w:bidi w:val="0"/>
        <w:spacing w:beforeAutospacing="0" w:afterAutospacing="0" w:line="360" w:lineRule="auto"/>
        <w:ind w:firstLine="480" w:firstLineChars="2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截至2025年6月30日，公司与两家子公司的往来款项显著上升。其中，与浙江灵西智能机器人有限公司的往来款项由期初的141.69元增加至27,502,225.38元，增加额达27,502,083.69元。整体来看，杭州灵西机器人与两家子公司的往来款项合计由期初的29,815,781.69元增至56,899,725.38元，期内增长27,083,943.69元。这一变化表明报告期内内部资金划转频繁，往来规模快速扩大，反映出公司对子公司资金调度依赖度较高，也在一定程度上增加了内部资金管理和财务透明度的风险。</w:t>
      </w:r>
    </w:p>
    <w:p w14:paraId="355A52BC">
      <w:pPr>
        <w:keepNext w:val="0"/>
        <w:keepLines w:val="0"/>
        <w:pageBreakBefore w:val="0"/>
        <w:numPr>
          <w:ilvl w:val="0"/>
          <w:numId w:val="0"/>
        </w:numPr>
        <w:kinsoku/>
        <w:wordWrap/>
        <w:overflowPunct/>
        <w:topLinePunct w:val="0"/>
        <w:bidi w:val="0"/>
        <w:spacing w:beforeAutospacing="0" w:afterAutospacing="0" w:line="360" w:lineRule="auto"/>
        <w:ind w:leftChars="0" w:firstLine="480" w:firstLineChars="200"/>
        <w:textAlignment w:val="auto"/>
        <w:rPr>
          <w:rFonts w:hint="default" w:ascii="Times New Roman" w:hAnsi="Times New Roman" w:eastAsia="楷体" w:cs="Times New Roman"/>
          <w:b/>
          <w:bCs/>
          <w:lang w:val="en-US" w:eastAsia="zh-CN"/>
        </w:rPr>
      </w:pPr>
      <w:r>
        <w:rPr>
          <w:rFonts w:hint="default" w:ascii="Times New Roman" w:hAnsi="Times New Roman" w:eastAsia="楷体" w:cs="Times New Roman"/>
          <w:b/>
          <w:bCs/>
          <w:lang w:val="en-US" w:eastAsia="zh-CN"/>
        </w:rPr>
        <w:t>4.长期借款</w:t>
      </w:r>
    </w:p>
    <w:p w14:paraId="3717BFF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截至2025年6月30日，公司与华夏银行的长期借款余额为20,222,886.23元，较期初借款21,175,349.05元下降。本期减少的借款金额为952,462.82元。根据《最高额保证合同》，公司以厂房作为抵押，且由杭州灵西机器人智能科技有限公司与浙江友地安顺安防科技有限公司提供一般企业保证。合同规定的最高担保额度为22,000,000元，公司承担连带责任保证，保证期为三年，自债权发生日起计算。此项借款与担保的安排进一步体现了公司在资金管理和风险控制方面的规范性与稳定性。</w:t>
      </w:r>
    </w:p>
    <w:p w14:paraId="3B0E1ED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截至2025年6月30日，灵西机器人长期借款的明细情况如下：</w:t>
      </w:r>
    </w:p>
    <w:p w14:paraId="54409E79">
      <w:pPr>
        <w:keepNext w:val="0"/>
        <w:keepLines w:val="0"/>
        <w:pageBreakBefore w:val="0"/>
        <w:numPr>
          <w:ilvl w:val="0"/>
          <w:numId w:val="0"/>
        </w:numPr>
        <w:kinsoku/>
        <w:wordWrap/>
        <w:overflowPunct/>
        <w:topLinePunct w:val="0"/>
        <w:bidi w:val="0"/>
        <w:spacing w:beforeAutospacing="0" w:afterAutospacing="0" w:line="360" w:lineRule="auto"/>
        <w:ind w:firstLine="480" w:firstLineChars="200"/>
        <w:jc w:val="right"/>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人民币（元）</w:t>
      </w:r>
    </w:p>
    <w:tbl>
      <w:tblPr>
        <w:tblStyle w:val="27"/>
        <w:tblW w:w="8533" w:type="dxa"/>
        <w:tblInd w:w="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80" w:type="dxa"/>
          <w:left w:w="128" w:type="dxa"/>
          <w:bottom w:w="80" w:type="dxa"/>
          <w:right w:w="128" w:type="dxa"/>
        </w:tblCellMar>
      </w:tblPr>
      <w:tblGrid>
        <w:gridCol w:w="2799"/>
        <w:gridCol w:w="1743"/>
        <w:gridCol w:w="923"/>
        <w:gridCol w:w="925"/>
        <w:gridCol w:w="2143"/>
      </w:tblGrid>
      <w:tr w14:paraId="686C1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rPr>
        <w:tc>
          <w:tcPr>
            <w:tcW w:w="2799" w:type="dxa"/>
            <w:vMerge w:val="restart"/>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310C8B78">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长期借款-银行</w:t>
            </w:r>
          </w:p>
        </w:tc>
        <w:tc>
          <w:tcPr>
            <w:tcW w:w="923" w:type="dxa"/>
            <w:gridSpan w:val="2"/>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1F9A98EC">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本期发生</w:t>
            </w:r>
          </w:p>
        </w:tc>
        <w:tc>
          <w:tcPr>
            <w:tcW w:w="2143" w:type="dxa"/>
            <w:gridSpan w:val="2"/>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9088464">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期末余额</w:t>
            </w:r>
          </w:p>
        </w:tc>
      </w:tr>
      <w:tr w14:paraId="1A82A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rPr>
        <w:tc>
          <w:tcPr>
            <w:tcW w:w="2799" w:type="dxa"/>
            <w:vMerge w:val="continue"/>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5852E186">
            <w:pPr>
              <w:snapToGrid w:val="0"/>
              <w:jc w:val="center"/>
              <w:rPr>
                <w:rFonts w:hint="default" w:ascii="Times New Roman" w:hAnsi="Times New Roman" w:eastAsia="楷体" w:cs="Times New Roman"/>
                <w:b w:val="0"/>
                <w:bCs/>
                <w:i w:val="0"/>
                <w:iCs w:val="0"/>
                <w:color w:val="000000"/>
                <w:sz w:val="21"/>
                <w:szCs w:val="21"/>
                <w:u w:val="none"/>
                <w:lang w:eastAsia="zh-CN"/>
              </w:rPr>
            </w:pPr>
          </w:p>
        </w:tc>
        <w:tc>
          <w:tcPr>
            <w:tcW w:w="174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CCC4EEF">
            <w:pPr>
              <w:keepNext w:val="0"/>
              <w:keepLines w:val="0"/>
              <w:widowControl/>
              <w:suppressLineNumbers w:val="0"/>
              <w:snapToGrid w:val="0"/>
              <w:jc w:val="center"/>
              <w:textAlignment w:val="bottom"/>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借方</w:t>
            </w:r>
          </w:p>
        </w:tc>
        <w:tc>
          <w:tcPr>
            <w:tcW w:w="92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390FAE8D">
            <w:pPr>
              <w:keepNext w:val="0"/>
              <w:keepLines w:val="0"/>
              <w:widowControl/>
              <w:suppressLineNumbers w:val="0"/>
              <w:snapToGrid w:val="0"/>
              <w:jc w:val="center"/>
              <w:textAlignment w:val="bottom"/>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贷方</w:t>
            </w:r>
          </w:p>
        </w:tc>
        <w:tc>
          <w:tcPr>
            <w:tcW w:w="92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68228CA9">
            <w:pPr>
              <w:keepNext w:val="0"/>
              <w:keepLines w:val="0"/>
              <w:widowControl/>
              <w:suppressLineNumbers w:val="0"/>
              <w:snapToGrid w:val="0"/>
              <w:jc w:val="center"/>
              <w:textAlignment w:val="bottom"/>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借方</w:t>
            </w:r>
          </w:p>
        </w:tc>
        <w:tc>
          <w:tcPr>
            <w:tcW w:w="214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5D975150">
            <w:pPr>
              <w:keepNext w:val="0"/>
              <w:keepLines w:val="0"/>
              <w:widowControl/>
              <w:suppressLineNumbers w:val="0"/>
              <w:snapToGrid w:val="0"/>
              <w:jc w:val="center"/>
              <w:textAlignment w:val="bottom"/>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贷方</w:t>
            </w:r>
          </w:p>
        </w:tc>
      </w:tr>
      <w:tr w14:paraId="1C839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rPr>
        <w:tc>
          <w:tcPr>
            <w:tcW w:w="2799"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5E99684C">
            <w:pPr>
              <w:keepNext w:val="0"/>
              <w:keepLines w:val="0"/>
              <w:widowControl/>
              <w:suppressLineNumbers w:val="0"/>
              <w:snapToGrid w:val="0"/>
              <w:jc w:val="center"/>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华夏银行诸暨支行</w:t>
            </w:r>
          </w:p>
        </w:tc>
        <w:tc>
          <w:tcPr>
            <w:tcW w:w="174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13A081AF">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952,462.82</w:t>
            </w:r>
          </w:p>
        </w:tc>
        <w:tc>
          <w:tcPr>
            <w:tcW w:w="92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656024C0">
            <w:pPr>
              <w:snapToGrid w:val="0"/>
              <w:jc w:val="right"/>
              <w:rPr>
                <w:rFonts w:hint="default" w:ascii="Times New Roman" w:hAnsi="Times New Roman" w:eastAsia="楷体" w:cs="Times New Roman"/>
                <w:b w:val="0"/>
                <w:i w:val="0"/>
                <w:iCs w:val="0"/>
                <w:color w:val="000000"/>
                <w:sz w:val="21"/>
                <w:szCs w:val="21"/>
                <w:u w:val="none"/>
                <w:lang w:val="en-US" w:eastAsia="zh-CN"/>
              </w:rPr>
            </w:pPr>
            <w:r>
              <w:rPr>
                <w:rFonts w:hint="default" w:ascii="Times New Roman" w:hAnsi="Times New Roman" w:eastAsia="楷体" w:cs="Times New Roman"/>
                <w:b w:val="0"/>
                <w:i w:val="0"/>
                <w:iCs w:val="0"/>
                <w:color w:val="000000"/>
                <w:sz w:val="21"/>
                <w:szCs w:val="21"/>
                <w:u w:val="none"/>
                <w:lang w:val="en-US" w:eastAsia="zh-CN"/>
              </w:rPr>
              <w:t>0.00</w:t>
            </w:r>
          </w:p>
        </w:tc>
        <w:tc>
          <w:tcPr>
            <w:tcW w:w="92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558F09F5">
            <w:pPr>
              <w:snapToGrid w:val="0"/>
              <w:jc w:val="right"/>
              <w:rPr>
                <w:rFonts w:hint="default" w:ascii="Times New Roman" w:hAnsi="Times New Roman" w:eastAsia="楷体" w:cs="Times New Roman"/>
                <w:b w:val="0"/>
                <w:i w:val="0"/>
                <w:iCs w:val="0"/>
                <w:color w:val="000000"/>
                <w:sz w:val="21"/>
                <w:szCs w:val="21"/>
                <w:u w:val="none"/>
                <w:lang w:val="en-US" w:eastAsia="zh-CN"/>
              </w:rPr>
            </w:pPr>
            <w:r>
              <w:rPr>
                <w:rFonts w:hint="default" w:ascii="Times New Roman" w:hAnsi="Times New Roman" w:eastAsia="楷体" w:cs="Times New Roman"/>
                <w:b w:val="0"/>
                <w:i w:val="0"/>
                <w:iCs w:val="0"/>
                <w:color w:val="000000"/>
                <w:sz w:val="21"/>
                <w:szCs w:val="21"/>
                <w:u w:val="none"/>
                <w:lang w:val="en-US" w:eastAsia="zh-CN"/>
              </w:rPr>
              <w:t>0.00</w:t>
            </w:r>
          </w:p>
        </w:tc>
        <w:tc>
          <w:tcPr>
            <w:tcW w:w="214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34D737FB">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20,222,886.23</w:t>
            </w:r>
          </w:p>
        </w:tc>
      </w:tr>
      <w:tr w14:paraId="2C4C1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rPr>
        <w:tc>
          <w:tcPr>
            <w:tcW w:w="2799"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noWrap/>
            <w:vAlign w:val="center"/>
          </w:tcPr>
          <w:p w14:paraId="07655B56">
            <w:pPr>
              <w:keepNext w:val="0"/>
              <w:keepLines w:val="0"/>
              <w:widowControl/>
              <w:suppressLineNumbers w:val="0"/>
              <w:snapToGrid w:val="0"/>
              <w:jc w:val="center"/>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合计</w:t>
            </w:r>
          </w:p>
        </w:tc>
        <w:tc>
          <w:tcPr>
            <w:tcW w:w="1743"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ign w:val="center"/>
          </w:tcPr>
          <w:p w14:paraId="4FEEB056">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952,462.82</w:t>
            </w:r>
          </w:p>
        </w:tc>
        <w:tc>
          <w:tcPr>
            <w:tcW w:w="923"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ign w:val="center"/>
          </w:tcPr>
          <w:p w14:paraId="432AE020">
            <w:pPr>
              <w:snapToGrid w:val="0"/>
              <w:jc w:val="right"/>
              <w:rPr>
                <w:rFonts w:hint="default" w:ascii="Times New Roman" w:hAnsi="Times New Roman" w:eastAsia="楷体" w:cs="Times New Roman"/>
                <w:b w:val="0"/>
                <w:i w:val="0"/>
                <w:iCs w:val="0"/>
                <w:color w:val="000000"/>
                <w:sz w:val="21"/>
                <w:szCs w:val="21"/>
                <w:u w:val="none"/>
                <w:lang w:val="en-US" w:eastAsia="zh-CN"/>
              </w:rPr>
            </w:pPr>
            <w:r>
              <w:rPr>
                <w:rFonts w:hint="default" w:ascii="Times New Roman" w:hAnsi="Times New Roman" w:eastAsia="楷体" w:cs="Times New Roman"/>
                <w:b w:val="0"/>
                <w:i w:val="0"/>
                <w:iCs w:val="0"/>
                <w:color w:val="000000"/>
                <w:sz w:val="21"/>
                <w:szCs w:val="21"/>
                <w:u w:val="none"/>
                <w:lang w:val="en-US" w:eastAsia="zh-CN"/>
              </w:rPr>
              <w:t>0.00</w:t>
            </w:r>
          </w:p>
        </w:tc>
        <w:tc>
          <w:tcPr>
            <w:tcW w:w="925"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ign w:val="center"/>
          </w:tcPr>
          <w:p w14:paraId="63BBAE57">
            <w:pPr>
              <w:snapToGrid w:val="0"/>
              <w:jc w:val="right"/>
              <w:rPr>
                <w:rFonts w:hint="default" w:ascii="Times New Roman" w:hAnsi="Times New Roman" w:eastAsia="楷体" w:cs="Times New Roman"/>
                <w:b w:val="0"/>
                <w:i w:val="0"/>
                <w:iCs w:val="0"/>
                <w:color w:val="000000"/>
                <w:sz w:val="21"/>
                <w:szCs w:val="21"/>
                <w:u w:val="none"/>
                <w:lang w:val="en-US" w:eastAsia="zh-CN"/>
              </w:rPr>
            </w:pPr>
            <w:r>
              <w:rPr>
                <w:rFonts w:hint="default" w:ascii="Times New Roman" w:hAnsi="Times New Roman" w:eastAsia="楷体" w:cs="Times New Roman"/>
                <w:b w:val="0"/>
                <w:i w:val="0"/>
                <w:iCs w:val="0"/>
                <w:color w:val="000000"/>
                <w:sz w:val="21"/>
                <w:szCs w:val="21"/>
                <w:u w:val="none"/>
                <w:lang w:val="en-US" w:eastAsia="zh-CN"/>
              </w:rPr>
              <w:t>0.00</w:t>
            </w:r>
          </w:p>
        </w:tc>
        <w:tc>
          <w:tcPr>
            <w:tcW w:w="2143"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noWrap/>
            <w:vAlign w:val="center"/>
          </w:tcPr>
          <w:p w14:paraId="5AC39F99">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20,222,886.23</w:t>
            </w:r>
          </w:p>
        </w:tc>
      </w:tr>
    </w:tbl>
    <w:p w14:paraId="1A3515F8">
      <w:pPr>
        <w:keepNext w:val="0"/>
        <w:keepLines w:val="0"/>
        <w:pageBreakBefore w:val="0"/>
        <w:numPr>
          <w:ilvl w:val="0"/>
          <w:numId w:val="0"/>
        </w:numPr>
        <w:kinsoku/>
        <w:wordWrap/>
        <w:overflowPunct/>
        <w:topLinePunct w:val="0"/>
        <w:bidi w:val="0"/>
        <w:spacing w:beforeAutospacing="0" w:afterAutospacing="0" w:line="360" w:lineRule="auto"/>
        <w:ind w:firstLine="480" w:firstLineChars="2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5</w:t>
      </w:r>
      <w:r>
        <w:rPr>
          <w:rFonts w:hint="default" w:ascii="Times New Roman" w:hAnsi="Times New Roman" w:eastAsia="楷体" w:cs="Times New Roman"/>
          <w:b/>
          <w:bCs/>
          <w:lang w:val="en-US" w:eastAsia="zh-CN"/>
        </w:rPr>
        <w:t>.应付职工薪酬</w:t>
      </w:r>
    </w:p>
    <w:p w14:paraId="75066D81">
      <w:pPr>
        <w:keepNext w:val="0"/>
        <w:keepLines w:val="0"/>
        <w:pageBreakBefore w:val="0"/>
        <w:numPr>
          <w:ilvl w:val="0"/>
          <w:numId w:val="0"/>
        </w:numPr>
        <w:kinsoku/>
        <w:wordWrap/>
        <w:overflowPunct/>
        <w:topLinePunct w:val="0"/>
        <w:bidi w:val="0"/>
        <w:spacing w:beforeAutospacing="0" w:afterAutospacing="0" w:line="360" w:lineRule="auto"/>
        <w:ind w:firstLine="480" w:firstLineChars="2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截至2025年6月30日，灵西机器人应付职工薪酬的明细情况如下：</w:t>
      </w:r>
    </w:p>
    <w:p w14:paraId="607ECDF1">
      <w:pPr>
        <w:keepNext w:val="0"/>
        <w:keepLines w:val="0"/>
        <w:pageBreakBefore w:val="0"/>
        <w:numPr>
          <w:ilvl w:val="0"/>
          <w:numId w:val="0"/>
        </w:numPr>
        <w:kinsoku/>
        <w:wordWrap/>
        <w:overflowPunct/>
        <w:topLinePunct w:val="0"/>
        <w:bidi w:val="0"/>
        <w:spacing w:beforeAutospacing="0" w:afterAutospacing="0" w:line="360" w:lineRule="auto"/>
        <w:ind w:firstLine="480" w:firstLineChars="200"/>
        <w:jc w:val="right"/>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人民币（元）</w:t>
      </w:r>
    </w:p>
    <w:tbl>
      <w:tblPr>
        <w:tblStyle w:val="27"/>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56" w:type="dxa"/>
          <w:left w:w="96" w:type="dxa"/>
          <w:bottom w:w="56" w:type="dxa"/>
          <w:right w:w="96" w:type="dxa"/>
        </w:tblCellMar>
      </w:tblPr>
      <w:tblGrid>
        <w:gridCol w:w="2085"/>
        <w:gridCol w:w="1315"/>
        <w:gridCol w:w="1400"/>
        <w:gridCol w:w="1402"/>
        <w:gridCol w:w="975"/>
        <w:gridCol w:w="1318"/>
      </w:tblGrid>
      <w:tr w14:paraId="314EF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085" w:type="dxa"/>
            <w:vMerge w:val="restart"/>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11EA93D7">
            <w:pPr>
              <w:snapToGrid w:val="0"/>
              <w:jc w:val="center"/>
              <w:rPr>
                <w:rFonts w:hint="default" w:ascii="Times New Roman" w:hAnsi="Times New Roman" w:eastAsia="楷体" w:cs="Times New Roman"/>
                <w:b/>
                <w:bCs/>
                <w:i w:val="0"/>
                <w:iCs w:val="0"/>
                <w:color w:val="000000" w:themeColor="dark1"/>
                <w:sz w:val="21"/>
                <w:szCs w:val="21"/>
                <w:u w:val="none"/>
                <w:lang w:val="en-US" w:eastAsia="zh-CN"/>
                <w14:textFill>
                  <w14:solidFill>
                    <w14:schemeClr w14:val="dk1"/>
                  </w14:solidFill>
                </w14:textFill>
              </w:rPr>
            </w:pPr>
            <w:r>
              <w:rPr>
                <w:rFonts w:hint="default" w:ascii="Times New Roman" w:hAnsi="Times New Roman" w:eastAsia="楷体" w:cs="Times New Roman"/>
                <w:b/>
                <w:bCs/>
                <w:i w:val="0"/>
                <w:iCs w:val="0"/>
                <w:color w:val="000000" w:themeColor="dark1"/>
                <w:sz w:val="21"/>
                <w:szCs w:val="21"/>
                <w:u w:val="none"/>
                <w:lang w:val="en-US" w:eastAsia="zh-CN"/>
                <w14:textFill>
                  <w14:solidFill>
                    <w14:schemeClr w14:val="dk1"/>
                  </w14:solidFill>
                </w14:textFill>
              </w:rPr>
              <w:t>项目</w:t>
            </w:r>
          </w:p>
        </w:tc>
        <w:tc>
          <w:tcPr>
            <w:tcW w:w="1315"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4BD8475">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期初余额</w:t>
            </w:r>
          </w:p>
        </w:tc>
        <w:tc>
          <w:tcPr>
            <w:tcW w:w="2802" w:type="dxa"/>
            <w:gridSpan w:val="2"/>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09E8B142">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本期发生</w:t>
            </w:r>
          </w:p>
        </w:tc>
        <w:tc>
          <w:tcPr>
            <w:tcW w:w="2293" w:type="dxa"/>
            <w:gridSpan w:val="2"/>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B5A6C26">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期末余额</w:t>
            </w:r>
          </w:p>
        </w:tc>
      </w:tr>
      <w:tr w14:paraId="73BA3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085" w:type="dxa"/>
            <w:vMerge w:val="continue"/>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22F745E3">
            <w:pPr>
              <w:snapToGrid w:val="0"/>
              <w:jc w:val="center"/>
              <w:rPr>
                <w:rFonts w:hint="default" w:ascii="Times New Roman" w:hAnsi="Times New Roman" w:eastAsia="楷体" w:cs="Times New Roman"/>
                <w:b w:val="0"/>
                <w:bCs/>
                <w:i w:val="0"/>
                <w:iCs w:val="0"/>
                <w:color w:val="000000"/>
                <w:sz w:val="21"/>
                <w:szCs w:val="21"/>
                <w:u w:val="none"/>
                <w:lang w:eastAsia="zh-CN"/>
              </w:rPr>
            </w:pPr>
          </w:p>
        </w:tc>
        <w:tc>
          <w:tcPr>
            <w:tcW w:w="131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2976611">
            <w:pPr>
              <w:keepNext w:val="0"/>
              <w:keepLines w:val="0"/>
              <w:widowControl/>
              <w:suppressLineNumbers w:val="0"/>
              <w:snapToGrid w:val="0"/>
              <w:jc w:val="center"/>
              <w:textAlignment w:val="bottom"/>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贷方</w:t>
            </w:r>
          </w:p>
        </w:tc>
        <w:tc>
          <w:tcPr>
            <w:tcW w:w="140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069F657">
            <w:pPr>
              <w:keepNext w:val="0"/>
              <w:keepLines w:val="0"/>
              <w:widowControl/>
              <w:suppressLineNumbers w:val="0"/>
              <w:snapToGrid w:val="0"/>
              <w:jc w:val="center"/>
              <w:textAlignment w:val="bottom"/>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借方</w:t>
            </w:r>
          </w:p>
        </w:tc>
        <w:tc>
          <w:tcPr>
            <w:tcW w:w="140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0E1F9C25">
            <w:pPr>
              <w:keepNext w:val="0"/>
              <w:keepLines w:val="0"/>
              <w:widowControl/>
              <w:suppressLineNumbers w:val="0"/>
              <w:snapToGrid w:val="0"/>
              <w:jc w:val="center"/>
              <w:textAlignment w:val="bottom"/>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贷方</w:t>
            </w:r>
          </w:p>
        </w:tc>
        <w:tc>
          <w:tcPr>
            <w:tcW w:w="97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0BFB162E">
            <w:pPr>
              <w:keepNext w:val="0"/>
              <w:keepLines w:val="0"/>
              <w:widowControl/>
              <w:suppressLineNumbers w:val="0"/>
              <w:snapToGrid w:val="0"/>
              <w:jc w:val="center"/>
              <w:textAlignment w:val="bottom"/>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借方</w:t>
            </w:r>
          </w:p>
        </w:tc>
        <w:tc>
          <w:tcPr>
            <w:tcW w:w="1318"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32C6EA46">
            <w:pPr>
              <w:keepNext w:val="0"/>
              <w:keepLines w:val="0"/>
              <w:widowControl/>
              <w:suppressLineNumbers w:val="0"/>
              <w:snapToGrid w:val="0"/>
              <w:jc w:val="center"/>
              <w:textAlignment w:val="bottom"/>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贷方</w:t>
            </w:r>
          </w:p>
        </w:tc>
      </w:tr>
      <w:tr w14:paraId="050E9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085"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0D1D355A">
            <w:pPr>
              <w:keepNext w:val="0"/>
              <w:keepLines w:val="0"/>
              <w:widowControl/>
              <w:suppressLineNumbers w:val="0"/>
              <w:snapToGrid w:val="0"/>
              <w:jc w:val="center"/>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应付职工工资</w:t>
            </w:r>
          </w:p>
        </w:tc>
        <w:tc>
          <w:tcPr>
            <w:tcW w:w="131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406270F">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2,939,409.87</w:t>
            </w:r>
          </w:p>
        </w:tc>
        <w:tc>
          <w:tcPr>
            <w:tcW w:w="140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6C88B643">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15,829,844.84</w:t>
            </w:r>
          </w:p>
        </w:tc>
        <w:tc>
          <w:tcPr>
            <w:tcW w:w="140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F76DE4E">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15,342,858.41</w:t>
            </w:r>
          </w:p>
        </w:tc>
        <w:tc>
          <w:tcPr>
            <w:tcW w:w="97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2108F33">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318"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280416C7">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2,452,423.44</w:t>
            </w:r>
          </w:p>
        </w:tc>
      </w:tr>
      <w:tr w14:paraId="4D095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085"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094261D1">
            <w:pPr>
              <w:keepNext w:val="0"/>
              <w:keepLines w:val="0"/>
              <w:widowControl/>
              <w:suppressLineNumbers w:val="0"/>
              <w:snapToGrid w:val="0"/>
              <w:jc w:val="center"/>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应付社会保险费</w:t>
            </w:r>
          </w:p>
        </w:tc>
        <w:tc>
          <w:tcPr>
            <w:tcW w:w="131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13C5AFC7">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210,895.00</w:t>
            </w:r>
          </w:p>
        </w:tc>
        <w:tc>
          <w:tcPr>
            <w:tcW w:w="140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97D35A7">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1,179,999.60</w:t>
            </w:r>
          </w:p>
        </w:tc>
        <w:tc>
          <w:tcPr>
            <w:tcW w:w="140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3E652679">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1,150,254.60</w:t>
            </w:r>
          </w:p>
        </w:tc>
        <w:tc>
          <w:tcPr>
            <w:tcW w:w="97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6C207DF8">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318"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674843FE">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181,150.00</w:t>
            </w:r>
          </w:p>
        </w:tc>
      </w:tr>
      <w:tr w14:paraId="4BAA8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085"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553F797F">
            <w:pPr>
              <w:keepNext w:val="0"/>
              <w:keepLines w:val="0"/>
              <w:widowControl/>
              <w:suppressLineNumbers w:val="0"/>
              <w:snapToGrid w:val="0"/>
              <w:jc w:val="center"/>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应付住房公积金</w:t>
            </w:r>
          </w:p>
        </w:tc>
        <w:tc>
          <w:tcPr>
            <w:tcW w:w="131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0EA38D1F">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40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6A17836D">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622,230.00</w:t>
            </w:r>
          </w:p>
        </w:tc>
        <w:tc>
          <w:tcPr>
            <w:tcW w:w="140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9522E2A">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618,066.00</w:t>
            </w:r>
          </w:p>
        </w:tc>
        <w:tc>
          <w:tcPr>
            <w:tcW w:w="97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9BBF289">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4,164.00</w:t>
            </w:r>
          </w:p>
        </w:tc>
        <w:tc>
          <w:tcPr>
            <w:tcW w:w="1318"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24632426">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r>
      <w:tr w14:paraId="36DB8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085"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0EBD387E">
            <w:pPr>
              <w:keepNext w:val="0"/>
              <w:keepLines w:val="0"/>
              <w:widowControl/>
              <w:suppressLineNumbers w:val="0"/>
              <w:snapToGrid w:val="0"/>
              <w:jc w:val="center"/>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应付奖金、津贴和补贴</w:t>
            </w:r>
          </w:p>
        </w:tc>
        <w:tc>
          <w:tcPr>
            <w:tcW w:w="131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50EBB3E1">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1,865,757.86</w:t>
            </w:r>
          </w:p>
        </w:tc>
        <w:tc>
          <w:tcPr>
            <w:tcW w:w="140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172E6C4">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1,865,757.86</w:t>
            </w:r>
          </w:p>
        </w:tc>
        <w:tc>
          <w:tcPr>
            <w:tcW w:w="140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3FC91362">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97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01216A4A">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318"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12B6E3C9">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r>
      <w:tr w14:paraId="0C028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085"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53F59FEA">
            <w:pPr>
              <w:keepNext w:val="0"/>
              <w:keepLines w:val="0"/>
              <w:widowControl/>
              <w:suppressLineNumbers w:val="0"/>
              <w:snapToGrid w:val="0"/>
              <w:jc w:val="center"/>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工会经费（留存）</w:t>
            </w:r>
          </w:p>
        </w:tc>
        <w:tc>
          <w:tcPr>
            <w:tcW w:w="131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0C59508D">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1,034,101.67</w:t>
            </w:r>
          </w:p>
        </w:tc>
        <w:tc>
          <w:tcPr>
            <w:tcW w:w="140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37467B7C">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40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3454257">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97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5788AF37">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318"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2721C5F0">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1,034,101.67</w:t>
            </w:r>
          </w:p>
        </w:tc>
      </w:tr>
      <w:tr w14:paraId="3E1EE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085"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3E0501CE">
            <w:pPr>
              <w:keepNext w:val="0"/>
              <w:keepLines w:val="0"/>
              <w:widowControl/>
              <w:suppressLineNumbers w:val="0"/>
              <w:snapToGrid w:val="0"/>
              <w:jc w:val="center"/>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工会经费（缴纳）</w:t>
            </w:r>
          </w:p>
        </w:tc>
        <w:tc>
          <w:tcPr>
            <w:tcW w:w="131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4A980BA">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7,019.72</w:t>
            </w:r>
          </w:p>
        </w:tc>
        <w:tc>
          <w:tcPr>
            <w:tcW w:w="140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B226021">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36,664.53</w:t>
            </w:r>
          </w:p>
        </w:tc>
        <w:tc>
          <w:tcPr>
            <w:tcW w:w="140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3442DCB1">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35,228.42</w:t>
            </w:r>
          </w:p>
        </w:tc>
        <w:tc>
          <w:tcPr>
            <w:tcW w:w="97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4231F8C">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318"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703143BA">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5,583.61</w:t>
            </w:r>
          </w:p>
        </w:tc>
      </w:tr>
      <w:tr w14:paraId="58243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085"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noWrap/>
            <w:vAlign w:val="center"/>
          </w:tcPr>
          <w:p w14:paraId="68B74DFC">
            <w:pPr>
              <w:keepNext w:val="0"/>
              <w:keepLines w:val="0"/>
              <w:widowControl/>
              <w:suppressLineNumbers w:val="0"/>
              <w:snapToGrid w:val="0"/>
              <w:jc w:val="center"/>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应付劳务费</w:t>
            </w:r>
          </w:p>
        </w:tc>
        <w:tc>
          <w:tcPr>
            <w:tcW w:w="1315"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ign w:val="center"/>
          </w:tcPr>
          <w:p w14:paraId="3A6920D3">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400"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ign w:val="center"/>
          </w:tcPr>
          <w:p w14:paraId="6D5994FB">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41,666.66</w:t>
            </w:r>
          </w:p>
        </w:tc>
        <w:tc>
          <w:tcPr>
            <w:tcW w:w="1402"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ign w:val="center"/>
          </w:tcPr>
          <w:p w14:paraId="4680103B">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41,666.66</w:t>
            </w:r>
          </w:p>
        </w:tc>
        <w:tc>
          <w:tcPr>
            <w:tcW w:w="975"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ign w:val="center"/>
          </w:tcPr>
          <w:p w14:paraId="125A2CE6">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318"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noWrap/>
            <w:vAlign w:val="center"/>
          </w:tcPr>
          <w:p w14:paraId="446F3E7D">
            <w:pPr>
              <w:keepNext w:val="0"/>
              <w:keepLines w:val="0"/>
              <w:widowControl/>
              <w:suppressLineNumbers w:val="0"/>
              <w:snapToGrid w:val="0"/>
              <w:jc w:val="right"/>
              <w:textAlignment w:val="bottom"/>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r>
    </w:tbl>
    <w:p w14:paraId="2AFF351E">
      <w:pPr>
        <w:keepNext w:val="0"/>
        <w:keepLines w:val="0"/>
        <w:pageBreakBefore w:val="0"/>
        <w:numPr>
          <w:ilvl w:val="0"/>
          <w:numId w:val="0"/>
        </w:numPr>
        <w:kinsoku/>
        <w:wordWrap/>
        <w:overflowPunct/>
        <w:topLinePunct w:val="0"/>
        <w:bidi w:val="0"/>
        <w:spacing w:beforeAutospacing="0" w:afterAutospacing="0" w:line="360" w:lineRule="auto"/>
        <w:ind w:firstLine="480" w:firstLineChars="2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截至2025年6月30日，公司应付职工薪酬总额为366.91万元，其中大部分集中在应付职工工资和应付社会保险费上。具体而言，应付职工工资期初余额为293.94万元，本期新增1582.98万元，期末余额为245.24万元，占总应付职工薪酬的主要部分。其次，应付社会保险费期初为21.09万元，本期新增117.99万元，期末余额为1.81万元，也占据较大比例。应付住房公积金和应付奖金、津贴和补贴相对较小，前者期初为62.22万元，本期新增61.81万元，期末余额为0.04万元，后者已全部支付，期末余额为0元。整体来看，公司职工薪酬的主要支出集中在工资和社会保险费部分，且已根据计划支付相应费用，体现了薪酬支出管理的稳定性和合理性。</w:t>
      </w:r>
    </w:p>
    <w:p w14:paraId="31422A98">
      <w:pPr>
        <w:keepNext w:val="0"/>
        <w:keepLines w:val="0"/>
        <w:pageBreakBefore w:val="0"/>
        <w:numPr>
          <w:ilvl w:val="0"/>
          <w:numId w:val="0"/>
        </w:numPr>
        <w:kinsoku/>
        <w:wordWrap/>
        <w:overflowPunct/>
        <w:topLinePunct w:val="0"/>
        <w:bidi w:val="0"/>
        <w:spacing w:beforeAutospacing="0" w:afterAutospacing="0" w:line="360" w:lineRule="auto"/>
        <w:ind w:firstLine="480" w:firstLineChars="200"/>
        <w:textAlignment w:val="auto"/>
        <w:rPr>
          <w:rFonts w:hint="default" w:ascii="Times New Roman" w:hAnsi="Times New Roman" w:eastAsia="楷体" w:cs="Times New Roman"/>
          <w:b/>
          <w:bCs/>
          <w:lang w:val="en-US" w:eastAsia="zh-CN"/>
        </w:rPr>
      </w:pPr>
      <w:r>
        <w:rPr>
          <w:rFonts w:hint="default" w:ascii="Times New Roman" w:hAnsi="Times New Roman" w:eastAsia="楷体" w:cs="Times New Roman"/>
          <w:b/>
          <w:bCs/>
          <w:lang w:val="en-US" w:eastAsia="zh-CN"/>
        </w:rPr>
        <w:t>6.应交税费</w:t>
      </w:r>
    </w:p>
    <w:p w14:paraId="6BB4420E">
      <w:pPr>
        <w:keepNext w:val="0"/>
        <w:keepLines w:val="0"/>
        <w:pageBreakBefore w:val="0"/>
        <w:numPr>
          <w:ilvl w:val="0"/>
          <w:numId w:val="0"/>
        </w:numPr>
        <w:kinsoku/>
        <w:wordWrap/>
        <w:overflowPunct/>
        <w:topLinePunct w:val="0"/>
        <w:bidi w:val="0"/>
        <w:spacing w:beforeAutospacing="0" w:afterAutospacing="0" w:line="360" w:lineRule="auto"/>
        <w:ind w:firstLine="480" w:firstLineChars="2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截至2025年6月30日，应交税费的期末净值为74.31万元。</w:t>
      </w:r>
    </w:p>
    <w:p w14:paraId="099DE23B">
      <w:pPr>
        <w:keepNext w:val="0"/>
        <w:keepLines w:val="0"/>
        <w:pageBreakBefore w:val="0"/>
        <w:numPr>
          <w:ilvl w:val="0"/>
          <w:numId w:val="0"/>
        </w:numPr>
        <w:kinsoku/>
        <w:wordWrap/>
        <w:overflowPunct/>
        <w:topLinePunct w:val="0"/>
        <w:bidi w:val="0"/>
        <w:spacing w:beforeAutospacing="0" w:afterAutospacing="0" w:line="360" w:lineRule="auto"/>
        <w:ind w:firstLine="480" w:firstLineChars="2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截至2025年6月30日，灵西机器人的应交税费的明细情况如下：</w:t>
      </w:r>
    </w:p>
    <w:p w14:paraId="4B35422E">
      <w:pPr>
        <w:keepNext w:val="0"/>
        <w:keepLines w:val="0"/>
        <w:pageBreakBefore w:val="0"/>
        <w:numPr>
          <w:ilvl w:val="0"/>
          <w:numId w:val="0"/>
        </w:numPr>
        <w:kinsoku/>
        <w:wordWrap/>
        <w:overflowPunct/>
        <w:topLinePunct w:val="0"/>
        <w:bidi w:val="0"/>
        <w:spacing w:beforeAutospacing="0" w:afterAutospacing="0" w:line="360" w:lineRule="auto"/>
        <w:ind w:firstLine="480" w:firstLineChars="200"/>
        <w:jc w:val="right"/>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人民币（元）</w:t>
      </w:r>
    </w:p>
    <w:tbl>
      <w:tblPr>
        <w:tblStyle w:val="27"/>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56" w:type="dxa"/>
          <w:left w:w="96" w:type="dxa"/>
          <w:bottom w:w="56" w:type="dxa"/>
          <w:right w:w="96" w:type="dxa"/>
        </w:tblCellMar>
      </w:tblPr>
      <w:tblGrid>
        <w:gridCol w:w="1707"/>
        <w:gridCol w:w="1781"/>
        <w:gridCol w:w="1688"/>
        <w:gridCol w:w="1825"/>
        <w:gridCol w:w="1494"/>
      </w:tblGrid>
      <w:tr w14:paraId="40F62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707" w:type="dxa"/>
            <w:vMerge w:val="restart"/>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61531F2A">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项目</w:t>
            </w:r>
          </w:p>
        </w:tc>
        <w:tc>
          <w:tcPr>
            <w:tcW w:w="1781" w:type="dxa"/>
            <w:vMerge w:val="restart"/>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677EB294">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期初余额</w:t>
            </w:r>
          </w:p>
        </w:tc>
        <w:tc>
          <w:tcPr>
            <w:tcW w:w="3513" w:type="dxa"/>
            <w:gridSpan w:val="2"/>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16054D63">
            <w:pPr>
              <w:keepNext w:val="0"/>
              <w:keepLines w:val="0"/>
              <w:widowControl/>
              <w:suppressLineNumbers w:val="0"/>
              <w:snapToGrid w:val="0"/>
              <w:jc w:val="center"/>
              <w:textAlignment w:val="bottom"/>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本期发生</w:t>
            </w:r>
          </w:p>
        </w:tc>
        <w:tc>
          <w:tcPr>
            <w:tcW w:w="1494" w:type="dxa"/>
            <w:vMerge w:val="restart"/>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66978A2">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期末余额</w:t>
            </w:r>
          </w:p>
        </w:tc>
      </w:tr>
      <w:tr w14:paraId="6F73C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707" w:type="dxa"/>
            <w:vMerge w:val="continue"/>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25AFFE12">
            <w:pPr>
              <w:snapToGrid w:val="0"/>
              <w:jc w:val="center"/>
              <w:rPr>
                <w:rFonts w:hint="default" w:ascii="Times New Roman" w:hAnsi="Times New Roman" w:eastAsia="楷体" w:cs="Times New Roman"/>
                <w:b w:val="0"/>
                <w:bCs/>
                <w:i w:val="0"/>
                <w:iCs w:val="0"/>
                <w:color w:val="000000"/>
                <w:sz w:val="21"/>
                <w:szCs w:val="21"/>
                <w:u w:val="none"/>
                <w:lang w:eastAsia="zh-CN"/>
              </w:rPr>
            </w:pPr>
          </w:p>
        </w:tc>
        <w:tc>
          <w:tcPr>
            <w:tcW w:w="1781" w:type="dxa"/>
            <w:vMerge w:val="continue"/>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67603F48">
            <w:pPr>
              <w:snapToGrid w:val="0"/>
              <w:jc w:val="center"/>
              <w:rPr>
                <w:rFonts w:hint="default" w:ascii="Times New Roman" w:hAnsi="Times New Roman" w:eastAsia="楷体" w:cs="Times New Roman"/>
                <w:b w:val="0"/>
                <w:bCs/>
                <w:i w:val="0"/>
                <w:iCs w:val="0"/>
                <w:color w:val="000000"/>
                <w:sz w:val="21"/>
                <w:szCs w:val="21"/>
                <w:u w:val="none"/>
                <w:lang w:eastAsia="zh-CN"/>
              </w:rPr>
            </w:pPr>
          </w:p>
        </w:tc>
        <w:tc>
          <w:tcPr>
            <w:tcW w:w="1688"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17856B2F">
            <w:pPr>
              <w:keepNext w:val="0"/>
              <w:keepLines w:val="0"/>
              <w:widowControl/>
              <w:suppressLineNumbers w:val="0"/>
              <w:snapToGrid w:val="0"/>
              <w:jc w:val="center"/>
              <w:textAlignment w:val="bottom"/>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借方</w:t>
            </w:r>
          </w:p>
        </w:tc>
        <w:tc>
          <w:tcPr>
            <w:tcW w:w="182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A01F1AD">
            <w:pPr>
              <w:keepNext w:val="0"/>
              <w:keepLines w:val="0"/>
              <w:widowControl/>
              <w:suppressLineNumbers w:val="0"/>
              <w:snapToGrid w:val="0"/>
              <w:jc w:val="center"/>
              <w:textAlignment w:val="bottom"/>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贷方</w:t>
            </w:r>
          </w:p>
        </w:tc>
        <w:tc>
          <w:tcPr>
            <w:tcW w:w="1494" w:type="dxa"/>
            <w:vMerge w:val="continue"/>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4F5337CC">
            <w:pPr>
              <w:snapToGrid w:val="0"/>
              <w:jc w:val="center"/>
              <w:rPr>
                <w:rFonts w:hint="default" w:ascii="Times New Roman" w:hAnsi="Times New Roman" w:eastAsia="楷体" w:cs="Times New Roman"/>
                <w:b w:val="0"/>
                <w:bCs/>
                <w:i w:val="0"/>
                <w:iCs w:val="0"/>
                <w:color w:val="000000"/>
                <w:sz w:val="21"/>
                <w:szCs w:val="21"/>
                <w:u w:val="none"/>
                <w:lang w:eastAsia="zh-CN"/>
              </w:rPr>
            </w:pPr>
          </w:p>
        </w:tc>
      </w:tr>
      <w:tr w14:paraId="09122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707"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1543D091">
            <w:pPr>
              <w:keepNext w:val="0"/>
              <w:keepLines w:val="0"/>
              <w:widowControl/>
              <w:suppressLineNumbers w:val="0"/>
              <w:snapToGrid w:val="0"/>
              <w:jc w:val="center"/>
              <w:textAlignment w:val="center"/>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增值税</w:t>
            </w:r>
          </w:p>
        </w:tc>
        <w:tc>
          <w:tcPr>
            <w:tcW w:w="178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482E2F9C">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-2,056,286.16</w:t>
            </w:r>
          </w:p>
        </w:tc>
        <w:tc>
          <w:tcPr>
            <w:tcW w:w="1688"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482B0D34">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7,130,438.95</w:t>
            </w:r>
          </w:p>
        </w:tc>
        <w:tc>
          <w:tcPr>
            <w:tcW w:w="182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38BDD98C">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9,658,737.11</w:t>
            </w:r>
          </w:p>
        </w:tc>
        <w:tc>
          <w:tcPr>
            <w:tcW w:w="149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2C009C0D">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472,012.00</w:t>
            </w:r>
          </w:p>
        </w:tc>
      </w:tr>
      <w:tr w14:paraId="7B5C1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707"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2868EF63">
            <w:pPr>
              <w:keepNext w:val="0"/>
              <w:keepLines w:val="0"/>
              <w:widowControl/>
              <w:suppressLineNumbers w:val="0"/>
              <w:snapToGrid w:val="0"/>
              <w:jc w:val="center"/>
              <w:textAlignment w:val="center"/>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城市维护建设税</w:t>
            </w:r>
          </w:p>
        </w:tc>
        <w:tc>
          <w:tcPr>
            <w:tcW w:w="178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562DF81">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47,820.28</w:t>
            </w:r>
          </w:p>
        </w:tc>
        <w:tc>
          <w:tcPr>
            <w:tcW w:w="1688"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FDA56A8">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91,856.87</w:t>
            </w:r>
          </w:p>
        </w:tc>
        <w:tc>
          <w:tcPr>
            <w:tcW w:w="182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11C8543F">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119,260.30</w:t>
            </w:r>
          </w:p>
        </w:tc>
        <w:tc>
          <w:tcPr>
            <w:tcW w:w="149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41C5CB40">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75,223.71</w:t>
            </w:r>
          </w:p>
        </w:tc>
      </w:tr>
      <w:tr w14:paraId="1FC77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707"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78F0980A">
            <w:pPr>
              <w:keepNext w:val="0"/>
              <w:keepLines w:val="0"/>
              <w:widowControl/>
              <w:suppressLineNumbers w:val="0"/>
              <w:snapToGrid w:val="0"/>
              <w:jc w:val="center"/>
              <w:textAlignment w:val="center"/>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教育费附加</w:t>
            </w:r>
          </w:p>
        </w:tc>
        <w:tc>
          <w:tcPr>
            <w:tcW w:w="178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38CF9A1C">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20,681.30</w:t>
            </w:r>
          </w:p>
        </w:tc>
        <w:tc>
          <w:tcPr>
            <w:tcW w:w="1688"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7D43277">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36,599.92</w:t>
            </w:r>
          </w:p>
        </w:tc>
        <w:tc>
          <w:tcPr>
            <w:tcW w:w="182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79C6C17">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48,157.35</w:t>
            </w:r>
          </w:p>
        </w:tc>
        <w:tc>
          <w:tcPr>
            <w:tcW w:w="149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3DC63FD3">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32,238.73</w:t>
            </w:r>
          </w:p>
        </w:tc>
      </w:tr>
      <w:tr w14:paraId="6D9FF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707"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4E7D3C9D">
            <w:pPr>
              <w:keepNext w:val="0"/>
              <w:keepLines w:val="0"/>
              <w:widowControl/>
              <w:suppressLineNumbers w:val="0"/>
              <w:snapToGrid w:val="0"/>
              <w:jc w:val="center"/>
              <w:textAlignment w:val="center"/>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地方教育费附加</w:t>
            </w:r>
          </w:p>
        </w:tc>
        <w:tc>
          <w:tcPr>
            <w:tcW w:w="178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C158848">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13,787.53</w:t>
            </w:r>
          </w:p>
        </w:tc>
        <w:tc>
          <w:tcPr>
            <w:tcW w:w="1688"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48583586">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24,399.94</w:t>
            </w:r>
          </w:p>
        </w:tc>
        <w:tc>
          <w:tcPr>
            <w:tcW w:w="182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876EB47">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32,104.90</w:t>
            </w:r>
          </w:p>
        </w:tc>
        <w:tc>
          <w:tcPr>
            <w:tcW w:w="149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6ED3F0A9">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21,492.49</w:t>
            </w:r>
          </w:p>
        </w:tc>
      </w:tr>
      <w:tr w14:paraId="7AB20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707"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33BE5FCA">
            <w:pPr>
              <w:keepNext w:val="0"/>
              <w:keepLines w:val="0"/>
              <w:widowControl/>
              <w:suppressLineNumbers w:val="0"/>
              <w:snapToGrid w:val="0"/>
              <w:jc w:val="center"/>
              <w:textAlignment w:val="center"/>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车辆购置税</w:t>
            </w:r>
          </w:p>
        </w:tc>
        <w:tc>
          <w:tcPr>
            <w:tcW w:w="178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16E5CB7E">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1688"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3F859DA0">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10,973.45</w:t>
            </w:r>
          </w:p>
        </w:tc>
        <w:tc>
          <w:tcPr>
            <w:tcW w:w="182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42C37667">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10,973.45</w:t>
            </w:r>
          </w:p>
        </w:tc>
        <w:tc>
          <w:tcPr>
            <w:tcW w:w="149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58135CEC">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r>
      <w:tr w14:paraId="782CD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707"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3E1E35D8">
            <w:pPr>
              <w:keepNext w:val="0"/>
              <w:keepLines w:val="0"/>
              <w:widowControl/>
              <w:suppressLineNumbers w:val="0"/>
              <w:snapToGrid w:val="0"/>
              <w:jc w:val="center"/>
              <w:textAlignment w:val="center"/>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应交个人所得税</w:t>
            </w:r>
          </w:p>
        </w:tc>
        <w:tc>
          <w:tcPr>
            <w:tcW w:w="178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34BFA3F3">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187,282.69</w:t>
            </w:r>
          </w:p>
        </w:tc>
        <w:tc>
          <w:tcPr>
            <w:tcW w:w="1688"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BE43BBF">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775,277.52</w:t>
            </w:r>
          </w:p>
        </w:tc>
        <w:tc>
          <w:tcPr>
            <w:tcW w:w="182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10D6831">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721,976.11</w:t>
            </w:r>
          </w:p>
        </w:tc>
        <w:tc>
          <w:tcPr>
            <w:tcW w:w="149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57E362F4">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133,981.28</w:t>
            </w:r>
          </w:p>
        </w:tc>
      </w:tr>
      <w:tr w14:paraId="7056B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707"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11C9EACB">
            <w:pPr>
              <w:keepNext w:val="0"/>
              <w:keepLines w:val="0"/>
              <w:widowControl/>
              <w:suppressLineNumbers w:val="0"/>
              <w:snapToGrid w:val="0"/>
              <w:jc w:val="center"/>
              <w:textAlignment w:val="center"/>
              <w:rPr>
                <w:rFonts w:hint="default" w:ascii="Times New Roman" w:hAnsi="Times New Roman" w:eastAsia="楷体" w:cs="Times New Roman"/>
                <w:b w:val="0"/>
                <w:bCs w:val="0"/>
                <w:i w:val="0"/>
                <w:iCs w:val="0"/>
                <w:color w:val="000000"/>
                <w:sz w:val="21"/>
                <w:szCs w:val="21"/>
                <w:u w:val="none"/>
              </w:rPr>
            </w:pPr>
            <w:r>
              <w:rPr>
                <w:rFonts w:hint="default" w:ascii="Times New Roman" w:hAnsi="Times New Roman" w:eastAsia="楷体" w:cs="Times New Roman"/>
                <w:b w:val="0"/>
                <w:bCs w:val="0"/>
                <w:i w:val="0"/>
                <w:iCs w:val="0"/>
                <w:color w:val="000000"/>
                <w:kern w:val="0"/>
                <w:sz w:val="21"/>
                <w:szCs w:val="21"/>
                <w:u w:val="none"/>
                <w:lang w:val="en-US" w:eastAsia="zh-CN" w:bidi="ar"/>
              </w:rPr>
              <w:t>印花税</w:t>
            </w:r>
          </w:p>
        </w:tc>
        <w:tc>
          <w:tcPr>
            <w:tcW w:w="178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1806FDE">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4,481.48</w:t>
            </w:r>
          </w:p>
        </w:tc>
        <w:tc>
          <w:tcPr>
            <w:tcW w:w="1688"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EF61DFF">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22,317.26</w:t>
            </w:r>
          </w:p>
        </w:tc>
        <w:tc>
          <w:tcPr>
            <w:tcW w:w="182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E0522E3">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25,943.60</w:t>
            </w:r>
          </w:p>
        </w:tc>
        <w:tc>
          <w:tcPr>
            <w:tcW w:w="149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7F3C5DEA">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8,107.82</w:t>
            </w:r>
          </w:p>
        </w:tc>
      </w:tr>
      <w:tr w14:paraId="1E5D2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707"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vAlign w:val="center"/>
          </w:tcPr>
          <w:p w14:paraId="6B05DAD2">
            <w:pPr>
              <w:keepNext w:val="0"/>
              <w:keepLines w:val="0"/>
              <w:widowControl/>
              <w:suppressLineNumbers w:val="0"/>
              <w:snapToGrid w:val="0"/>
              <w:jc w:val="center"/>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合计</w:t>
            </w:r>
          </w:p>
        </w:tc>
        <w:tc>
          <w:tcPr>
            <w:tcW w:w="1781"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center"/>
          </w:tcPr>
          <w:p w14:paraId="53C5725A">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-1,782,232.88</w:t>
            </w:r>
          </w:p>
        </w:tc>
        <w:tc>
          <w:tcPr>
            <w:tcW w:w="1688"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center"/>
          </w:tcPr>
          <w:p w14:paraId="03671F5E">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8,091,863.91</w:t>
            </w:r>
          </w:p>
        </w:tc>
        <w:tc>
          <w:tcPr>
            <w:tcW w:w="1825"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center"/>
          </w:tcPr>
          <w:p w14:paraId="612EA4EE">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10,617,152.82</w:t>
            </w:r>
          </w:p>
        </w:tc>
        <w:tc>
          <w:tcPr>
            <w:tcW w:w="1494"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vAlign w:val="center"/>
          </w:tcPr>
          <w:p w14:paraId="1119674C">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743,056.03</w:t>
            </w:r>
          </w:p>
        </w:tc>
      </w:tr>
    </w:tbl>
    <w:p w14:paraId="6079E488">
      <w:pPr>
        <w:bidi w:val="0"/>
        <w:rPr>
          <w:rFonts w:hint="default" w:ascii="Times New Roman" w:hAnsi="Times New Roman" w:cs="Times New Roman"/>
          <w:lang w:val="en-US" w:eastAsia="zh-CN"/>
        </w:rPr>
      </w:pPr>
    </w:p>
    <w:p w14:paraId="0D3B5EE0">
      <w:pPr>
        <w:pStyle w:val="50"/>
        <w:keepNext w:val="0"/>
        <w:keepLines w:val="0"/>
        <w:pageBreakBefore w:val="0"/>
        <w:kinsoku/>
        <w:wordWrap/>
        <w:overflowPunct/>
        <w:topLinePunct w:val="0"/>
        <w:bidi w:val="0"/>
        <w:spacing w:beforeAutospacing="0" w:afterAutospacing="0" w:line="360" w:lineRule="auto"/>
        <w:ind w:left="0" w:leftChars="0" w:firstLine="480" w:firstLineChars="200"/>
        <w:textAlignment w:val="auto"/>
        <w:outlineLvl w:val="2"/>
        <w:rPr>
          <w:rFonts w:hint="default" w:ascii="Times New Roman" w:hAnsi="Times New Roman" w:eastAsia="楷体" w:cs="Times New Roman"/>
          <w:b/>
          <w:bCs/>
        </w:rPr>
      </w:pPr>
      <w:bookmarkStart w:id="86" w:name="_Toc9716"/>
      <w:r>
        <w:rPr>
          <w:rFonts w:hint="default" w:ascii="Times New Roman" w:hAnsi="Times New Roman" w:eastAsia="楷体" w:cs="Times New Roman"/>
          <w:b/>
          <w:bCs/>
          <w:lang w:val="en-US" w:eastAsia="zh-CN"/>
        </w:rPr>
        <w:t>四</w:t>
      </w:r>
      <w:r>
        <w:rPr>
          <w:rFonts w:hint="default" w:ascii="Times New Roman" w:hAnsi="Times New Roman" w:eastAsia="楷体" w:cs="Times New Roman"/>
          <w:b/>
          <w:bCs/>
        </w:rPr>
        <w:t>、利润表科目分析</w:t>
      </w:r>
      <w:bookmarkEnd w:id="86"/>
    </w:p>
    <w:p w14:paraId="2947EB62">
      <w:pPr>
        <w:pStyle w:val="50"/>
        <w:keepNext w:val="0"/>
        <w:keepLines w:val="0"/>
        <w:pageBreakBefore w:val="0"/>
        <w:kinsoku/>
        <w:wordWrap/>
        <w:overflowPunct/>
        <w:topLinePunct w:val="0"/>
        <w:bidi w:val="0"/>
        <w:spacing w:beforeAutospacing="0" w:afterAutospacing="0" w:line="360" w:lineRule="auto"/>
        <w:ind w:left="0" w:leftChars="0" w:firstLine="480" w:firstLineChars="200"/>
        <w:textAlignment w:val="auto"/>
        <w:outlineLvl w:val="9"/>
        <w:rPr>
          <w:rFonts w:hint="default" w:ascii="Times New Roman" w:hAnsi="Times New Roman" w:eastAsia="楷体" w:cs="Times New Roman"/>
          <w:b w:val="0"/>
          <w:bCs w:val="0"/>
          <w:u w:val="single"/>
          <w:lang w:eastAsia="zh-CN"/>
        </w:rPr>
      </w:pPr>
      <w:r>
        <w:rPr>
          <w:rFonts w:hint="default" w:ascii="Times New Roman" w:hAnsi="Times New Roman" w:eastAsia="楷体" w:cs="Times New Roman"/>
          <w:b w:val="0"/>
          <w:bCs w:val="0"/>
          <w:u w:val="single"/>
          <w:lang w:eastAsia="zh-CN"/>
        </w:rPr>
        <w:t>【截至2024年12月31日的利润表科目明细数据，由北京兴华会计师事务所（特殊普通合伙）于2025年7月3日出具的[2025]京会兴浙分审字第00630096号审计报告提供；2025年1月1日至6月30日期间的财务数据，取自杭州灵西机器人智能科技有限公司提交的合并利润表。】</w:t>
      </w:r>
    </w:p>
    <w:p w14:paraId="62922020">
      <w:pPr>
        <w:pageBreakBefore w:val="0"/>
        <w:kinsoku/>
        <w:wordWrap/>
        <w:overflowPunct/>
        <w:topLinePunct w:val="0"/>
        <w:bidi w:val="0"/>
        <w:spacing w:beforeAutospacing="0" w:afterAutospacing="0" w:line="360" w:lineRule="auto"/>
        <w:ind w:left="0" w:leftChars="0" w:firstLine="480" w:firstLineChars="200"/>
        <w:textAlignment w:val="auto"/>
        <w:rPr>
          <w:rFonts w:hint="default" w:ascii="Times New Roman" w:hAnsi="Times New Roman" w:eastAsia="楷体" w:cs="Times New Roman"/>
          <w:b/>
          <w:bCs/>
          <w:lang w:val="en-US" w:eastAsia="zh-CN"/>
        </w:rPr>
      </w:pPr>
      <w:r>
        <w:rPr>
          <w:rFonts w:hint="default" w:ascii="Times New Roman" w:hAnsi="Times New Roman" w:eastAsia="楷体" w:cs="Times New Roman"/>
          <w:b/>
          <w:bCs/>
          <w:lang w:val="en-US" w:eastAsia="zh-CN"/>
        </w:rPr>
        <w:t>1.主营业务收入</w:t>
      </w:r>
    </w:p>
    <w:p w14:paraId="3B598A7A">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从整体收入规模看，灵西机器人近年呈现波动特征，这与智能制造产业周期及公司业务布局调整密切相关。2023年，依托新能源行业高速发展契机，公司以3D视觉技术切入新能源产线检测环节，主营业务收入达10,765.64万元，其中新能源业务以7,530.56万元收入、70%高占比，成为核心增长引擎。2024年，新能源行业竞争加剧，叠加部分客户产线迭代放缓，公司新能源业务收入降至5,787.60万元，虽通过拓展拆码垛业务（收入3,586.55万元，占比34%）、培育专机类（收入745.58万元，占比7%）及新视觉业务（收入319.03万元，占比3%）弥补缺口，但主营业务收入仍微降至10,553.32万元，折射出业务多元布局尚处适配产业周期的调整阶段。</w:t>
      </w:r>
    </w:p>
    <w:p w14:paraId="0205C301">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2025年1-6月，公司聚焦新能源业务复苏机遇，凭借算法优化、设备小型化升级，新能源业务收入回升至3,480.20万元，以76%超高占比拉动整体收入达4,586.49万元，展现出核心业务对产业需求的快速响应能力；不过拆码垛业务（收入1,104.52万元，占比24%）增速放缓，相机类（收入1.77万元，占比0%）、专机类与新视觉业务暂未贡献收入，反映业务协同性仍待强化。不同业务板块的收入变动，既体现新能源产业周期波动对公司营收的直接冲击，也反映公司围绕“3D+AI”技术，向拆码垛、专机集成等多元场景渗透的市场策略动态调整逻辑，各板块因技术复用度、行业需求弹性差异，对总收入的贡献及占比呈现显著分化，后续需关注新能源业务能否持续复苏、新兴业务能否突破增长瓶颈，以推动全年收入回升并构建更具韧性的营收结构。</w:t>
      </w:r>
    </w:p>
    <w:p w14:paraId="590D3679">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2023年、2024年及2025年1-6月主营业收入明细如下:</w:t>
      </w:r>
    </w:p>
    <w:p w14:paraId="26E4033E">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jc w:val="right"/>
        <w:textAlignment w:val="auto"/>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人民币（万元）</w:t>
      </w:r>
    </w:p>
    <w:tbl>
      <w:tblPr>
        <w:tblStyle w:val="27"/>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56" w:type="dxa"/>
          <w:left w:w="96" w:type="dxa"/>
          <w:bottom w:w="56" w:type="dxa"/>
          <w:right w:w="96" w:type="dxa"/>
        </w:tblCellMar>
      </w:tblPr>
      <w:tblGrid>
        <w:gridCol w:w="747"/>
        <w:gridCol w:w="1316"/>
        <w:gridCol w:w="1042"/>
        <w:gridCol w:w="1032"/>
        <w:gridCol w:w="1326"/>
        <w:gridCol w:w="1292"/>
        <w:gridCol w:w="1743"/>
      </w:tblGrid>
      <w:tr w14:paraId="695B4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747" w:type="dxa"/>
            <w:tcBorders>
              <w:top w:val="single" w:color="000000" w:sz="8" w:space="0"/>
              <w:left w:val="single" w:color="000000" w:sz="8" w:space="0"/>
              <w:bottom w:val="single" w:color="000000" w:sz="4" w:space="0"/>
              <w:right w:val="single" w:color="000000" w:sz="4" w:space="0"/>
            </w:tcBorders>
            <w:shd w:val="clear" w:color="auto" w:fill="FFFFFF"/>
            <w:vAlign w:val="center"/>
          </w:tcPr>
          <w:p w14:paraId="06BF5441">
            <w:pPr>
              <w:keepNext w:val="0"/>
              <w:keepLines w:val="0"/>
              <w:pageBreakBefore w:val="0"/>
              <w:widowControl w:val="0"/>
              <w:suppressLineNumbers w:val="0"/>
              <w:kinsoku/>
              <w:wordWrap/>
              <w:overflowPunct/>
              <w:topLinePunct w:val="0"/>
              <w:autoSpaceDE/>
              <w:autoSpaceDN/>
              <w:bidi w:val="0"/>
              <w:adjustRightInd/>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行业类别</w:t>
            </w:r>
          </w:p>
        </w:tc>
        <w:tc>
          <w:tcPr>
            <w:tcW w:w="1316" w:type="dxa"/>
            <w:tcBorders>
              <w:top w:val="single" w:color="000000" w:sz="8" w:space="0"/>
              <w:left w:val="single" w:color="000000" w:sz="4" w:space="0"/>
              <w:bottom w:val="single" w:color="000000" w:sz="4" w:space="0"/>
              <w:right w:val="single" w:color="000000" w:sz="4" w:space="0"/>
            </w:tcBorders>
            <w:shd w:val="clear" w:color="auto" w:fill="FFFFFF"/>
            <w:vAlign w:val="center"/>
          </w:tcPr>
          <w:p w14:paraId="4D0435A2">
            <w:pPr>
              <w:keepNext w:val="0"/>
              <w:keepLines w:val="0"/>
              <w:pageBreakBefore w:val="0"/>
              <w:widowControl w:val="0"/>
              <w:suppressLineNumbers w:val="0"/>
              <w:kinsoku/>
              <w:wordWrap/>
              <w:overflowPunct/>
              <w:topLinePunct w:val="0"/>
              <w:autoSpaceDE/>
              <w:autoSpaceDN/>
              <w:bidi w:val="0"/>
              <w:adjustRightInd/>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23年收入</w:t>
            </w:r>
          </w:p>
        </w:tc>
        <w:tc>
          <w:tcPr>
            <w:tcW w:w="1042" w:type="dxa"/>
            <w:tcBorders>
              <w:top w:val="single" w:color="000000" w:sz="8" w:space="0"/>
              <w:left w:val="single" w:color="000000" w:sz="4" w:space="0"/>
              <w:bottom w:val="single" w:color="000000" w:sz="4" w:space="0"/>
              <w:right w:val="single" w:color="000000" w:sz="4" w:space="0"/>
            </w:tcBorders>
            <w:shd w:val="clear" w:color="auto" w:fill="FFFFFF"/>
            <w:vAlign w:val="center"/>
          </w:tcPr>
          <w:p w14:paraId="46688D2F">
            <w:pPr>
              <w:keepNext w:val="0"/>
              <w:keepLines w:val="0"/>
              <w:pageBreakBefore w:val="0"/>
              <w:widowControl w:val="0"/>
              <w:suppressLineNumbers w:val="0"/>
              <w:kinsoku/>
              <w:wordWrap/>
              <w:overflowPunct/>
              <w:topLinePunct w:val="0"/>
              <w:autoSpaceDE/>
              <w:autoSpaceDN/>
              <w:bidi w:val="0"/>
              <w:adjustRightInd/>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23年占总收入比例</w:t>
            </w:r>
          </w:p>
        </w:tc>
        <w:tc>
          <w:tcPr>
            <w:tcW w:w="1032" w:type="dxa"/>
            <w:tcBorders>
              <w:top w:val="single" w:color="000000" w:sz="8" w:space="0"/>
              <w:left w:val="single" w:color="000000" w:sz="4" w:space="0"/>
              <w:bottom w:val="single" w:color="000000" w:sz="4" w:space="0"/>
              <w:right w:val="single" w:color="000000" w:sz="4" w:space="0"/>
            </w:tcBorders>
            <w:shd w:val="clear" w:color="auto" w:fill="FFFFFF"/>
            <w:vAlign w:val="center"/>
          </w:tcPr>
          <w:p w14:paraId="7B00EFB6">
            <w:pPr>
              <w:keepNext w:val="0"/>
              <w:keepLines w:val="0"/>
              <w:pageBreakBefore w:val="0"/>
              <w:widowControl w:val="0"/>
              <w:suppressLineNumbers w:val="0"/>
              <w:kinsoku/>
              <w:wordWrap/>
              <w:overflowPunct/>
              <w:topLinePunct w:val="0"/>
              <w:autoSpaceDE/>
              <w:autoSpaceDN/>
              <w:bidi w:val="0"/>
              <w:adjustRightInd/>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24年收入</w:t>
            </w:r>
          </w:p>
        </w:tc>
        <w:tc>
          <w:tcPr>
            <w:tcW w:w="1326" w:type="dxa"/>
            <w:tcBorders>
              <w:top w:val="single" w:color="000000" w:sz="8" w:space="0"/>
              <w:left w:val="single" w:color="000000" w:sz="4" w:space="0"/>
              <w:bottom w:val="single" w:color="000000" w:sz="4" w:space="0"/>
              <w:right w:val="single" w:color="000000" w:sz="4" w:space="0"/>
            </w:tcBorders>
            <w:shd w:val="clear" w:color="auto" w:fill="FFFFFF"/>
            <w:vAlign w:val="center"/>
          </w:tcPr>
          <w:p w14:paraId="084A0799">
            <w:pPr>
              <w:keepNext w:val="0"/>
              <w:keepLines w:val="0"/>
              <w:pageBreakBefore w:val="0"/>
              <w:widowControl w:val="0"/>
              <w:suppressLineNumbers w:val="0"/>
              <w:kinsoku/>
              <w:wordWrap/>
              <w:overflowPunct/>
              <w:topLinePunct w:val="0"/>
              <w:autoSpaceDE/>
              <w:autoSpaceDN/>
              <w:bidi w:val="0"/>
              <w:adjustRightInd/>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24年占总收入比例</w:t>
            </w:r>
          </w:p>
        </w:tc>
        <w:tc>
          <w:tcPr>
            <w:tcW w:w="1292" w:type="dxa"/>
            <w:tcBorders>
              <w:top w:val="single" w:color="000000" w:sz="8" w:space="0"/>
              <w:left w:val="single" w:color="000000" w:sz="4" w:space="0"/>
              <w:bottom w:val="single" w:color="000000" w:sz="4" w:space="0"/>
              <w:right w:val="single" w:color="000000" w:sz="4" w:space="0"/>
            </w:tcBorders>
            <w:shd w:val="clear" w:color="auto" w:fill="FFFFFF"/>
            <w:vAlign w:val="center"/>
          </w:tcPr>
          <w:p w14:paraId="5DAD7CE7">
            <w:pPr>
              <w:keepNext w:val="0"/>
              <w:keepLines w:val="0"/>
              <w:pageBreakBefore w:val="0"/>
              <w:widowControl w:val="0"/>
              <w:suppressLineNumbers w:val="0"/>
              <w:kinsoku/>
              <w:wordWrap/>
              <w:overflowPunct/>
              <w:topLinePunct w:val="0"/>
              <w:autoSpaceDE/>
              <w:autoSpaceDN/>
              <w:bidi w:val="0"/>
              <w:adjustRightInd/>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25年Q1-Q2收入</w:t>
            </w:r>
          </w:p>
        </w:tc>
        <w:tc>
          <w:tcPr>
            <w:tcW w:w="1743" w:type="dxa"/>
            <w:tcBorders>
              <w:top w:val="single" w:color="000000" w:sz="8" w:space="0"/>
              <w:left w:val="single" w:color="000000" w:sz="4" w:space="0"/>
              <w:bottom w:val="single" w:color="000000" w:sz="4" w:space="0"/>
              <w:right w:val="single" w:color="000000" w:sz="8" w:space="0"/>
            </w:tcBorders>
            <w:shd w:val="clear" w:color="auto" w:fill="FFFFFF"/>
            <w:vAlign w:val="center"/>
          </w:tcPr>
          <w:p w14:paraId="7F6BE522">
            <w:pPr>
              <w:keepNext w:val="0"/>
              <w:keepLines w:val="0"/>
              <w:pageBreakBefore w:val="0"/>
              <w:widowControl w:val="0"/>
              <w:suppressLineNumbers w:val="0"/>
              <w:kinsoku/>
              <w:wordWrap/>
              <w:overflowPunct/>
              <w:topLinePunct w:val="0"/>
              <w:autoSpaceDE/>
              <w:autoSpaceDN/>
              <w:bidi w:val="0"/>
              <w:adjustRightInd/>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25年Q1-Q2占总收入比例</w:t>
            </w:r>
          </w:p>
        </w:tc>
      </w:tr>
      <w:tr w14:paraId="55968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747" w:type="dxa"/>
            <w:tcBorders>
              <w:top w:val="single" w:color="000000" w:sz="4" w:space="0"/>
              <w:left w:val="single" w:color="000000" w:sz="8" w:space="0"/>
              <w:bottom w:val="single" w:color="000000" w:sz="4" w:space="0"/>
              <w:right w:val="single" w:color="000000" w:sz="4" w:space="0"/>
            </w:tcBorders>
            <w:shd w:val="clear" w:color="auto" w:fill="FFFFFF"/>
            <w:vAlign w:val="center"/>
          </w:tcPr>
          <w:p w14:paraId="785C12E2">
            <w:pPr>
              <w:keepNext w:val="0"/>
              <w:keepLines w:val="0"/>
              <w:pageBreakBefore w:val="0"/>
              <w:widowControl w:val="0"/>
              <w:suppressLineNumbers w:val="0"/>
              <w:kinsoku/>
              <w:wordWrap/>
              <w:overflowPunct/>
              <w:topLinePunct w:val="0"/>
              <w:autoSpaceDE/>
              <w:autoSpaceDN/>
              <w:bidi w:val="0"/>
              <w:adjustRightInd/>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新能源</w:t>
            </w:r>
          </w:p>
        </w:tc>
        <w:tc>
          <w:tcPr>
            <w:tcW w:w="13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31D28E">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7,530.56</w:t>
            </w:r>
          </w:p>
        </w:tc>
        <w:tc>
          <w:tcPr>
            <w:tcW w:w="10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1EFDAE">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70%</w:t>
            </w:r>
          </w:p>
        </w:tc>
        <w:tc>
          <w:tcPr>
            <w:tcW w:w="10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9564BC">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5,787.60</w:t>
            </w:r>
          </w:p>
        </w:tc>
        <w:tc>
          <w:tcPr>
            <w:tcW w:w="13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BB369B">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55%</w:t>
            </w:r>
          </w:p>
        </w:tc>
        <w:tc>
          <w:tcPr>
            <w:tcW w:w="12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4577E9">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3,480.20</w:t>
            </w:r>
          </w:p>
        </w:tc>
        <w:tc>
          <w:tcPr>
            <w:tcW w:w="1743" w:type="dxa"/>
            <w:tcBorders>
              <w:top w:val="single" w:color="000000" w:sz="4" w:space="0"/>
              <w:left w:val="single" w:color="000000" w:sz="4" w:space="0"/>
              <w:bottom w:val="single" w:color="000000" w:sz="4" w:space="0"/>
              <w:right w:val="single" w:color="000000" w:sz="8" w:space="0"/>
            </w:tcBorders>
            <w:shd w:val="clear" w:color="auto" w:fill="FFFFFF"/>
            <w:vAlign w:val="center"/>
          </w:tcPr>
          <w:p w14:paraId="57AD8EF5">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76%</w:t>
            </w:r>
          </w:p>
        </w:tc>
      </w:tr>
      <w:tr w14:paraId="3317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747" w:type="dxa"/>
            <w:tcBorders>
              <w:top w:val="single" w:color="000000" w:sz="4" w:space="0"/>
              <w:left w:val="single" w:color="000000" w:sz="8" w:space="0"/>
              <w:bottom w:val="single" w:color="000000" w:sz="4" w:space="0"/>
              <w:right w:val="single" w:color="000000" w:sz="4" w:space="0"/>
            </w:tcBorders>
            <w:shd w:val="clear" w:color="auto" w:fill="FFFFFF"/>
            <w:vAlign w:val="center"/>
          </w:tcPr>
          <w:p w14:paraId="7CE1CB27">
            <w:pPr>
              <w:keepNext w:val="0"/>
              <w:keepLines w:val="0"/>
              <w:pageBreakBefore w:val="0"/>
              <w:widowControl w:val="0"/>
              <w:suppressLineNumbers w:val="0"/>
              <w:kinsoku/>
              <w:wordWrap/>
              <w:overflowPunct/>
              <w:topLinePunct w:val="0"/>
              <w:autoSpaceDE/>
              <w:autoSpaceDN/>
              <w:bidi w:val="0"/>
              <w:adjustRightInd/>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拆码垛</w:t>
            </w:r>
          </w:p>
        </w:tc>
        <w:tc>
          <w:tcPr>
            <w:tcW w:w="13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F48703">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2,853.29</w:t>
            </w:r>
          </w:p>
        </w:tc>
        <w:tc>
          <w:tcPr>
            <w:tcW w:w="10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BC3569">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27%</w:t>
            </w:r>
          </w:p>
        </w:tc>
        <w:tc>
          <w:tcPr>
            <w:tcW w:w="10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B06D27">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3,586.55</w:t>
            </w:r>
          </w:p>
        </w:tc>
        <w:tc>
          <w:tcPr>
            <w:tcW w:w="13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714C78">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34%</w:t>
            </w:r>
          </w:p>
        </w:tc>
        <w:tc>
          <w:tcPr>
            <w:tcW w:w="12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D006F4">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1,104.52</w:t>
            </w:r>
          </w:p>
        </w:tc>
        <w:tc>
          <w:tcPr>
            <w:tcW w:w="1743" w:type="dxa"/>
            <w:tcBorders>
              <w:top w:val="single" w:color="000000" w:sz="4" w:space="0"/>
              <w:left w:val="single" w:color="000000" w:sz="4" w:space="0"/>
              <w:bottom w:val="single" w:color="000000" w:sz="4" w:space="0"/>
              <w:right w:val="single" w:color="000000" w:sz="8" w:space="0"/>
            </w:tcBorders>
            <w:shd w:val="clear" w:color="auto" w:fill="FFFFFF"/>
            <w:vAlign w:val="center"/>
          </w:tcPr>
          <w:p w14:paraId="13E27545">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24%</w:t>
            </w:r>
          </w:p>
        </w:tc>
      </w:tr>
      <w:tr w14:paraId="01738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747" w:type="dxa"/>
            <w:tcBorders>
              <w:top w:val="single" w:color="000000" w:sz="4" w:space="0"/>
              <w:left w:val="single" w:color="000000" w:sz="8" w:space="0"/>
              <w:bottom w:val="single" w:color="000000" w:sz="4" w:space="0"/>
              <w:right w:val="single" w:color="000000" w:sz="4" w:space="0"/>
            </w:tcBorders>
            <w:shd w:val="clear" w:color="auto" w:fill="FFFFFF"/>
            <w:vAlign w:val="center"/>
          </w:tcPr>
          <w:p w14:paraId="6C0269BB">
            <w:pPr>
              <w:keepNext w:val="0"/>
              <w:keepLines w:val="0"/>
              <w:pageBreakBefore w:val="0"/>
              <w:widowControl w:val="0"/>
              <w:suppressLineNumbers w:val="0"/>
              <w:kinsoku/>
              <w:wordWrap/>
              <w:overflowPunct/>
              <w:topLinePunct w:val="0"/>
              <w:autoSpaceDE/>
              <w:autoSpaceDN/>
              <w:bidi w:val="0"/>
              <w:adjustRightInd/>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相机类</w:t>
            </w:r>
          </w:p>
        </w:tc>
        <w:tc>
          <w:tcPr>
            <w:tcW w:w="13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4B8B40">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82.68</w:t>
            </w:r>
          </w:p>
        </w:tc>
        <w:tc>
          <w:tcPr>
            <w:tcW w:w="10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DD9609">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w:t>
            </w:r>
          </w:p>
        </w:tc>
        <w:tc>
          <w:tcPr>
            <w:tcW w:w="10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8C9E44">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97.49</w:t>
            </w:r>
          </w:p>
        </w:tc>
        <w:tc>
          <w:tcPr>
            <w:tcW w:w="13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746159">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w:t>
            </w:r>
          </w:p>
        </w:tc>
        <w:tc>
          <w:tcPr>
            <w:tcW w:w="12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E2D7B6">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1.77</w:t>
            </w:r>
          </w:p>
        </w:tc>
        <w:tc>
          <w:tcPr>
            <w:tcW w:w="1743" w:type="dxa"/>
            <w:tcBorders>
              <w:top w:val="single" w:color="000000" w:sz="4" w:space="0"/>
              <w:left w:val="single" w:color="000000" w:sz="4" w:space="0"/>
              <w:bottom w:val="single" w:color="000000" w:sz="4" w:space="0"/>
              <w:right w:val="single" w:color="000000" w:sz="8" w:space="0"/>
            </w:tcBorders>
            <w:shd w:val="clear" w:color="auto" w:fill="FFFFFF"/>
            <w:vAlign w:val="center"/>
          </w:tcPr>
          <w:p w14:paraId="227D9488">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0%</w:t>
            </w:r>
          </w:p>
        </w:tc>
      </w:tr>
      <w:tr w14:paraId="6242B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747" w:type="dxa"/>
            <w:tcBorders>
              <w:top w:val="single" w:color="000000" w:sz="4" w:space="0"/>
              <w:left w:val="single" w:color="000000" w:sz="8" w:space="0"/>
              <w:bottom w:val="single" w:color="000000" w:sz="4" w:space="0"/>
              <w:right w:val="single" w:color="000000" w:sz="4" w:space="0"/>
            </w:tcBorders>
            <w:shd w:val="clear" w:color="auto" w:fill="FFFFFF"/>
            <w:vAlign w:val="center"/>
          </w:tcPr>
          <w:p w14:paraId="654F4FE4">
            <w:pPr>
              <w:keepNext w:val="0"/>
              <w:keepLines w:val="0"/>
              <w:pageBreakBefore w:val="0"/>
              <w:widowControl w:val="0"/>
              <w:suppressLineNumbers w:val="0"/>
              <w:kinsoku/>
              <w:wordWrap/>
              <w:overflowPunct/>
              <w:topLinePunct w:val="0"/>
              <w:autoSpaceDE/>
              <w:autoSpaceDN/>
              <w:bidi w:val="0"/>
              <w:adjustRightInd/>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专机类</w:t>
            </w:r>
          </w:p>
        </w:tc>
        <w:tc>
          <w:tcPr>
            <w:tcW w:w="13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7793FA">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299.12</w:t>
            </w:r>
          </w:p>
        </w:tc>
        <w:tc>
          <w:tcPr>
            <w:tcW w:w="10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ADB488">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w:t>
            </w:r>
          </w:p>
        </w:tc>
        <w:tc>
          <w:tcPr>
            <w:tcW w:w="10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AA559C">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745.58</w:t>
            </w:r>
          </w:p>
        </w:tc>
        <w:tc>
          <w:tcPr>
            <w:tcW w:w="13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52FA58">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7%</w:t>
            </w:r>
          </w:p>
        </w:tc>
        <w:tc>
          <w:tcPr>
            <w:tcW w:w="12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865145">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1743" w:type="dxa"/>
            <w:tcBorders>
              <w:top w:val="single" w:color="000000" w:sz="4" w:space="0"/>
              <w:left w:val="single" w:color="000000" w:sz="4" w:space="0"/>
              <w:bottom w:val="single" w:color="000000" w:sz="4" w:space="0"/>
              <w:right w:val="single" w:color="000000" w:sz="8" w:space="0"/>
            </w:tcBorders>
            <w:shd w:val="clear" w:color="auto" w:fill="FFFFFF"/>
            <w:vAlign w:val="center"/>
          </w:tcPr>
          <w:p w14:paraId="08FB8E44">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0%</w:t>
            </w:r>
          </w:p>
        </w:tc>
      </w:tr>
      <w:tr w14:paraId="6EF4E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747" w:type="dxa"/>
            <w:tcBorders>
              <w:top w:val="single" w:color="000000" w:sz="4" w:space="0"/>
              <w:left w:val="single" w:color="000000" w:sz="8" w:space="0"/>
              <w:bottom w:val="single" w:color="000000" w:sz="4" w:space="0"/>
              <w:right w:val="single" w:color="000000" w:sz="4" w:space="0"/>
            </w:tcBorders>
            <w:shd w:val="clear" w:color="auto" w:fill="FFFFFF"/>
            <w:vAlign w:val="center"/>
          </w:tcPr>
          <w:p w14:paraId="4E7CA5E8">
            <w:pPr>
              <w:keepNext w:val="0"/>
              <w:keepLines w:val="0"/>
              <w:pageBreakBefore w:val="0"/>
              <w:widowControl w:val="0"/>
              <w:suppressLineNumbers w:val="0"/>
              <w:kinsoku/>
              <w:wordWrap/>
              <w:overflowPunct/>
              <w:topLinePunct w:val="0"/>
              <w:autoSpaceDE/>
              <w:autoSpaceDN/>
              <w:bidi w:val="0"/>
              <w:adjustRightInd/>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新视觉</w:t>
            </w:r>
          </w:p>
        </w:tc>
        <w:tc>
          <w:tcPr>
            <w:tcW w:w="13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25C4F0">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10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8F9A44">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0%</w:t>
            </w:r>
          </w:p>
        </w:tc>
        <w:tc>
          <w:tcPr>
            <w:tcW w:w="10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B08C1F">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319.03</w:t>
            </w:r>
          </w:p>
        </w:tc>
        <w:tc>
          <w:tcPr>
            <w:tcW w:w="13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C0F56B">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w:t>
            </w:r>
          </w:p>
        </w:tc>
        <w:tc>
          <w:tcPr>
            <w:tcW w:w="12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409A41">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1743" w:type="dxa"/>
            <w:tcBorders>
              <w:top w:val="single" w:color="000000" w:sz="4" w:space="0"/>
              <w:left w:val="single" w:color="000000" w:sz="4" w:space="0"/>
              <w:bottom w:val="single" w:color="000000" w:sz="4" w:space="0"/>
              <w:right w:val="single" w:color="000000" w:sz="8" w:space="0"/>
            </w:tcBorders>
            <w:shd w:val="clear" w:color="auto" w:fill="FFFFFF"/>
            <w:vAlign w:val="center"/>
          </w:tcPr>
          <w:p w14:paraId="4D100E80">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0%</w:t>
            </w:r>
          </w:p>
        </w:tc>
      </w:tr>
      <w:tr w14:paraId="61F42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747" w:type="dxa"/>
            <w:tcBorders>
              <w:top w:val="single" w:color="000000" w:sz="4" w:space="0"/>
              <w:left w:val="single" w:color="000000" w:sz="8" w:space="0"/>
              <w:bottom w:val="single" w:color="000000" w:sz="8" w:space="0"/>
              <w:right w:val="single" w:color="000000" w:sz="4" w:space="0"/>
            </w:tcBorders>
            <w:shd w:val="clear" w:color="auto" w:fill="FFFFFF"/>
            <w:vAlign w:val="center"/>
          </w:tcPr>
          <w:p w14:paraId="5C99351E">
            <w:pPr>
              <w:keepNext w:val="0"/>
              <w:keepLines w:val="0"/>
              <w:pageBreakBefore w:val="0"/>
              <w:widowControl w:val="0"/>
              <w:suppressLineNumbers w:val="0"/>
              <w:kinsoku/>
              <w:wordWrap/>
              <w:overflowPunct/>
              <w:topLinePunct w:val="0"/>
              <w:autoSpaceDE/>
              <w:autoSpaceDN/>
              <w:bidi w:val="0"/>
              <w:adjustRightInd/>
              <w:snapToGrid w:val="0"/>
              <w:jc w:val="center"/>
              <w:textAlignment w:val="center"/>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合计</w:t>
            </w:r>
          </w:p>
        </w:tc>
        <w:tc>
          <w:tcPr>
            <w:tcW w:w="1316" w:type="dxa"/>
            <w:tcBorders>
              <w:top w:val="single" w:color="000000" w:sz="4" w:space="0"/>
              <w:left w:val="single" w:color="000000" w:sz="4" w:space="0"/>
              <w:bottom w:val="single" w:color="000000" w:sz="8" w:space="0"/>
              <w:right w:val="single" w:color="000000" w:sz="4" w:space="0"/>
            </w:tcBorders>
            <w:shd w:val="clear" w:color="auto" w:fill="auto"/>
            <w:vAlign w:val="center"/>
          </w:tcPr>
          <w:p w14:paraId="68F691B2">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10,765.64</w:t>
            </w:r>
          </w:p>
        </w:tc>
        <w:tc>
          <w:tcPr>
            <w:tcW w:w="1042" w:type="dxa"/>
            <w:tcBorders>
              <w:top w:val="single" w:color="000000" w:sz="4" w:space="0"/>
              <w:left w:val="single" w:color="000000" w:sz="4" w:space="0"/>
              <w:bottom w:val="single" w:color="000000" w:sz="8" w:space="0"/>
              <w:right w:val="single" w:color="000000" w:sz="4" w:space="0"/>
            </w:tcBorders>
            <w:shd w:val="clear" w:color="auto" w:fill="FFFFFF"/>
            <w:vAlign w:val="center"/>
          </w:tcPr>
          <w:p w14:paraId="703D549C">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100%</w:t>
            </w:r>
          </w:p>
        </w:tc>
        <w:tc>
          <w:tcPr>
            <w:tcW w:w="1032" w:type="dxa"/>
            <w:tcBorders>
              <w:top w:val="single" w:color="000000" w:sz="4" w:space="0"/>
              <w:left w:val="single" w:color="000000" w:sz="4" w:space="0"/>
              <w:bottom w:val="single" w:color="000000" w:sz="8" w:space="0"/>
              <w:right w:val="single" w:color="000000" w:sz="4" w:space="0"/>
            </w:tcBorders>
            <w:shd w:val="clear" w:color="auto" w:fill="auto"/>
            <w:vAlign w:val="center"/>
          </w:tcPr>
          <w:p w14:paraId="6A0B68C4">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10,536.23</w:t>
            </w:r>
          </w:p>
        </w:tc>
        <w:tc>
          <w:tcPr>
            <w:tcW w:w="1326" w:type="dxa"/>
            <w:tcBorders>
              <w:top w:val="single" w:color="000000" w:sz="4" w:space="0"/>
              <w:left w:val="single" w:color="000000" w:sz="4" w:space="0"/>
              <w:bottom w:val="single" w:color="000000" w:sz="8" w:space="0"/>
              <w:right w:val="single" w:color="000000" w:sz="4" w:space="0"/>
            </w:tcBorders>
            <w:shd w:val="clear" w:color="auto" w:fill="FFFFFF"/>
            <w:vAlign w:val="center"/>
          </w:tcPr>
          <w:p w14:paraId="37990B12">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100%</w:t>
            </w:r>
          </w:p>
        </w:tc>
        <w:tc>
          <w:tcPr>
            <w:tcW w:w="1292" w:type="dxa"/>
            <w:tcBorders>
              <w:top w:val="single" w:color="000000" w:sz="4" w:space="0"/>
              <w:left w:val="single" w:color="000000" w:sz="4" w:space="0"/>
              <w:bottom w:val="single" w:color="000000" w:sz="8" w:space="0"/>
              <w:right w:val="single" w:color="000000" w:sz="4" w:space="0"/>
            </w:tcBorders>
            <w:shd w:val="clear" w:color="auto" w:fill="auto"/>
            <w:vAlign w:val="center"/>
          </w:tcPr>
          <w:p w14:paraId="19E5B326">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4,586.49</w:t>
            </w:r>
          </w:p>
        </w:tc>
        <w:tc>
          <w:tcPr>
            <w:tcW w:w="1743" w:type="dxa"/>
            <w:tcBorders>
              <w:top w:val="single" w:color="000000" w:sz="4" w:space="0"/>
              <w:left w:val="single" w:color="000000" w:sz="4" w:space="0"/>
              <w:bottom w:val="single" w:color="000000" w:sz="8" w:space="0"/>
              <w:right w:val="single" w:color="000000" w:sz="8" w:space="0"/>
            </w:tcBorders>
            <w:shd w:val="clear" w:color="auto" w:fill="FFFFFF"/>
            <w:vAlign w:val="center"/>
          </w:tcPr>
          <w:p w14:paraId="46F3BF4B">
            <w:pPr>
              <w:keepNext w:val="0"/>
              <w:keepLines w:val="0"/>
              <w:pageBreakBefore w:val="0"/>
              <w:widowControl w:val="0"/>
              <w:suppressLineNumbers w:val="0"/>
              <w:kinsoku/>
              <w:wordWrap/>
              <w:overflowPunct/>
              <w:topLinePunct w:val="0"/>
              <w:autoSpaceDE/>
              <w:autoSpaceDN/>
              <w:bidi w:val="0"/>
              <w:adjustRightInd/>
              <w:snapToGrid w:val="0"/>
              <w:jc w:val="right"/>
              <w:textAlignment w:val="center"/>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100%</w:t>
            </w:r>
          </w:p>
        </w:tc>
      </w:tr>
    </w:tbl>
    <w:p w14:paraId="691FE294">
      <w:pPr>
        <w:pageBreakBefore w:val="0"/>
        <w:kinsoku/>
        <w:wordWrap/>
        <w:overflowPunct/>
        <w:topLinePunct w:val="0"/>
        <w:bidi w:val="0"/>
        <w:spacing w:beforeAutospacing="0" w:afterAutospacing="0" w:line="360" w:lineRule="auto"/>
        <w:ind w:firstLine="480" w:firstLineChars="200"/>
        <w:rPr>
          <w:rFonts w:hint="default" w:ascii="Times New Roman" w:hAnsi="Times New Roman" w:eastAsia="楷体" w:cs="Times New Roman"/>
          <w:b/>
          <w:bCs/>
          <w:lang w:val="en-US" w:eastAsia="zh-CN"/>
        </w:rPr>
      </w:pPr>
      <w:r>
        <w:rPr>
          <w:rFonts w:hint="default" w:ascii="Times New Roman" w:hAnsi="Times New Roman" w:eastAsia="楷体" w:cs="Times New Roman"/>
          <w:b/>
          <w:bCs/>
          <w:lang w:val="en-US" w:eastAsia="zh-CN"/>
        </w:rPr>
        <w:t>2.主营业务成本与毛利</w:t>
      </w:r>
    </w:p>
    <w:p w14:paraId="304119B9">
      <w:pPr>
        <w:keepNext w:val="0"/>
        <w:keepLines w:val="0"/>
        <w:pageBreakBefore w:val="0"/>
        <w:kinsoku/>
        <w:wordWrap/>
        <w:overflowPunct/>
        <w:topLinePunct w:val="0"/>
        <w:bidi w:val="0"/>
        <w:spacing w:beforeAutospacing="0" w:afterAutospacing="0" w:line="360" w:lineRule="auto"/>
        <w:ind w:firstLine="480" w:firstLineChars="200"/>
        <w:jc w:val="both"/>
        <w:textAlignment w:val="auto"/>
        <w:rPr>
          <w:rFonts w:hint="default" w:ascii="Times New Roman" w:hAnsi="Times New Roman" w:eastAsia="楷体" w:cs="Times New Roman"/>
          <w:b w:val="0"/>
          <w:bCs/>
          <w:szCs w:val="21"/>
          <w:lang w:val="en-US" w:eastAsia="zh-CN"/>
        </w:rPr>
      </w:pPr>
      <w:r>
        <w:rPr>
          <w:rFonts w:hint="default" w:ascii="Times New Roman" w:hAnsi="Times New Roman" w:eastAsia="楷体" w:cs="Times New Roman"/>
          <w:b w:val="0"/>
          <w:bCs/>
          <w:szCs w:val="21"/>
          <w:lang w:val="en-US" w:eastAsia="zh-CN"/>
        </w:rPr>
        <w:t>从整体来看，2023-2025年1-6月期间，2023年，伴随新能源业务高占比（70%收入贡献），总成本达6,957.79万元；2024年，新能源业务收入占比降至55%，拆码垛等业务占比提升，规模效应与成本管控协同作用下，总成本微降至6,898.59万元；2025年1-6月，新能源业务重拾增长（收入占比76%），生产聚焦核心业务带来成本优化，总成本为2,868.82万元。</w:t>
      </w:r>
    </w:p>
    <w:p w14:paraId="482B1432">
      <w:pPr>
        <w:keepNext w:val="0"/>
        <w:keepLines w:val="0"/>
        <w:pageBreakBefore w:val="0"/>
        <w:kinsoku/>
        <w:wordWrap/>
        <w:overflowPunct/>
        <w:topLinePunct w:val="0"/>
        <w:bidi w:val="0"/>
        <w:spacing w:beforeAutospacing="0" w:afterAutospacing="0" w:line="360" w:lineRule="auto"/>
        <w:ind w:firstLine="480" w:firstLineChars="200"/>
        <w:jc w:val="both"/>
        <w:textAlignment w:val="auto"/>
        <w:rPr>
          <w:rFonts w:hint="default" w:ascii="Times New Roman" w:hAnsi="Times New Roman" w:eastAsia="楷体" w:cs="Times New Roman"/>
          <w:b w:val="0"/>
          <w:bCs/>
          <w:szCs w:val="21"/>
          <w:lang w:val="en-US" w:eastAsia="zh-CN"/>
        </w:rPr>
      </w:pPr>
      <w:r>
        <w:rPr>
          <w:rFonts w:hint="default" w:ascii="Times New Roman" w:hAnsi="Times New Roman" w:eastAsia="楷体" w:cs="Times New Roman"/>
          <w:b w:val="0"/>
          <w:bCs/>
          <w:szCs w:val="21"/>
          <w:lang w:val="en-US" w:eastAsia="zh-CN"/>
        </w:rPr>
        <w:t>综合毛利率层面，2023年、2024年均维持35%，体现公司在成本管控与盈利性上的整体平衡，2025年1-6月提升至37%，折射出业务结构调整成效。细分行业类别看，新能源业务作为营收核心，2023-2025年1-6月成本从4,864.74万元波动至2,106.57万元，毛利率在34%-39%区间，与新能源产业技术迭代、规模采购降本及产品溢价能力相关；拆码垛业务成本随收入增长（2024年收入升、成本增至2,459.29万元），毛利率受竞争及运营效率影响，从34%降至31%后，2025年1-6月因成本优化（761.12万元）维持31%；相机类业务规模小但技术附加值高，毛利率保持相对高位（44%-48%）；专机类、新视觉业务尚处于培育或调整期，成本与毛利率波动显著（专机类2025年1-6月无收入、毛利率0%）。不同业务板块成本及毛利率的差异，既受各自所处细分行业的竞争格局、技术壁垒影响，也反映公司在“3D+AI”技术复用、业务协同拓展中的成本分配与盈利策略，后续需关注各业务对产业需求的持续适配性，以巩固成本管控与盈利平衡的经营态势。</w:t>
      </w:r>
    </w:p>
    <w:p w14:paraId="0E3692B9">
      <w:pPr>
        <w:keepNext w:val="0"/>
        <w:keepLines w:val="0"/>
        <w:pageBreakBefore w:val="0"/>
        <w:kinsoku/>
        <w:wordWrap/>
        <w:overflowPunct/>
        <w:topLinePunct w:val="0"/>
        <w:bidi w:val="0"/>
        <w:spacing w:beforeAutospacing="0" w:afterAutospacing="0" w:line="360" w:lineRule="auto"/>
        <w:ind w:firstLine="480" w:firstLineChars="200"/>
        <w:jc w:val="both"/>
        <w:textAlignment w:val="auto"/>
        <w:rPr>
          <w:rFonts w:hint="default" w:ascii="Times New Roman" w:hAnsi="Times New Roman" w:eastAsia="楷体" w:cs="Times New Roman"/>
          <w:b w:val="0"/>
          <w:bCs/>
          <w:szCs w:val="21"/>
          <w:lang w:val="en-US" w:eastAsia="zh-CN"/>
        </w:rPr>
      </w:pPr>
      <w:r>
        <w:rPr>
          <w:rFonts w:hint="default" w:ascii="Times New Roman" w:hAnsi="Times New Roman" w:eastAsia="楷体" w:cs="Times New Roman"/>
          <w:b w:val="0"/>
          <w:bCs/>
          <w:szCs w:val="21"/>
          <w:lang w:val="en-US" w:eastAsia="zh-CN"/>
        </w:rPr>
        <w:t>2023年、2024年及2025年1-6月成本明细如下：</w:t>
      </w:r>
    </w:p>
    <w:p w14:paraId="415FE32E">
      <w:pPr>
        <w:keepNext w:val="0"/>
        <w:keepLines w:val="0"/>
        <w:pageBreakBefore w:val="0"/>
        <w:kinsoku/>
        <w:wordWrap/>
        <w:overflowPunct/>
        <w:topLinePunct w:val="0"/>
        <w:bidi w:val="0"/>
        <w:spacing w:beforeAutospacing="0" w:afterAutospacing="0" w:line="360" w:lineRule="auto"/>
        <w:ind w:firstLine="480" w:firstLineChars="200"/>
        <w:jc w:val="right"/>
        <w:textAlignment w:val="auto"/>
        <w:rPr>
          <w:rFonts w:hint="default" w:ascii="Times New Roman" w:hAnsi="Times New Roman" w:eastAsia="楷体" w:cs="Times New Roman"/>
          <w:b w:val="0"/>
          <w:bCs/>
          <w:szCs w:val="21"/>
          <w:lang w:val="en-US" w:eastAsia="zh-CN"/>
        </w:rPr>
      </w:pPr>
      <w:r>
        <w:rPr>
          <w:rFonts w:hint="default" w:ascii="Times New Roman" w:hAnsi="Times New Roman" w:eastAsia="楷体" w:cs="Times New Roman"/>
          <w:b w:val="0"/>
          <w:bCs/>
          <w:szCs w:val="21"/>
          <w:lang w:val="en-US" w:eastAsia="zh-CN"/>
        </w:rPr>
        <w:t>人民币（万元）</w:t>
      </w:r>
    </w:p>
    <w:tbl>
      <w:tblPr>
        <w:tblStyle w:val="27"/>
        <w:tblW w:w="86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56" w:type="dxa"/>
          <w:left w:w="96" w:type="dxa"/>
          <w:bottom w:w="56" w:type="dxa"/>
          <w:right w:w="96" w:type="dxa"/>
        </w:tblCellMar>
      </w:tblPr>
      <w:tblGrid>
        <w:gridCol w:w="931"/>
        <w:gridCol w:w="1096"/>
        <w:gridCol w:w="1006"/>
        <w:gridCol w:w="1096"/>
        <w:gridCol w:w="1006"/>
        <w:gridCol w:w="1514"/>
        <w:gridCol w:w="2029"/>
      </w:tblGrid>
      <w:tr w14:paraId="42E4F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931" w:type="dxa"/>
            <w:tcBorders>
              <w:top w:val="single" w:color="000000" w:sz="8" w:space="0"/>
              <w:left w:val="single" w:color="000000" w:sz="8" w:space="0"/>
              <w:bottom w:val="single" w:color="000000" w:sz="4" w:space="0"/>
              <w:right w:val="single" w:color="000000" w:sz="4" w:space="0"/>
            </w:tcBorders>
            <w:shd w:val="clear" w:color="auto" w:fill="auto"/>
            <w:vAlign w:val="center"/>
          </w:tcPr>
          <w:p w14:paraId="02D40AD5">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行业类别</w:t>
            </w:r>
          </w:p>
        </w:tc>
        <w:tc>
          <w:tcPr>
            <w:tcW w:w="1096" w:type="dxa"/>
            <w:tcBorders>
              <w:top w:val="single" w:color="000000" w:sz="8" w:space="0"/>
              <w:left w:val="single" w:color="000000" w:sz="4" w:space="0"/>
              <w:bottom w:val="single" w:color="000000" w:sz="4" w:space="0"/>
              <w:right w:val="single" w:color="000000" w:sz="4" w:space="0"/>
            </w:tcBorders>
            <w:shd w:val="clear" w:color="auto" w:fill="auto"/>
            <w:vAlign w:val="center"/>
          </w:tcPr>
          <w:p w14:paraId="38C46809">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23年成本</w:t>
            </w:r>
          </w:p>
        </w:tc>
        <w:tc>
          <w:tcPr>
            <w:tcW w:w="1006" w:type="dxa"/>
            <w:tcBorders>
              <w:top w:val="single" w:color="000000" w:sz="8" w:space="0"/>
              <w:left w:val="single" w:color="000000" w:sz="4" w:space="0"/>
              <w:bottom w:val="single" w:color="000000" w:sz="4" w:space="0"/>
              <w:right w:val="single" w:color="000000" w:sz="4" w:space="0"/>
            </w:tcBorders>
            <w:shd w:val="clear" w:color="auto" w:fill="auto"/>
            <w:vAlign w:val="center"/>
          </w:tcPr>
          <w:p w14:paraId="68314B5D">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23年毛利率</w:t>
            </w:r>
          </w:p>
        </w:tc>
        <w:tc>
          <w:tcPr>
            <w:tcW w:w="1096" w:type="dxa"/>
            <w:tcBorders>
              <w:top w:val="single" w:color="000000" w:sz="8" w:space="0"/>
              <w:left w:val="single" w:color="000000" w:sz="4" w:space="0"/>
              <w:bottom w:val="single" w:color="000000" w:sz="4" w:space="0"/>
              <w:right w:val="single" w:color="000000" w:sz="4" w:space="0"/>
            </w:tcBorders>
            <w:shd w:val="clear" w:color="auto" w:fill="auto"/>
            <w:vAlign w:val="center"/>
          </w:tcPr>
          <w:p w14:paraId="2FB7CE49">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24年成本</w:t>
            </w:r>
          </w:p>
        </w:tc>
        <w:tc>
          <w:tcPr>
            <w:tcW w:w="1006" w:type="dxa"/>
            <w:tcBorders>
              <w:top w:val="single" w:color="000000" w:sz="8" w:space="0"/>
              <w:left w:val="single" w:color="000000" w:sz="4" w:space="0"/>
              <w:bottom w:val="single" w:color="000000" w:sz="4" w:space="0"/>
              <w:right w:val="single" w:color="000000" w:sz="4" w:space="0"/>
            </w:tcBorders>
            <w:shd w:val="clear" w:color="auto" w:fill="auto"/>
            <w:vAlign w:val="center"/>
          </w:tcPr>
          <w:p w14:paraId="2FF2739D">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24年毛利率</w:t>
            </w:r>
          </w:p>
        </w:tc>
        <w:tc>
          <w:tcPr>
            <w:tcW w:w="1514" w:type="dxa"/>
            <w:tcBorders>
              <w:top w:val="single" w:color="000000" w:sz="8" w:space="0"/>
              <w:left w:val="single" w:color="000000" w:sz="4" w:space="0"/>
              <w:bottom w:val="single" w:color="000000" w:sz="4" w:space="0"/>
              <w:right w:val="single" w:color="000000" w:sz="4" w:space="0"/>
            </w:tcBorders>
            <w:shd w:val="clear" w:color="auto" w:fill="auto"/>
            <w:vAlign w:val="center"/>
          </w:tcPr>
          <w:p w14:paraId="28F281F9">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2025年1-6月成本</w:t>
            </w:r>
          </w:p>
        </w:tc>
        <w:tc>
          <w:tcPr>
            <w:tcW w:w="2029" w:type="dxa"/>
            <w:tcBorders>
              <w:top w:val="single" w:color="000000" w:sz="8" w:space="0"/>
              <w:left w:val="single" w:color="000000" w:sz="4" w:space="0"/>
              <w:bottom w:val="single" w:color="000000" w:sz="4" w:space="0"/>
              <w:right w:val="single" w:color="000000" w:sz="8" w:space="0"/>
            </w:tcBorders>
            <w:shd w:val="clear" w:color="auto" w:fill="auto"/>
            <w:vAlign w:val="center"/>
          </w:tcPr>
          <w:p w14:paraId="54647487">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2025年1-6月毛利率</w:t>
            </w:r>
          </w:p>
        </w:tc>
      </w:tr>
      <w:tr w14:paraId="5502B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931" w:type="dxa"/>
            <w:tcBorders>
              <w:top w:val="single" w:color="000000" w:sz="4" w:space="0"/>
              <w:left w:val="single" w:color="000000" w:sz="8" w:space="0"/>
              <w:bottom w:val="single" w:color="000000" w:sz="4" w:space="0"/>
              <w:right w:val="single" w:color="000000" w:sz="4" w:space="0"/>
            </w:tcBorders>
            <w:shd w:val="clear" w:color="auto" w:fill="auto"/>
            <w:vAlign w:val="center"/>
          </w:tcPr>
          <w:p w14:paraId="2CBADD30">
            <w:pPr>
              <w:keepNext w:val="0"/>
              <w:keepLines w:val="0"/>
              <w:widowControl/>
              <w:suppressLineNumbers w:val="0"/>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新能源</w:t>
            </w:r>
          </w:p>
        </w:tc>
        <w:tc>
          <w:tcPr>
            <w:tcW w:w="10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6CA80B">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4,864.74</w:t>
            </w:r>
          </w:p>
        </w:tc>
        <w:tc>
          <w:tcPr>
            <w:tcW w:w="10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A1F447">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35%</w:t>
            </w:r>
          </w:p>
        </w:tc>
        <w:tc>
          <w:tcPr>
            <w:tcW w:w="10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428357">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3,833.12</w:t>
            </w:r>
          </w:p>
        </w:tc>
        <w:tc>
          <w:tcPr>
            <w:tcW w:w="10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C337DC">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34%</w:t>
            </w:r>
          </w:p>
        </w:tc>
        <w:tc>
          <w:tcPr>
            <w:tcW w:w="151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C83FE6">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2,106.57</w:t>
            </w:r>
          </w:p>
        </w:tc>
        <w:tc>
          <w:tcPr>
            <w:tcW w:w="202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6D8A1339">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39%</w:t>
            </w:r>
          </w:p>
        </w:tc>
      </w:tr>
      <w:tr w14:paraId="120F8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931" w:type="dxa"/>
            <w:tcBorders>
              <w:top w:val="single" w:color="000000" w:sz="4" w:space="0"/>
              <w:left w:val="single" w:color="000000" w:sz="8" w:space="0"/>
              <w:bottom w:val="single" w:color="000000" w:sz="4" w:space="0"/>
              <w:right w:val="single" w:color="000000" w:sz="4" w:space="0"/>
            </w:tcBorders>
            <w:shd w:val="clear" w:color="auto" w:fill="auto"/>
            <w:vAlign w:val="center"/>
          </w:tcPr>
          <w:p w14:paraId="0198E0D8">
            <w:pPr>
              <w:keepNext w:val="0"/>
              <w:keepLines w:val="0"/>
              <w:widowControl/>
              <w:suppressLineNumbers w:val="0"/>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拆码垛</w:t>
            </w:r>
          </w:p>
        </w:tc>
        <w:tc>
          <w:tcPr>
            <w:tcW w:w="10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EB67C3">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1,897.15</w:t>
            </w:r>
          </w:p>
        </w:tc>
        <w:tc>
          <w:tcPr>
            <w:tcW w:w="10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883FEC">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34%</w:t>
            </w:r>
          </w:p>
        </w:tc>
        <w:tc>
          <w:tcPr>
            <w:tcW w:w="10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A9EAEC">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2,459.29</w:t>
            </w:r>
          </w:p>
        </w:tc>
        <w:tc>
          <w:tcPr>
            <w:tcW w:w="10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9D8267">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31%</w:t>
            </w:r>
          </w:p>
        </w:tc>
        <w:tc>
          <w:tcPr>
            <w:tcW w:w="151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9C7F65">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761.12</w:t>
            </w:r>
          </w:p>
        </w:tc>
        <w:tc>
          <w:tcPr>
            <w:tcW w:w="202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5130A3EC">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31%</w:t>
            </w:r>
          </w:p>
        </w:tc>
      </w:tr>
      <w:tr w14:paraId="461FC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931" w:type="dxa"/>
            <w:tcBorders>
              <w:top w:val="single" w:color="000000" w:sz="4" w:space="0"/>
              <w:left w:val="single" w:color="000000" w:sz="8" w:space="0"/>
              <w:bottom w:val="single" w:color="000000" w:sz="4" w:space="0"/>
              <w:right w:val="single" w:color="000000" w:sz="4" w:space="0"/>
            </w:tcBorders>
            <w:shd w:val="clear" w:color="auto" w:fill="auto"/>
            <w:vAlign w:val="center"/>
          </w:tcPr>
          <w:p w14:paraId="3D325692">
            <w:pPr>
              <w:keepNext w:val="0"/>
              <w:keepLines w:val="0"/>
              <w:widowControl/>
              <w:suppressLineNumbers w:val="0"/>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相机类</w:t>
            </w:r>
          </w:p>
        </w:tc>
        <w:tc>
          <w:tcPr>
            <w:tcW w:w="10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3148C5">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46.52</w:t>
            </w:r>
          </w:p>
        </w:tc>
        <w:tc>
          <w:tcPr>
            <w:tcW w:w="10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3C558C">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44%</w:t>
            </w:r>
          </w:p>
        </w:tc>
        <w:tc>
          <w:tcPr>
            <w:tcW w:w="10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1B5CEE">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50.52</w:t>
            </w:r>
          </w:p>
        </w:tc>
        <w:tc>
          <w:tcPr>
            <w:tcW w:w="10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ABD57A">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48%</w:t>
            </w:r>
          </w:p>
        </w:tc>
        <w:tc>
          <w:tcPr>
            <w:tcW w:w="151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F3DE21">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1.14</w:t>
            </w:r>
          </w:p>
        </w:tc>
        <w:tc>
          <w:tcPr>
            <w:tcW w:w="202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198857B0">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36%</w:t>
            </w:r>
          </w:p>
        </w:tc>
      </w:tr>
      <w:tr w14:paraId="3BDD1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931" w:type="dxa"/>
            <w:tcBorders>
              <w:top w:val="single" w:color="000000" w:sz="4" w:space="0"/>
              <w:left w:val="single" w:color="000000" w:sz="8" w:space="0"/>
              <w:bottom w:val="single" w:color="000000" w:sz="4" w:space="0"/>
              <w:right w:val="single" w:color="000000" w:sz="4" w:space="0"/>
            </w:tcBorders>
            <w:shd w:val="clear" w:color="auto" w:fill="auto"/>
            <w:vAlign w:val="center"/>
          </w:tcPr>
          <w:p w14:paraId="6C3ED608">
            <w:pPr>
              <w:keepNext w:val="0"/>
              <w:keepLines w:val="0"/>
              <w:widowControl/>
              <w:suppressLineNumbers w:val="0"/>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专机类</w:t>
            </w:r>
          </w:p>
        </w:tc>
        <w:tc>
          <w:tcPr>
            <w:tcW w:w="10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0922BE">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149.38</w:t>
            </w:r>
          </w:p>
        </w:tc>
        <w:tc>
          <w:tcPr>
            <w:tcW w:w="10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7C25A8">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50%</w:t>
            </w:r>
          </w:p>
        </w:tc>
        <w:tc>
          <w:tcPr>
            <w:tcW w:w="10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1FA8FD">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384.72</w:t>
            </w:r>
          </w:p>
        </w:tc>
        <w:tc>
          <w:tcPr>
            <w:tcW w:w="10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881B7E">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48%</w:t>
            </w:r>
          </w:p>
        </w:tc>
        <w:tc>
          <w:tcPr>
            <w:tcW w:w="151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82A3C0">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202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5FC8E14B">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0%</w:t>
            </w:r>
          </w:p>
        </w:tc>
      </w:tr>
      <w:tr w14:paraId="6D575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931" w:type="dxa"/>
            <w:tcBorders>
              <w:top w:val="single" w:color="000000" w:sz="4" w:space="0"/>
              <w:left w:val="single" w:color="000000" w:sz="8" w:space="0"/>
              <w:bottom w:val="single" w:color="000000" w:sz="4" w:space="0"/>
              <w:right w:val="single" w:color="000000" w:sz="4" w:space="0"/>
            </w:tcBorders>
            <w:shd w:val="clear" w:color="auto" w:fill="auto"/>
            <w:vAlign w:val="center"/>
          </w:tcPr>
          <w:p w14:paraId="40CD0977">
            <w:pPr>
              <w:keepNext w:val="0"/>
              <w:keepLines w:val="0"/>
              <w:widowControl/>
              <w:suppressLineNumbers w:val="0"/>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新视觉</w:t>
            </w:r>
          </w:p>
        </w:tc>
        <w:tc>
          <w:tcPr>
            <w:tcW w:w="10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F00B75">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10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8C6D83">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0%</w:t>
            </w:r>
          </w:p>
        </w:tc>
        <w:tc>
          <w:tcPr>
            <w:tcW w:w="10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1FF446">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170.93</w:t>
            </w:r>
          </w:p>
        </w:tc>
        <w:tc>
          <w:tcPr>
            <w:tcW w:w="10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4D72D3">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46%</w:t>
            </w:r>
          </w:p>
        </w:tc>
        <w:tc>
          <w:tcPr>
            <w:tcW w:w="151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C95CAD">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202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0792800B">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0%</w:t>
            </w:r>
          </w:p>
        </w:tc>
      </w:tr>
      <w:tr w14:paraId="5AA5C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931" w:type="dxa"/>
            <w:tcBorders>
              <w:top w:val="single" w:color="000000" w:sz="4" w:space="0"/>
              <w:left w:val="single" w:color="000000" w:sz="8" w:space="0"/>
              <w:bottom w:val="single" w:color="000000" w:sz="8" w:space="0"/>
              <w:right w:val="single" w:color="000000" w:sz="4" w:space="0"/>
            </w:tcBorders>
            <w:shd w:val="clear" w:color="auto" w:fill="auto"/>
            <w:vAlign w:val="center"/>
          </w:tcPr>
          <w:p w14:paraId="470BAE5B">
            <w:pPr>
              <w:keepNext w:val="0"/>
              <w:keepLines w:val="0"/>
              <w:widowControl/>
              <w:suppressLineNumbers w:val="0"/>
              <w:snapToGrid w:val="0"/>
              <w:jc w:val="center"/>
              <w:textAlignment w:val="center"/>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合计</w:t>
            </w:r>
          </w:p>
        </w:tc>
        <w:tc>
          <w:tcPr>
            <w:tcW w:w="1096" w:type="dxa"/>
            <w:tcBorders>
              <w:top w:val="single" w:color="000000" w:sz="4" w:space="0"/>
              <w:left w:val="single" w:color="000000" w:sz="4" w:space="0"/>
              <w:bottom w:val="single" w:color="000000" w:sz="8" w:space="0"/>
              <w:right w:val="single" w:color="000000" w:sz="4" w:space="0"/>
            </w:tcBorders>
            <w:shd w:val="clear" w:color="auto" w:fill="auto"/>
            <w:vAlign w:val="center"/>
          </w:tcPr>
          <w:p w14:paraId="0866CAA3">
            <w:pPr>
              <w:keepNext w:val="0"/>
              <w:keepLines w:val="0"/>
              <w:widowControl/>
              <w:suppressLineNumbers w:val="0"/>
              <w:snapToGrid w:val="0"/>
              <w:jc w:val="right"/>
              <w:textAlignment w:val="center"/>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6,957.79</w:t>
            </w:r>
          </w:p>
        </w:tc>
        <w:tc>
          <w:tcPr>
            <w:tcW w:w="1006" w:type="dxa"/>
            <w:tcBorders>
              <w:top w:val="single" w:color="000000" w:sz="4" w:space="0"/>
              <w:left w:val="single" w:color="000000" w:sz="4" w:space="0"/>
              <w:bottom w:val="single" w:color="000000" w:sz="8" w:space="0"/>
              <w:right w:val="single" w:color="000000" w:sz="4" w:space="0"/>
            </w:tcBorders>
            <w:shd w:val="clear" w:color="auto" w:fill="auto"/>
            <w:vAlign w:val="center"/>
          </w:tcPr>
          <w:p w14:paraId="5E1D9177">
            <w:pPr>
              <w:keepNext w:val="0"/>
              <w:keepLines w:val="0"/>
              <w:widowControl/>
              <w:suppressLineNumbers w:val="0"/>
              <w:snapToGrid w:val="0"/>
              <w:jc w:val="right"/>
              <w:textAlignment w:val="center"/>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35%</w:t>
            </w:r>
          </w:p>
        </w:tc>
        <w:tc>
          <w:tcPr>
            <w:tcW w:w="1096" w:type="dxa"/>
            <w:tcBorders>
              <w:top w:val="single" w:color="000000" w:sz="4" w:space="0"/>
              <w:left w:val="single" w:color="000000" w:sz="4" w:space="0"/>
              <w:bottom w:val="single" w:color="000000" w:sz="8" w:space="0"/>
              <w:right w:val="single" w:color="000000" w:sz="4" w:space="0"/>
            </w:tcBorders>
            <w:shd w:val="clear" w:color="auto" w:fill="auto"/>
            <w:vAlign w:val="center"/>
          </w:tcPr>
          <w:p w14:paraId="2F580E2D">
            <w:pPr>
              <w:keepNext w:val="0"/>
              <w:keepLines w:val="0"/>
              <w:widowControl/>
              <w:suppressLineNumbers w:val="0"/>
              <w:snapToGrid w:val="0"/>
              <w:jc w:val="right"/>
              <w:textAlignment w:val="center"/>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6,898.59</w:t>
            </w:r>
          </w:p>
        </w:tc>
        <w:tc>
          <w:tcPr>
            <w:tcW w:w="1006" w:type="dxa"/>
            <w:tcBorders>
              <w:top w:val="single" w:color="000000" w:sz="4" w:space="0"/>
              <w:left w:val="single" w:color="000000" w:sz="4" w:space="0"/>
              <w:bottom w:val="single" w:color="000000" w:sz="8" w:space="0"/>
              <w:right w:val="single" w:color="000000" w:sz="4" w:space="0"/>
            </w:tcBorders>
            <w:shd w:val="clear" w:color="auto" w:fill="auto"/>
            <w:vAlign w:val="center"/>
          </w:tcPr>
          <w:p w14:paraId="381BFFE0">
            <w:pPr>
              <w:keepNext w:val="0"/>
              <w:keepLines w:val="0"/>
              <w:widowControl/>
              <w:suppressLineNumbers w:val="0"/>
              <w:snapToGrid w:val="0"/>
              <w:jc w:val="right"/>
              <w:textAlignment w:val="center"/>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35%</w:t>
            </w:r>
          </w:p>
        </w:tc>
        <w:tc>
          <w:tcPr>
            <w:tcW w:w="1514" w:type="dxa"/>
            <w:tcBorders>
              <w:top w:val="single" w:color="000000" w:sz="4" w:space="0"/>
              <w:left w:val="single" w:color="000000" w:sz="4" w:space="0"/>
              <w:bottom w:val="single" w:color="000000" w:sz="8" w:space="0"/>
              <w:right w:val="single" w:color="000000" w:sz="4" w:space="0"/>
            </w:tcBorders>
            <w:shd w:val="clear" w:color="auto" w:fill="auto"/>
            <w:vAlign w:val="center"/>
          </w:tcPr>
          <w:p w14:paraId="3138CEA9">
            <w:pPr>
              <w:keepNext w:val="0"/>
              <w:keepLines w:val="0"/>
              <w:widowControl/>
              <w:suppressLineNumbers w:val="0"/>
              <w:snapToGrid w:val="0"/>
              <w:jc w:val="right"/>
              <w:textAlignment w:val="center"/>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2,868.82</w:t>
            </w:r>
          </w:p>
        </w:tc>
        <w:tc>
          <w:tcPr>
            <w:tcW w:w="2029" w:type="dxa"/>
            <w:tcBorders>
              <w:top w:val="single" w:color="000000" w:sz="4" w:space="0"/>
              <w:left w:val="single" w:color="000000" w:sz="4" w:space="0"/>
              <w:bottom w:val="single" w:color="000000" w:sz="8" w:space="0"/>
              <w:right w:val="single" w:color="000000" w:sz="8" w:space="0"/>
            </w:tcBorders>
            <w:shd w:val="clear" w:color="auto" w:fill="auto"/>
            <w:vAlign w:val="center"/>
          </w:tcPr>
          <w:p w14:paraId="00088F9A">
            <w:pPr>
              <w:keepNext w:val="0"/>
              <w:keepLines w:val="0"/>
              <w:widowControl/>
              <w:suppressLineNumbers w:val="0"/>
              <w:snapToGrid w:val="0"/>
              <w:jc w:val="right"/>
              <w:textAlignment w:val="center"/>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37%</w:t>
            </w:r>
          </w:p>
        </w:tc>
      </w:tr>
    </w:tbl>
    <w:p w14:paraId="78B0AB40">
      <w:pPr>
        <w:keepNext w:val="0"/>
        <w:keepLines w:val="0"/>
        <w:pageBreakBefore w:val="0"/>
        <w:numPr>
          <w:ilvl w:val="0"/>
          <w:numId w:val="0"/>
        </w:numPr>
        <w:kinsoku/>
        <w:wordWrap/>
        <w:overflowPunct/>
        <w:topLinePunct w:val="0"/>
        <w:bidi w:val="0"/>
        <w:spacing w:beforeAutospacing="0" w:afterAutospacing="0" w:line="360" w:lineRule="auto"/>
        <w:ind w:firstLine="480" w:firstLineChars="200"/>
        <w:textAlignment w:val="auto"/>
        <w:rPr>
          <w:rFonts w:hint="default" w:ascii="Times New Roman" w:hAnsi="Times New Roman" w:eastAsia="楷体" w:cs="Times New Roman"/>
          <w:b/>
          <w:bCs w:val="0"/>
          <w:szCs w:val="21"/>
        </w:rPr>
      </w:pPr>
      <w:r>
        <w:rPr>
          <w:rFonts w:hint="default" w:ascii="Times New Roman" w:hAnsi="Times New Roman" w:eastAsia="楷体" w:cs="Times New Roman"/>
          <w:b/>
          <w:bCs w:val="0"/>
          <w:szCs w:val="21"/>
          <w:lang w:val="en-US" w:eastAsia="zh-CN"/>
        </w:rPr>
        <w:t>2.</w:t>
      </w:r>
      <w:r>
        <w:rPr>
          <w:rFonts w:hint="default" w:ascii="Times New Roman" w:hAnsi="Times New Roman" w:eastAsia="楷体" w:cs="Times New Roman"/>
          <w:b/>
          <w:bCs w:val="0"/>
          <w:szCs w:val="21"/>
        </w:rPr>
        <w:t>销售费用</w:t>
      </w:r>
    </w:p>
    <w:p w14:paraId="32045BB5">
      <w:pPr>
        <w:keepNext w:val="0"/>
        <w:keepLines w:val="0"/>
        <w:pageBreakBefore w:val="0"/>
        <w:numPr>
          <w:ilvl w:val="0"/>
          <w:numId w:val="0"/>
        </w:numPr>
        <w:kinsoku/>
        <w:wordWrap/>
        <w:overflowPunct/>
        <w:topLinePunct w:val="0"/>
        <w:bidi w:val="0"/>
        <w:spacing w:beforeAutospacing="0" w:afterAutospacing="0" w:line="360" w:lineRule="auto"/>
        <w:ind w:firstLine="480" w:firstLineChars="200"/>
        <w:textAlignment w:val="auto"/>
        <w:rPr>
          <w:rFonts w:hint="default" w:ascii="Times New Roman" w:hAnsi="Times New Roman" w:eastAsia="楷体" w:cs="Times New Roman"/>
          <w:b w:val="0"/>
          <w:bCs/>
          <w:szCs w:val="21"/>
        </w:rPr>
      </w:pPr>
      <w:r>
        <w:rPr>
          <w:rFonts w:hint="default" w:ascii="Times New Roman" w:hAnsi="Times New Roman" w:eastAsia="楷体" w:cs="Times New Roman"/>
          <w:b w:val="0"/>
          <w:bCs/>
          <w:szCs w:val="21"/>
          <w:lang w:val="en-US" w:eastAsia="zh-CN"/>
        </w:rPr>
        <w:t>灵西机器人</w:t>
      </w:r>
      <w:r>
        <w:rPr>
          <w:rFonts w:hint="default" w:ascii="Times New Roman" w:hAnsi="Times New Roman" w:eastAsia="楷体" w:cs="Times New Roman"/>
          <w:b w:val="0"/>
          <w:bCs/>
          <w:szCs w:val="21"/>
        </w:rPr>
        <w:t>202</w:t>
      </w:r>
      <w:r>
        <w:rPr>
          <w:rFonts w:hint="default" w:ascii="Times New Roman" w:hAnsi="Times New Roman" w:eastAsia="楷体" w:cs="Times New Roman"/>
          <w:b w:val="0"/>
          <w:bCs/>
          <w:szCs w:val="21"/>
          <w:lang w:val="en-US" w:eastAsia="zh-CN"/>
        </w:rPr>
        <w:t>5</w:t>
      </w:r>
      <w:r>
        <w:rPr>
          <w:rFonts w:hint="default" w:ascii="Times New Roman" w:hAnsi="Times New Roman" w:eastAsia="楷体" w:cs="Times New Roman"/>
          <w:b w:val="0"/>
          <w:bCs/>
          <w:szCs w:val="21"/>
        </w:rPr>
        <w:t>年1月至2025年</w:t>
      </w:r>
      <w:r>
        <w:rPr>
          <w:rFonts w:hint="default" w:ascii="Times New Roman" w:hAnsi="Times New Roman" w:eastAsia="楷体" w:cs="Times New Roman"/>
          <w:b w:val="0"/>
          <w:bCs/>
          <w:szCs w:val="21"/>
          <w:lang w:val="en-US" w:eastAsia="zh-CN"/>
        </w:rPr>
        <w:t>6</w:t>
      </w:r>
      <w:r>
        <w:rPr>
          <w:rFonts w:hint="default" w:ascii="Times New Roman" w:hAnsi="Times New Roman" w:eastAsia="楷体" w:cs="Times New Roman"/>
          <w:b w:val="0"/>
          <w:bCs/>
          <w:szCs w:val="21"/>
        </w:rPr>
        <w:t>月合计发生销售费用</w:t>
      </w:r>
      <w:r>
        <w:rPr>
          <w:rFonts w:hint="default" w:ascii="Times New Roman" w:hAnsi="Times New Roman" w:eastAsia="楷体" w:cs="Times New Roman"/>
          <w:b w:val="0"/>
          <w:bCs/>
          <w:szCs w:val="21"/>
          <w:lang w:val="en-US" w:eastAsia="zh-CN"/>
        </w:rPr>
        <w:t>2,450.5524</w:t>
      </w:r>
      <w:r>
        <w:rPr>
          <w:rFonts w:hint="default" w:ascii="Times New Roman" w:hAnsi="Times New Roman" w:eastAsia="楷体" w:cs="Times New Roman"/>
          <w:b w:val="0"/>
          <w:bCs/>
          <w:szCs w:val="21"/>
        </w:rPr>
        <w:t>万元，其中2025年1-</w:t>
      </w:r>
      <w:r>
        <w:rPr>
          <w:rFonts w:hint="default" w:ascii="Times New Roman" w:hAnsi="Times New Roman" w:eastAsia="楷体" w:cs="Times New Roman"/>
          <w:b w:val="0"/>
          <w:bCs/>
          <w:szCs w:val="21"/>
          <w:lang w:val="en-US" w:eastAsia="zh-CN"/>
        </w:rPr>
        <w:t>6</w:t>
      </w:r>
      <w:r>
        <w:rPr>
          <w:rFonts w:hint="default" w:ascii="Times New Roman" w:hAnsi="Times New Roman" w:eastAsia="楷体" w:cs="Times New Roman"/>
          <w:b w:val="0"/>
          <w:bCs/>
          <w:szCs w:val="21"/>
        </w:rPr>
        <w:t>月销售费用</w:t>
      </w:r>
      <w:r>
        <w:rPr>
          <w:rFonts w:hint="default" w:ascii="Times New Roman" w:hAnsi="Times New Roman" w:eastAsia="楷体" w:cs="Times New Roman"/>
          <w:b w:val="0"/>
          <w:bCs/>
          <w:szCs w:val="21"/>
          <w:lang w:val="en-US" w:eastAsia="zh-CN"/>
        </w:rPr>
        <w:t>340.68</w:t>
      </w:r>
      <w:r>
        <w:rPr>
          <w:rFonts w:hint="default" w:ascii="Times New Roman" w:hAnsi="Times New Roman" w:eastAsia="楷体" w:cs="Times New Roman"/>
          <w:b w:val="0"/>
          <w:bCs/>
          <w:szCs w:val="21"/>
        </w:rPr>
        <w:t>万元。2023年、2024年及2025年1-</w:t>
      </w:r>
      <w:r>
        <w:rPr>
          <w:rFonts w:hint="default" w:ascii="Times New Roman" w:hAnsi="Times New Roman" w:eastAsia="楷体" w:cs="Times New Roman"/>
          <w:b w:val="0"/>
          <w:bCs/>
          <w:szCs w:val="21"/>
          <w:lang w:val="en-US" w:eastAsia="zh-CN"/>
        </w:rPr>
        <w:t>6</w:t>
      </w:r>
      <w:r>
        <w:rPr>
          <w:rFonts w:hint="default" w:ascii="Times New Roman" w:hAnsi="Times New Roman" w:eastAsia="楷体" w:cs="Times New Roman"/>
          <w:b w:val="0"/>
          <w:bCs/>
          <w:szCs w:val="21"/>
        </w:rPr>
        <w:t>月销售费用明细如下：</w:t>
      </w:r>
    </w:p>
    <w:p w14:paraId="035EC1A7">
      <w:pPr>
        <w:keepNext w:val="0"/>
        <w:keepLines w:val="0"/>
        <w:pageBreakBefore w:val="0"/>
        <w:numPr>
          <w:ilvl w:val="0"/>
          <w:numId w:val="0"/>
        </w:numPr>
        <w:kinsoku/>
        <w:wordWrap/>
        <w:overflowPunct/>
        <w:topLinePunct w:val="0"/>
        <w:bidi w:val="0"/>
        <w:spacing w:beforeAutospacing="0" w:afterAutospacing="0" w:line="360" w:lineRule="auto"/>
        <w:ind w:firstLine="480" w:firstLineChars="200"/>
        <w:jc w:val="right"/>
        <w:textAlignment w:val="auto"/>
        <w:rPr>
          <w:rFonts w:hint="default" w:ascii="Times New Roman" w:hAnsi="Times New Roman" w:eastAsia="楷体" w:cs="Times New Roman"/>
          <w:b w:val="0"/>
          <w:bCs/>
          <w:szCs w:val="21"/>
        </w:rPr>
      </w:pPr>
      <w:r>
        <w:rPr>
          <w:rFonts w:hint="default" w:ascii="Times New Roman" w:hAnsi="Times New Roman" w:eastAsia="楷体" w:cs="Times New Roman"/>
          <w:b w:val="0"/>
          <w:bCs/>
          <w:szCs w:val="21"/>
        </w:rPr>
        <w:t>人民币（元）</w:t>
      </w:r>
    </w:p>
    <w:tbl>
      <w:tblPr>
        <w:tblStyle w:val="27"/>
        <w:tblW w:w="84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45" w:type="dxa"/>
          <w:left w:w="96" w:type="dxa"/>
          <w:bottom w:w="45" w:type="dxa"/>
          <w:right w:w="96" w:type="dxa"/>
        </w:tblCellMar>
      </w:tblPr>
      <w:tblGrid>
        <w:gridCol w:w="2920"/>
        <w:gridCol w:w="1875"/>
        <w:gridCol w:w="1783"/>
        <w:gridCol w:w="1917"/>
      </w:tblGrid>
      <w:tr w14:paraId="297D7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tblHeader/>
          <w:jc w:val="center"/>
        </w:trPr>
        <w:tc>
          <w:tcPr>
            <w:tcW w:w="2920" w:type="dxa"/>
            <w:shd w:val="clear" w:color="auto" w:fill="auto"/>
            <w:vAlign w:val="center"/>
          </w:tcPr>
          <w:p w14:paraId="53262DFE">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项目</w:t>
            </w:r>
          </w:p>
        </w:tc>
        <w:tc>
          <w:tcPr>
            <w:tcW w:w="1875" w:type="dxa"/>
            <w:shd w:val="clear" w:color="auto" w:fill="auto"/>
            <w:vAlign w:val="center"/>
          </w:tcPr>
          <w:p w14:paraId="632AB78A">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2025年1-6月</w:t>
            </w:r>
          </w:p>
        </w:tc>
        <w:tc>
          <w:tcPr>
            <w:tcW w:w="1783" w:type="dxa"/>
            <w:shd w:val="clear" w:color="auto" w:fill="auto"/>
            <w:vAlign w:val="center"/>
          </w:tcPr>
          <w:p w14:paraId="4A1E8526">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2024年</w:t>
            </w:r>
          </w:p>
        </w:tc>
        <w:tc>
          <w:tcPr>
            <w:tcW w:w="1917" w:type="dxa"/>
            <w:shd w:val="clear" w:color="auto" w:fill="auto"/>
            <w:vAlign w:val="center"/>
          </w:tcPr>
          <w:p w14:paraId="272DDF58">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2023年</w:t>
            </w:r>
          </w:p>
        </w:tc>
      </w:tr>
      <w:tr w14:paraId="4986D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2920" w:type="dxa"/>
            <w:shd w:val="clear" w:color="auto" w:fill="auto"/>
            <w:vAlign w:val="center"/>
          </w:tcPr>
          <w:p w14:paraId="0A2FE04F">
            <w:pPr>
              <w:keepNext w:val="0"/>
              <w:keepLines w:val="0"/>
              <w:widowControl/>
              <w:suppressLineNumbers w:val="0"/>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售后维修费及材料费</w:t>
            </w:r>
          </w:p>
        </w:tc>
        <w:tc>
          <w:tcPr>
            <w:tcW w:w="1875" w:type="dxa"/>
            <w:shd w:val="clear" w:color="auto" w:fill="auto"/>
            <w:vAlign w:val="center"/>
          </w:tcPr>
          <w:p w14:paraId="1E945D41">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28,724.19</w:t>
            </w:r>
          </w:p>
        </w:tc>
        <w:tc>
          <w:tcPr>
            <w:tcW w:w="1783" w:type="dxa"/>
            <w:shd w:val="clear" w:color="auto" w:fill="auto"/>
            <w:vAlign w:val="center"/>
          </w:tcPr>
          <w:p w14:paraId="20B61093">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54,196.10</w:t>
            </w:r>
          </w:p>
        </w:tc>
        <w:tc>
          <w:tcPr>
            <w:tcW w:w="1917" w:type="dxa"/>
            <w:shd w:val="clear" w:color="auto" w:fill="auto"/>
            <w:vAlign w:val="center"/>
          </w:tcPr>
          <w:p w14:paraId="794B9572">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4,389.69</w:t>
            </w:r>
          </w:p>
        </w:tc>
      </w:tr>
      <w:tr w14:paraId="4DE7B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2920" w:type="dxa"/>
            <w:shd w:val="clear" w:color="auto" w:fill="auto"/>
            <w:vAlign w:val="center"/>
          </w:tcPr>
          <w:p w14:paraId="59D92E8A">
            <w:pPr>
              <w:keepNext w:val="0"/>
              <w:keepLines w:val="0"/>
              <w:widowControl/>
              <w:suppressLineNumbers w:val="0"/>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业务招待费</w:t>
            </w:r>
          </w:p>
        </w:tc>
        <w:tc>
          <w:tcPr>
            <w:tcW w:w="1875" w:type="dxa"/>
            <w:shd w:val="clear" w:color="auto" w:fill="auto"/>
            <w:vAlign w:val="center"/>
          </w:tcPr>
          <w:p w14:paraId="21F49D10">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152,103.60</w:t>
            </w:r>
          </w:p>
        </w:tc>
        <w:tc>
          <w:tcPr>
            <w:tcW w:w="1783" w:type="dxa"/>
            <w:shd w:val="clear" w:color="auto" w:fill="auto"/>
            <w:vAlign w:val="center"/>
          </w:tcPr>
          <w:p w14:paraId="64BB6F8F">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472,327.74</w:t>
            </w:r>
          </w:p>
        </w:tc>
        <w:tc>
          <w:tcPr>
            <w:tcW w:w="1917" w:type="dxa"/>
            <w:shd w:val="clear" w:color="auto" w:fill="auto"/>
            <w:vAlign w:val="center"/>
          </w:tcPr>
          <w:p w14:paraId="1C140ABA">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735,756.13</w:t>
            </w:r>
          </w:p>
        </w:tc>
      </w:tr>
      <w:tr w14:paraId="20973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2920" w:type="dxa"/>
            <w:shd w:val="clear" w:color="auto" w:fill="auto"/>
            <w:vAlign w:val="center"/>
          </w:tcPr>
          <w:p w14:paraId="12C3B31D">
            <w:pPr>
              <w:keepNext w:val="0"/>
              <w:keepLines w:val="0"/>
              <w:widowControl/>
              <w:suppressLineNumbers w:val="0"/>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差旅费</w:t>
            </w:r>
          </w:p>
        </w:tc>
        <w:tc>
          <w:tcPr>
            <w:tcW w:w="1875" w:type="dxa"/>
            <w:shd w:val="clear" w:color="auto" w:fill="auto"/>
            <w:vAlign w:val="center"/>
          </w:tcPr>
          <w:p w14:paraId="7F3A8835">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848,187.23</w:t>
            </w:r>
          </w:p>
        </w:tc>
        <w:tc>
          <w:tcPr>
            <w:tcW w:w="1783" w:type="dxa"/>
            <w:shd w:val="clear" w:color="auto" w:fill="auto"/>
            <w:vAlign w:val="center"/>
          </w:tcPr>
          <w:p w14:paraId="1061FFA9">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2,200,324.32</w:t>
            </w:r>
          </w:p>
        </w:tc>
        <w:tc>
          <w:tcPr>
            <w:tcW w:w="1917" w:type="dxa"/>
            <w:shd w:val="clear" w:color="auto" w:fill="auto"/>
            <w:vAlign w:val="center"/>
          </w:tcPr>
          <w:p w14:paraId="7D949DC4">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2,301,791.89</w:t>
            </w:r>
          </w:p>
        </w:tc>
      </w:tr>
      <w:tr w14:paraId="00415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2920" w:type="dxa"/>
            <w:shd w:val="clear" w:color="auto" w:fill="auto"/>
            <w:vAlign w:val="center"/>
          </w:tcPr>
          <w:p w14:paraId="4C9FFF18">
            <w:pPr>
              <w:keepNext w:val="0"/>
              <w:keepLines w:val="0"/>
              <w:widowControl/>
              <w:suppressLineNumbers w:val="0"/>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工资</w:t>
            </w:r>
          </w:p>
        </w:tc>
        <w:tc>
          <w:tcPr>
            <w:tcW w:w="1875" w:type="dxa"/>
            <w:shd w:val="clear" w:color="auto" w:fill="auto"/>
            <w:vAlign w:val="center"/>
          </w:tcPr>
          <w:p w14:paraId="666ED385">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1,951,379.77</w:t>
            </w:r>
          </w:p>
        </w:tc>
        <w:tc>
          <w:tcPr>
            <w:tcW w:w="1783" w:type="dxa"/>
            <w:shd w:val="clear" w:color="auto" w:fill="auto"/>
            <w:vAlign w:val="center"/>
          </w:tcPr>
          <w:p w14:paraId="4D745676">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5,305,398.22</w:t>
            </w:r>
          </w:p>
        </w:tc>
        <w:tc>
          <w:tcPr>
            <w:tcW w:w="1917" w:type="dxa"/>
            <w:shd w:val="clear" w:color="auto" w:fill="auto"/>
            <w:vAlign w:val="center"/>
          </w:tcPr>
          <w:p w14:paraId="41FF9EC2">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5,510,625.77</w:t>
            </w:r>
          </w:p>
        </w:tc>
      </w:tr>
      <w:tr w14:paraId="0DEAE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2920" w:type="dxa"/>
            <w:shd w:val="clear" w:color="auto" w:fill="auto"/>
            <w:vAlign w:val="center"/>
          </w:tcPr>
          <w:p w14:paraId="06E791D9">
            <w:pPr>
              <w:keepNext w:val="0"/>
              <w:keepLines w:val="0"/>
              <w:widowControl/>
              <w:suppressLineNumbers w:val="0"/>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社保及公积金</w:t>
            </w:r>
          </w:p>
        </w:tc>
        <w:tc>
          <w:tcPr>
            <w:tcW w:w="1875" w:type="dxa"/>
            <w:shd w:val="clear" w:color="auto" w:fill="auto"/>
            <w:vAlign w:val="center"/>
          </w:tcPr>
          <w:p w14:paraId="5A3A56CB">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159,825.00</w:t>
            </w:r>
          </w:p>
        </w:tc>
        <w:tc>
          <w:tcPr>
            <w:tcW w:w="1783" w:type="dxa"/>
            <w:shd w:val="clear" w:color="auto" w:fill="auto"/>
            <w:vAlign w:val="center"/>
          </w:tcPr>
          <w:p w14:paraId="5D94AD22">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476,580.00</w:t>
            </w:r>
          </w:p>
        </w:tc>
        <w:tc>
          <w:tcPr>
            <w:tcW w:w="1917" w:type="dxa"/>
            <w:shd w:val="clear" w:color="auto" w:fill="auto"/>
            <w:vAlign w:val="center"/>
          </w:tcPr>
          <w:p w14:paraId="452658EC">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481,152.59</w:t>
            </w:r>
          </w:p>
        </w:tc>
      </w:tr>
      <w:tr w14:paraId="7E92A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2920" w:type="dxa"/>
            <w:shd w:val="clear" w:color="auto" w:fill="auto"/>
            <w:vAlign w:val="center"/>
          </w:tcPr>
          <w:p w14:paraId="4928DF30">
            <w:pPr>
              <w:keepNext w:val="0"/>
              <w:keepLines w:val="0"/>
              <w:widowControl/>
              <w:suppressLineNumbers w:val="0"/>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快递物流费</w:t>
            </w:r>
          </w:p>
        </w:tc>
        <w:tc>
          <w:tcPr>
            <w:tcW w:w="1875" w:type="dxa"/>
            <w:shd w:val="clear" w:color="auto" w:fill="auto"/>
            <w:vAlign w:val="center"/>
          </w:tcPr>
          <w:p w14:paraId="63AEA5ED">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257,208.55</w:t>
            </w:r>
          </w:p>
        </w:tc>
        <w:tc>
          <w:tcPr>
            <w:tcW w:w="1783" w:type="dxa"/>
            <w:shd w:val="clear" w:color="auto" w:fill="auto"/>
            <w:vAlign w:val="center"/>
          </w:tcPr>
          <w:p w14:paraId="16378FE1">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703,663.31</w:t>
            </w:r>
          </w:p>
        </w:tc>
        <w:tc>
          <w:tcPr>
            <w:tcW w:w="1917" w:type="dxa"/>
            <w:shd w:val="clear" w:color="auto" w:fill="auto"/>
            <w:vAlign w:val="center"/>
          </w:tcPr>
          <w:p w14:paraId="6276B9B0">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1,099,904.28</w:t>
            </w:r>
          </w:p>
        </w:tc>
      </w:tr>
      <w:tr w14:paraId="1B28E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2920" w:type="dxa"/>
            <w:shd w:val="clear" w:color="auto" w:fill="auto"/>
            <w:vAlign w:val="center"/>
          </w:tcPr>
          <w:p w14:paraId="0856E2D9">
            <w:pPr>
              <w:keepNext w:val="0"/>
              <w:keepLines w:val="0"/>
              <w:widowControl/>
              <w:suppressLineNumbers w:val="0"/>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安装服务费</w:t>
            </w:r>
          </w:p>
        </w:tc>
        <w:tc>
          <w:tcPr>
            <w:tcW w:w="1875" w:type="dxa"/>
            <w:shd w:val="clear" w:color="auto" w:fill="auto"/>
            <w:vAlign w:val="center"/>
          </w:tcPr>
          <w:p w14:paraId="3BF4DAD6">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2,638.79</w:t>
            </w:r>
          </w:p>
        </w:tc>
        <w:tc>
          <w:tcPr>
            <w:tcW w:w="1783" w:type="dxa"/>
            <w:shd w:val="clear" w:color="auto" w:fill="auto"/>
            <w:vAlign w:val="center"/>
          </w:tcPr>
          <w:p w14:paraId="19A9BD22">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27,000.00</w:t>
            </w:r>
          </w:p>
        </w:tc>
        <w:tc>
          <w:tcPr>
            <w:tcW w:w="1917" w:type="dxa"/>
            <w:shd w:val="clear" w:color="auto" w:fill="auto"/>
            <w:vAlign w:val="center"/>
          </w:tcPr>
          <w:p w14:paraId="4ACFF2DA">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r>
      <w:tr w14:paraId="000E1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2920" w:type="dxa"/>
            <w:shd w:val="clear" w:color="auto" w:fill="auto"/>
            <w:vAlign w:val="center"/>
          </w:tcPr>
          <w:p w14:paraId="10354BE9">
            <w:pPr>
              <w:keepNext w:val="0"/>
              <w:keepLines w:val="0"/>
              <w:widowControl/>
              <w:suppressLineNumbers w:val="0"/>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展览费</w:t>
            </w:r>
          </w:p>
        </w:tc>
        <w:tc>
          <w:tcPr>
            <w:tcW w:w="1875" w:type="dxa"/>
            <w:shd w:val="clear" w:color="auto" w:fill="auto"/>
            <w:vAlign w:val="center"/>
          </w:tcPr>
          <w:p w14:paraId="187E4870">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1783" w:type="dxa"/>
            <w:shd w:val="clear" w:color="auto" w:fill="auto"/>
            <w:vAlign w:val="center"/>
          </w:tcPr>
          <w:p w14:paraId="42FFCEFF">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664,390.41</w:t>
            </w:r>
          </w:p>
        </w:tc>
        <w:tc>
          <w:tcPr>
            <w:tcW w:w="1917" w:type="dxa"/>
            <w:shd w:val="clear" w:color="auto" w:fill="auto"/>
            <w:vAlign w:val="center"/>
          </w:tcPr>
          <w:p w14:paraId="030C7180">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689,928.10</w:t>
            </w:r>
          </w:p>
        </w:tc>
      </w:tr>
      <w:tr w14:paraId="7698A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2920" w:type="dxa"/>
            <w:shd w:val="clear" w:color="auto" w:fill="auto"/>
            <w:vAlign w:val="center"/>
          </w:tcPr>
          <w:p w14:paraId="0226E554">
            <w:pPr>
              <w:keepNext w:val="0"/>
              <w:keepLines w:val="0"/>
              <w:widowControl/>
              <w:suppressLineNumbers w:val="0"/>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业务宣传费</w:t>
            </w:r>
          </w:p>
        </w:tc>
        <w:tc>
          <w:tcPr>
            <w:tcW w:w="1875" w:type="dxa"/>
            <w:shd w:val="clear" w:color="auto" w:fill="auto"/>
            <w:vAlign w:val="center"/>
          </w:tcPr>
          <w:p w14:paraId="214902D7">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c>
          <w:tcPr>
            <w:tcW w:w="1783" w:type="dxa"/>
            <w:shd w:val="clear" w:color="auto" w:fill="auto"/>
            <w:vAlign w:val="center"/>
          </w:tcPr>
          <w:p w14:paraId="4C20F18B">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73,867.93</w:t>
            </w:r>
          </w:p>
        </w:tc>
        <w:tc>
          <w:tcPr>
            <w:tcW w:w="1917" w:type="dxa"/>
            <w:shd w:val="clear" w:color="auto" w:fill="auto"/>
            <w:vAlign w:val="center"/>
          </w:tcPr>
          <w:p w14:paraId="0674CADE">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296,260.76</w:t>
            </w:r>
          </w:p>
        </w:tc>
      </w:tr>
      <w:tr w14:paraId="43A76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2920" w:type="dxa"/>
            <w:shd w:val="clear" w:color="auto" w:fill="auto"/>
            <w:vAlign w:val="center"/>
          </w:tcPr>
          <w:p w14:paraId="711A1592">
            <w:pPr>
              <w:keepNext w:val="0"/>
              <w:keepLines w:val="0"/>
              <w:widowControl/>
              <w:suppressLineNumbers w:val="0"/>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广告费</w:t>
            </w:r>
          </w:p>
        </w:tc>
        <w:tc>
          <w:tcPr>
            <w:tcW w:w="1875" w:type="dxa"/>
            <w:shd w:val="clear" w:color="auto" w:fill="auto"/>
            <w:vAlign w:val="center"/>
          </w:tcPr>
          <w:p w14:paraId="63AF0E64">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6,700.00</w:t>
            </w:r>
          </w:p>
        </w:tc>
        <w:tc>
          <w:tcPr>
            <w:tcW w:w="1783" w:type="dxa"/>
            <w:shd w:val="clear" w:color="auto" w:fill="auto"/>
            <w:vAlign w:val="center"/>
          </w:tcPr>
          <w:p w14:paraId="7F492F50">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1,200.00</w:t>
            </w:r>
          </w:p>
        </w:tc>
        <w:tc>
          <w:tcPr>
            <w:tcW w:w="1917" w:type="dxa"/>
            <w:shd w:val="clear" w:color="auto" w:fill="auto"/>
            <w:vAlign w:val="center"/>
          </w:tcPr>
          <w:p w14:paraId="5622EE22">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w:t>
            </w:r>
          </w:p>
        </w:tc>
      </w:tr>
      <w:tr w14:paraId="45E3A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2920" w:type="dxa"/>
            <w:shd w:val="clear" w:color="auto" w:fill="auto"/>
            <w:vAlign w:val="center"/>
          </w:tcPr>
          <w:p w14:paraId="723D2C1B">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合计</w:t>
            </w:r>
          </w:p>
        </w:tc>
        <w:tc>
          <w:tcPr>
            <w:tcW w:w="1875" w:type="dxa"/>
            <w:shd w:val="clear" w:color="auto" w:fill="auto"/>
            <w:vAlign w:val="center"/>
          </w:tcPr>
          <w:p w14:paraId="315A438F">
            <w:pPr>
              <w:keepNext w:val="0"/>
              <w:keepLines w:val="0"/>
              <w:widowControl/>
              <w:suppressLineNumbers w:val="0"/>
              <w:snapToGrid w:val="0"/>
              <w:jc w:val="righ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3,406,767.13</w:t>
            </w:r>
          </w:p>
        </w:tc>
        <w:tc>
          <w:tcPr>
            <w:tcW w:w="1783" w:type="dxa"/>
            <w:shd w:val="clear" w:color="auto" w:fill="auto"/>
            <w:vAlign w:val="center"/>
          </w:tcPr>
          <w:p w14:paraId="72FE9E4F">
            <w:pPr>
              <w:keepNext w:val="0"/>
              <w:keepLines w:val="0"/>
              <w:widowControl/>
              <w:suppressLineNumbers w:val="0"/>
              <w:snapToGrid w:val="0"/>
              <w:jc w:val="righ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9,978,948.03</w:t>
            </w:r>
          </w:p>
        </w:tc>
        <w:tc>
          <w:tcPr>
            <w:tcW w:w="1917" w:type="dxa"/>
            <w:shd w:val="clear" w:color="auto" w:fill="auto"/>
            <w:vAlign w:val="center"/>
          </w:tcPr>
          <w:p w14:paraId="316C053A">
            <w:pPr>
              <w:keepNext w:val="0"/>
              <w:keepLines w:val="0"/>
              <w:widowControl/>
              <w:suppressLineNumbers w:val="0"/>
              <w:snapToGrid w:val="0"/>
              <w:jc w:val="righ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11,119,809.21</w:t>
            </w:r>
          </w:p>
        </w:tc>
      </w:tr>
    </w:tbl>
    <w:p w14:paraId="637E5285">
      <w:pPr>
        <w:keepNext w:val="0"/>
        <w:keepLines w:val="0"/>
        <w:pageBreakBefore w:val="0"/>
        <w:numPr>
          <w:ilvl w:val="0"/>
          <w:numId w:val="0"/>
        </w:numPr>
        <w:kinsoku/>
        <w:wordWrap/>
        <w:overflowPunct/>
        <w:topLinePunct w:val="0"/>
        <w:bidi w:val="0"/>
        <w:spacing w:beforeAutospacing="0" w:afterAutospacing="0" w:line="360" w:lineRule="auto"/>
        <w:ind w:firstLine="480" w:firstLineChars="200"/>
        <w:textAlignment w:val="auto"/>
        <w:rPr>
          <w:rFonts w:hint="default" w:ascii="Times New Roman" w:hAnsi="Times New Roman" w:eastAsia="楷体" w:cs="Times New Roman"/>
          <w:b/>
          <w:bCs w:val="0"/>
          <w:szCs w:val="21"/>
          <w:lang w:val="en-US" w:eastAsia="zh-CN"/>
        </w:rPr>
      </w:pPr>
      <w:r>
        <w:rPr>
          <w:rFonts w:hint="default" w:ascii="Times New Roman" w:hAnsi="Times New Roman" w:eastAsia="楷体" w:cs="Times New Roman"/>
          <w:b/>
          <w:bCs w:val="0"/>
          <w:szCs w:val="21"/>
          <w:lang w:val="en-US" w:eastAsia="zh-CN"/>
        </w:rPr>
        <w:t>3.管理费用</w:t>
      </w:r>
    </w:p>
    <w:p w14:paraId="3B90CD32">
      <w:pPr>
        <w:keepNext w:val="0"/>
        <w:keepLines w:val="0"/>
        <w:pageBreakBefore w:val="0"/>
        <w:numPr>
          <w:ilvl w:val="0"/>
          <w:numId w:val="0"/>
        </w:numPr>
        <w:kinsoku/>
        <w:wordWrap/>
        <w:overflowPunct/>
        <w:topLinePunct w:val="0"/>
        <w:bidi w:val="0"/>
        <w:spacing w:beforeAutospacing="0" w:afterAutospacing="0" w:line="360" w:lineRule="auto"/>
        <w:ind w:firstLine="480" w:firstLineChars="200"/>
        <w:textAlignment w:val="auto"/>
        <w:rPr>
          <w:rFonts w:hint="default" w:ascii="Times New Roman" w:hAnsi="Times New Roman" w:eastAsia="楷体" w:cs="Times New Roman"/>
          <w:b w:val="0"/>
          <w:bCs/>
          <w:szCs w:val="21"/>
          <w:lang w:val="en-US" w:eastAsia="zh-CN"/>
        </w:rPr>
      </w:pPr>
      <w:r>
        <w:rPr>
          <w:rFonts w:hint="default" w:ascii="Times New Roman" w:hAnsi="Times New Roman" w:eastAsia="楷体" w:cs="Times New Roman"/>
          <w:b w:val="0"/>
          <w:bCs/>
          <w:szCs w:val="21"/>
          <w:lang w:val="en-US" w:eastAsia="zh-CN"/>
        </w:rPr>
        <w:t>灵西机器人2023年1月至2025年6月合计发生管理费用4,809.74万元，其中2025年1-6月管理费用813.65万元。2023年、2024年及2025年1-6月管理费用情况如下：</w:t>
      </w:r>
    </w:p>
    <w:p w14:paraId="6B95CD37">
      <w:pPr>
        <w:keepNext w:val="0"/>
        <w:keepLines w:val="0"/>
        <w:pageBreakBefore w:val="0"/>
        <w:numPr>
          <w:ilvl w:val="0"/>
          <w:numId w:val="0"/>
        </w:numPr>
        <w:kinsoku/>
        <w:wordWrap/>
        <w:overflowPunct/>
        <w:topLinePunct w:val="0"/>
        <w:bidi w:val="0"/>
        <w:spacing w:beforeAutospacing="0" w:afterAutospacing="0" w:line="360" w:lineRule="auto"/>
        <w:ind w:firstLine="480" w:firstLineChars="200"/>
        <w:jc w:val="right"/>
        <w:textAlignment w:val="auto"/>
        <w:rPr>
          <w:rFonts w:hint="default" w:ascii="Times New Roman" w:hAnsi="Times New Roman" w:eastAsia="楷体" w:cs="Times New Roman"/>
          <w:b w:val="0"/>
          <w:bCs/>
          <w:szCs w:val="21"/>
          <w:lang w:val="en-US" w:eastAsia="zh-CN"/>
        </w:rPr>
      </w:pPr>
      <w:r>
        <w:rPr>
          <w:rFonts w:hint="default" w:ascii="Times New Roman" w:hAnsi="Times New Roman" w:eastAsia="楷体" w:cs="Times New Roman"/>
          <w:b w:val="0"/>
          <w:bCs/>
          <w:szCs w:val="21"/>
          <w:lang w:val="en-US" w:eastAsia="zh-CN"/>
        </w:rPr>
        <w:t>人民币（元）</w:t>
      </w:r>
    </w:p>
    <w:tbl>
      <w:tblPr>
        <w:tblStyle w:val="27"/>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45" w:type="dxa"/>
          <w:left w:w="96" w:type="dxa"/>
          <w:bottom w:w="45" w:type="dxa"/>
          <w:right w:w="96" w:type="dxa"/>
        </w:tblCellMar>
      </w:tblPr>
      <w:tblGrid>
        <w:gridCol w:w="2235"/>
        <w:gridCol w:w="2031"/>
        <w:gridCol w:w="2114"/>
        <w:gridCol w:w="2115"/>
      </w:tblGrid>
      <w:tr w14:paraId="4FA54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2235" w:type="dxa"/>
            <w:tcBorders>
              <w:top w:val="single" w:color="000000" w:sz="8" w:space="0"/>
              <w:left w:val="single" w:color="000000" w:sz="8" w:space="0"/>
              <w:bottom w:val="single" w:color="000000" w:sz="4" w:space="0"/>
              <w:right w:val="single" w:color="000000" w:sz="4" w:space="0"/>
            </w:tcBorders>
            <w:shd w:val="clear" w:color="auto" w:fill="auto"/>
            <w:vAlign w:val="center"/>
          </w:tcPr>
          <w:p w14:paraId="478DB493">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项目</w:t>
            </w:r>
          </w:p>
        </w:tc>
        <w:tc>
          <w:tcPr>
            <w:tcW w:w="2031" w:type="dxa"/>
            <w:tcBorders>
              <w:top w:val="single" w:color="000000" w:sz="8" w:space="0"/>
              <w:left w:val="single" w:color="000000" w:sz="4" w:space="0"/>
              <w:bottom w:val="single" w:color="000000" w:sz="4" w:space="0"/>
              <w:right w:val="single" w:color="000000" w:sz="4" w:space="0"/>
            </w:tcBorders>
            <w:shd w:val="clear" w:color="auto" w:fill="auto"/>
            <w:vAlign w:val="center"/>
          </w:tcPr>
          <w:p w14:paraId="636E8FD2">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2025年1-6月</w:t>
            </w:r>
          </w:p>
        </w:tc>
        <w:tc>
          <w:tcPr>
            <w:tcW w:w="2114" w:type="dxa"/>
            <w:tcBorders>
              <w:top w:val="single" w:color="000000" w:sz="8" w:space="0"/>
              <w:left w:val="single" w:color="000000" w:sz="4" w:space="0"/>
              <w:bottom w:val="single" w:color="000000" w:sz="4" w:space="0"/>
              <w:right w:val="single" w:color="000000" w:sz="4" w:space="0"/>
            </w:tcBorders>
            <w:shd w:val="clear" w:color="auto" w:fill="auto"/>
            <w:vAlign w:val="center"/>
          </w:tcPr>
          <w:p w14:paraId="62C279DC">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2024年</w:t>
            </w:r>
          </w:p>
        </w:tc>
        <w:tc>
          <w:tcPr>
            <w:tcW w:w="2115" w:type="dxa"/>
            <w:tcBorders>
              <w:top w:val="single" w:color="000000" w:sz="8" w:space="0"/>
              <w:left w:val="single" w:color="000000" w:sz="4" w:space="0"/>
              <w:bottom w:val="single" w:color="000000" w:sz="4" w:space="0"/>
              <w:right w:val="single" w:color="000000" w:sz="8" w:space="0"/>
            </w:tcBorders>
            <w:shd w:val="clear" w:color="auto" w:fill="auto"/>
            <w:vAlign w:val="center"/>
          </w:tcPr>
          <w:p w14:paraId="40B6C0A8">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2023年</w:t>
            </w:r>
          </w:p>
        </w:tc>
      </w:tr>
      <w:tr w14:paraId="3381A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235" w:type="dxa"/>
            <w:tcBorders>
              <w:top w:val="single" w:color="000000" w:sz="4" w:space="0"/>
              <w:left w:val="single" w:color="000000" w:sz="8" w:space="0"/>
              <w:bottom w:val="single" w:color="000000" w:sz="4" w:space="0"/>
              <w:right w:val="single" w:color="000000" w:sz="4" w:space="0"/>
            </w:tcBorders>
            <w:shd w:val="clear" w:color="auto" w:fill="auto"/>
            <w:vAlign w:val="center"/>
          </w:tcPr>
          <w:p w14:paraId="5DDFDA40">
            <w:pPr>
              <w:keepNext w:val="0"/>
              <w:keepLines w:val="0"/>
              <w:widowControl/>
              <w:suppressLineNumbers w:val="0"/>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办公费</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553E90">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287,238.51</w:t>
            </w:r>
          </w:p>
        </w:tc>
        <w:tc>
          <w:tcPr>
            <w:tcW w:w="211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F0D227">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460,320.78</w:t>
            </w:r>
          </w:p>
        </w:tc>
        <w:tc>
          <w:tcPr>
            <w:tcW w:w="2115" w:type="dxa"/>
            <w:tcBorders>
              <w:top w:val="single" w:color="000000" w:sz="4" w:space="0"/>
              <w:left w:val="single" w:color="000000" w:sz="4" w:space="0"/>
              <w:bottom w:val="single" w:color="000000" w:sz="4" w:space="0"/>
              <w:right w:val="single" w:color="000000" w:sz="8" w:space="0"/>
            </w:tcBorders>
            <w:shd w:val="clear" w:color="auto" w:fill="auto"/>
            <w:vAlign w:val="center"/>
          </w:tcPr>
          <w:p w14:paraId="42ED02C8">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426,285.51</w:t>
            </w:r>
          </w:p>
        </w:tc>
      </w:tr>
      <w:tr w14:paraId="095FB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90" w:hRule="atLeast"/>
          <w:jc w:val="center"/>
        </w:trPr>
        <w:tc>
          <w:tcPr>
            <w:tcW w:w="2235" w:type="dxa"/>
            <w:tcBorders>
              <w:top w:val="single" w:color="000000" w:sz="4" w:space="0"/>
              <w:left w:val="single" w:color="000000" w:sz="8" w:space="0"/>
              <w:bottom w:val="single" w:color="000000" w:sz="4" w:space="0"/>
              <w:right w:val="single" w:color="000000" w:sz="4" w:space="0"/>
            </w:tcBorders>
            <w:shd w:val="clear" w:color="auto" w:fill="auto"/>
            <w:vAlign w:val="center"/>
          </w:tcPr>
          <w:p w14:paraId="6BDAE120">
            <w:pPr>
              <w:keepNext w:val="0"/>
              <w:keepLines w:val="0"/>
              <w:widowControl/>
              <w:suppressLineNumbers w:val="0"/>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社保及公积金</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968F8E">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416,725.60</w:t>
            </w:r>
          </w:p>
        </w:tc>
        <w:tc>
          <w:tcPr>
            <w:tcW w:w="211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E848A">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746,497.00</w:t>
            </w:r>
          </w:p>
        </w:tc>
        <w:tc>
          <w:tcPr>
            <w:tcW w:w="2115" w:type="dxa"/>
            <w:tcBorders>
              <w:top w:val="single" w:color="000000" w:sz="4" w:space="0"/>
              <w:left w:val="single" w:color="000000" w:sz="4" w:space="0"/>
              <w:bottom w:val="single" w:color="000000" w:sz="4" w:space="0"/>
              <w:right w:val="single" w:color="000000" w:sz="8" w:space="0"/>
            </w:tcBorders>
            <w:shd w:val="clear" w:color="auto" w:fill="auto"/>
            <w:vAlign w:val="center"/>
          </w:tcPr>
          <w:p w14:paraId="4B92D747">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793,798.00</w:t>
            </w:r>
          </w:p>
        </w:tc>
      </w:tr>
      <w:tr w14:paraId="26122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90" w:hRule="atLeast"/>
          <w:jc w:val="center"/>
        </w:trPr>
        <w:tc>
          <w:tcPr>
            <w:tcW w:w="2235" w:type="dxa"/>
            <w:tcBorders>
              <w:top w:val="single" w:color="000000" w:sz="4" w:space="0"/>
              <w:left w:val="single" w:color="000000" w:sz="8" w:space="0"/>
              <w:bottom w:val="single" w:color="000000" w:sz="4" w:space="0"/>
              <w:right w:val="single" w:color="000000" w:sz="4" w:space="0"/>
            </w:tcBorders>
            <w:shd w:val="clear" w:color="auto" w:fill="auto"/>
            <w:vAlign w:val="center"/>
          </w:tcPr>
          <w:p w14:paraId="7DEA6D47">
            <w:pPr>
              <w:keepNext w:val="0"/>
              <w:keepLines w:val="0"/>
              <w:widowControl/>
              <w:suppressLineNumbers w:val="0"/>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装修费</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6E2804">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4,400.00</w:t>
            </w:r>
          </w:p>
        </w:tc>
        <w:tc>
          <w:tcPr>
            <w:tcW w:w="211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E9C038">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1,109,988.42</w:t>
            </w:r>
          </w:p>
        </w:tc>
        <w:tc>
          <w:tcPr>
            <w:tcW w:w="2115" w:type="dxa"/>
            <w:tcBorders>
              <w:top w:val="single" w:color="000000" w:sz="4" w:space="0"/>
              <w:left w:val="single" w:color="000000" w:sz="4" w:space="0"/>
              <w:bottom w:val="single" w:color="000000" w:sz="4" w:space="0"/>
              <w:right w:val="single" w:color="000000" w:sz="8" w:space="0"/>
            </w:tcBorders>
            <w:shd w:val="clear" w:color="auto" w:fill="auto"/>
            <w:vAlign w:val="center"/>
          </w:tcPr>
          <w:p w14:paraId="5406BD4F">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847,253.27</w:t>
            </w:r>
          </w:p>
        </w:tc>
      </w:tr>
      <w:tr w14:paraId="38299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235" w:type="dxa"/>
            <w:tcBorders>
              <w:top w:val="single" w:color="000000" w:sz="4" w:space="0"/>
              <w:left w:val="single" w:color="000000" w:sz="8" w:space="0"/>
              <w:bottom w:val="single" w:color="000000" w:sz="4" w:space="0"/>
              <w:right w:val="single" w:color="000000" w:sz="4" w:space="0"/>
            </w:tcBorders>
            <w:shd w:val="clear" w:color="auto" w:fill="auto"/>
            <w:vAlign w:val="center"/>
          </w:tcPr>
          <w:p w14:paraId="2AC2C7F4">
            <w:pPr>
              <w:keepNext w:val="0"/>
              <w:keepLines w:val="0"/>
              <w:widowControl/>
              <w:suppressLineNumbers w:val="0"/>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福利费</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F33C9E">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15,306.00</w:t>
            </w:r>
          </w:p>
        </w:tc>
        <w:tc>
          <w:tcPr>
            <w:tcW w:w="211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61B463">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780,208.38</w:t>
            </w:r>
          </w:p>
        </w:tc>
        <w:tc>
          <w:tcPr>
            <w:tcW w:w="2115" w:type="dxa"/>
            <w:tcBorders>
              <w:top w:val="single" w:color="000000" w:sz="4" w:space="0"/>
              <w:left w:val="single" w:color="000000" w:sz="4" w:space="0"/>
              <w:bottom w:val="single" w:color="000000" w:sz="4" w:space="0"/>
              <w:right w:val="single" w:color="000000" w:sz="8" w:space="0"/>
            </w:tcBorders>
            <w:shd w:val="clear" w:color="auto" w:fill="auto"/>
            <w:vAlign w:val="center"/>
          </w:tcPr>
          <w:p w14:paraId="1038D20A">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915,409.28</w:t>
            </w:r>
          </w:p>
        </w:tc>
      </w:tr>
      <w:tr w14:paraId="225BE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235" w:type="dxa"/>
            <w:tcBorders>
              <w:top w:val="single" w:color="000000" w:sz="4" w:space="0"/>
              <w:left w:val="single" w:color="000000" w:sz="8" w:space="0"/>
              <w:bottom w:val="single" w:color="000000" w:sz="4" w:space="0"/>
              <w:right w:val="single" w:color="000000" w:sz="4" w:space="0"/>
            </w:tcBorders>
            <w:shd w:val="clear" w:color="auto" w:fill="auto"/>
            <w:vAlign w:val="center"/>
          </w:tcPr>
          <w:p w14:paraId="7F5CB7D9">
            <w:pPr>
              <w:keepNext w:val="0"/>
              <w:keepLines w:val="0"/>
              <w:widowControl/>
              <w:suppressLineNumbers w:val="0"/>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房租费</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82F278">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108,834.88</w:t>
            </w:r>
          </w:p>
        </w:tc>
        <w:tc>
          <w:tcPr>
            <w:tcW w:w="211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9CEA06">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1,632,908.10</w:t>
            </w:r>
          </w:p>
        </w:tc>
        <w:tc>
          <w:tcPr>
            <w:tcW w:w="2115" w:type="dxa"/>
            <w:tcBorders>
              <w:top w:val="single" w:color="000000" w:sz="4" w:space="0"/>
              <w:left w:val="single" w:color="000000" w:sz="4" w:space="0"/>
              <w:bottom w:val="single" w:color="000000" w:sz="4" w:space="0"/>
              <w:right w:val="single" w:color="000000" w:sz="8" w:space="0"/>
            </w:tcBorders>
            <w:shd w:val="clear" w:color="auto" w:fill="auto"/>
            <w:vAlign w:val="center"/>
          </w:tcPr>
          <w:p w14:paraId="592B2AE7">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1,741,871.60</w:t>
            </w:r>
          </w:p>
        </w:tc>
      </w:tr>
      <w:tr w14:paraId="4FBBE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235" w:type="dxa"/>
            <w:tcBorders>
              <w:top w:val="single" w:color="000000" w:sz="4" w:space="0"/>
              <w:left w:val="single" w:color="000000" w:sz="8" w:space="0"/>
              <w:bottom w:val="single" w:color="000000" w:sz="4" w:space="0"/>
              <w:right w:val="single" w:color="000000" w:sz="4" w:space="0"/>
            </w:tcBorders>
            <w:shd w:val="clear" w:color="auto" w:fill="auto"/>
            <w:noWrap/>
            <w:vAlign w:val="center"/>
          </w:tcPr>
          <w:p w14:paraId="508CC7C6">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工资</w:t>
            </w:r>
          </w:p>
        </w:tc>
        <w:tc>
          <w:tcPr>
            <w:tcW w:w="20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5E933C">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2,996,309.73</w:t>
            </w:r>
          </w:p>
        </w:tc>
        <w:tc>
          <w:tcPr>
            <w:tcW w:w="21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002B81">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6,696,475.41</w:t>
            </w:r>
          </w:p>
        </w:tc>
        <w:tc>
          <w:tcPr>
            <w:tcW w:w="2115"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67A56751">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7,599,326.86</w:t>
            </w:r>
          </w:p>
        </w:tc>
      </w:tr>
      <w:tr w14:paraId="650BE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235" w:type="dxa"/>
            <w:tcBorders>
              <w:top w:val="single" w:color="000000" w:sz="4" w:space="0"/>
              <w:left w:val="single" w:color="000000" w:sz="8" w:space="0"/>
              <w:bottom w:val="single" w:color="000000" w:sz="4" w:space="0"/>
              <w:right w:val="single" w:color="000000" w:sz="4" w:space="0"/>
            </w:tcBorders>
            <w:shd w:val="clear" w:color="auto" w:fill="auto"/>
            <w:noWrap/>
            <w:vAlign w:val="center"/>
          </w:tcPr>
          <w:p w14:paraId="421A3336">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差旅费</w:t>
            </w:r>
          </w:p>
        </w:tc>
        <w:tc>
          <w:tcPr>
            <w:tcW w:w="20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AA81D9">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369,468.32</w:t>
            </w:r>
          </w:p>
        </w:tc>
        <w:tc>
          <w:tcPr>
            <w:tcW w:w="21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7B287C">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1,334,906.36</w:t>
            </w:r>
          </w:p>
        </w:tc>
        <w:tc>
          <w:tcPr>
            <w:tcW w:w="2115"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5E7CEEC2">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2,082,059.45</w:t>
            </w:r>
          </w:p>
        </w:tc>
      </w:tr>
      <w:tr w14:paraId="48B48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235" w:type="dxa"/>
            <w:tcBorders>
              <w:top w:val="single" w:color="000000" w:sz="4" w:space="0"/>
              <w:left w:val="single" w:color="000000" w:sz="8" w:space="0"/>
              <w:bottom w:val="single" w:color="000000" w:sz="4" w:space="0"/>
              <w:right w:val="single" w:color="000000" w:sz="4" w:space="0"/>
            </w:tcBorders>
            <w:shd w:val="clear" w:color="auto" w:fill="auto"/>
            <w:noWrap/>
            <w:vAlign w:val="center"/>
          </w:tcPr>
          <w:p w14:paraId="73DB7B09">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业务招待费</w:t>
            </w:r>
          </w:p>
        </w:tc>
        <w:tc>
          <w:tcPr>
            <w:tcW w:w="20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808F5F">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312,889.15</w:t>
            </w:r>
          </w:p>
        </w:tc>
        <w:tc>
          <w:tcPr>
            <w:tcW w:w="21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E35033">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2,159,236.60</w:t>
            </w:r>
          </w:p>
        </w:tc>
        <w:tc>
          <w:tcPr>
            <w:tcW w:w="2115"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7E63295B">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1,877,833.40</w:t>
            </w:r>
          </w:p>
        </w:tc>
      </w:tr>
      <w:tr w14:paraId="13A17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235" w:type="dxa"/>
            <w:tcBorders>
              <w:top w:val="single" w:color="000000" w:sz="4" w:space="0"/>
              <w:left w:val="single" w:color="000000" w:sz="8" w:space="0"/>
              <w:bottom w:val="single" w:color="000000" w:sz="4" w:space="0"/>
              <w:right w:val="single" w:color="000000" w:sz="4" w:space="0"/>
            </w:tcBorders>
            <w:shd w:val="clear" w:color="auto" w:fill="auto"/>
            <w:noWrap/>
            <w:vAlign w:val="center"/>
          </w:tcPr>
          <w:p w14:paraId="052176C6">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折旧</w:t>
            </w:r>
          </w:p>
        </w:tc>
        <w:tc>
          <w:tcPr>
            <w:tcW w:w="20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066939">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262,796.85</w:t>
            </w:r>
          </w:p>
        </w:tc>
        <w:tc>
          <w:tcPr>
            <w:tcW w:w="21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E02F08">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655,540.30</w:t>
            </w:r>
          </w:p>
        </w:tc>
        <w:tc>
          <w:tcPr>
            <w:tcW w:w="2115"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16DAE14A">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527,339.78</w:t>
            </w:r>
          </w:p>
        </w:tc>
      </w:tr>
      <w:tr w14:paraId="7CEEA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235" w:type="dxa"/>
            <w:tcBorders>
              <w:top w:val="single" w:color="000000" w:sz="4" w:space="0"/>
              <w:left w:val="single" w:color="000000" w:sz="8" w:space="0"/>
              <w:bottom w:val="single" w:color="000000" w:sz="4" w:space="0"/>
              <w:right w:val="single" w:color="000000" w:sz="4" w:space="0"/>
            </w:tcBorders>
            <w:shd w:val="clear" w:color="auto" w:fill="auto"/>
            <w:noWrap/>
            <w:vAlign w:val="center"/>
          </w:tcPr>
          <w:p w14:paraId="454E7AAA">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物管及能耗费</w:t>
            </w:r>
          </w:p>
        </w:tc>
        <w:tc>
          <w:tcPr>
            <w:tcW w:w="20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2A68B">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234,900.97</w:t>
            </w:r>
          </w:p>
        </w:tc>
        <w:tc>
          <w:tcPr>
            <w:tcW w:w="21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4C16AA">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426,280.70</w:t>
            </w:r>
          </w:p>
        </w:tc>
        <w:tc>
          <w:tcPr>
            <w:tcW w:w="2115"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2D0A5C89">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283,181.72</w:t>
            </w:r>
          </w:p>
        </w:tc>
      </w:tr>
      <w:tr w14:paraId="05D85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235" w:type="dxa"/>
            <w:tcBorders>
              <w:top w:val="single" w:color="000000" w:sz="4" w:space="0"/>
              <w:left w:val="single" w:color="000000" w:sz="8" w:space="0"/>
              <w:bottom w:val="single" w:color="000000" w:sz="4" w:space="0"/>
              <w:right w:val="single" w:color="000000" w:sz="4" w:space="0"/>
            </w:tcBorders>
            <w:shd w:val="clear" w:color="auto" w:fill="auto"/>
            <w:noWrap/>
            <w:vAlign w:val="center"/>
          </w:tcPr>
          <w:p w14:paraId="50DF7CAA">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咨询服务费</w:t>
            </w:r>
          </w:p>
        </w:tc>
        <w:tc>
          <w:tcPr>
            <w:tcW w:w="20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E1A427">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391,612.77</w:t>
            </w:r>
          </w:p>
        </w:tc>
        <w:tc>
          <w:tcPr>
            <w:tcW w:w="21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4F1F59">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2,059,765.97</w:t>
            </w:r>
          </w:p>
        </w:tc>
        <w:tc>
          <w:tcPr>
            <w:tcW w:w="2115"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6CF26CB7">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786,807.42</w:t>
            </w:r>
          </w:p>
        </w:tc>
      </w:tr>
      <w:tr w14:paraId="665D3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235" w:type="dxa"/>
            <w:tcBorders>
              <w:top w:val="single" w:color="000000" w:sz="4" w:space="0"/>
              <w:left w:val="single" w:color="000000" w:sz="8" w:space="0"/>
              <w:bottom w:val="single" w:color="000000" w:sz="4" w:space="0"/>
              <w:right w:val="single" w:color="000000" w:sz="4" w:space="0"/>
            </w:tcBorders>
            <w:shd w:val="clear" w:color="auto" w:fill="auto"/>
            <w:noWrap/>
            <w:vAlign w:val="center"/>
          </w:tcPr>
          <w:p w14:paraId="01C1FACD">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工会经费</w:t>
            </w:r>
          </w:p>
        </w:tc>
        <w:tc>
          <w:tcPr>
            <w:tcW w:w="20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A673F9">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35,228.42</w:t>
            </w:r>
          </w:p>
        </w:tc>
        <w:tc>
          <w:tcPr>
            <w:tcW w:w="21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8BE655">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496,992.24</w:t>
            </w:r>
          </w:p>
        </w:tc>
        <w:tc>
          <w:tcPr>
            <w:tcW w:w="2115"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3BCC268D">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531,611.29</w:t>
            </w:r>
          </w:p>
        </w:tc>
      </w:tr>
      <w:tr w14:paraId="22407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235" w:type="dxa"/>
            <w:tcBorders>
              <w:top w:val="single" w:color="000000" w:sz="4" w:space="0"/>
              <w:left w:val="single" w:color="000000" w:sz="8" w:space="0"/>
              <w:bottom w:val="nil"/>
              <w:right w:val="single" w:color="000000" w:sz="4" w:space="0"/>
            </w:tcBorders>
            <w:shd w:val="clear" w:color="auto" w:fill="auto"/>
            <w:noWrap/>
            <w:vAlign w:val="center"/>
          </w:tcPr>
          <w:p w14:paraId="2C296314">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其他</w:t>
            </w:r>
          </w:p>
        </w:tc>
        <w:tc>
          <w:tcPr>
            <w:tcW w:w="2031" w:type="dxa"/>
            <w:tcBorders>
              <w:top w:val="single" w:color="000000" w:sz="4" w:space="0"/>
              <w:left w:val="single" w:color="000000" w:sz="4" w:space="0"/>
              <w:bottom w:val="nil"/>
              <w:right w:val="single" w:color="000000" w:sz="4" w:space="0"/>
            </w:tcBorders>
            <w:shd w:val="clear" w:color="auto" w:fill="auto"/>
            <w:noWrap/>
            <w:vAlign w:val="center"/>
          </w:tcPr>
          <w:p w14:paraId="604723E8">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2,700,851.32</w:t>
            </w:r>
          </w:p>
        </w:tc>
        <w:tc>
          <w:tcPr>
            <w:tcW w:w="2114" w:type="dxa"/>
            <w:tcBorders>
              <w:top w:val="single" w:color="000000" w:sz="4" w:space="0"/>
              <w:left w:val="single" w:color="000000" w:sz="4" w:space="0"/>
              <w:bottom w:val="nil"/>
              <w:right w:val="single" w:color="000000" w:sz="4" w:space="0"/>
            </w:tcBorders>
            <w:shd w:val="clear" w:color="auto" w:fill="auto"/>
            <w:noWrap/>
            <w:vAlign w:val="center"/>
          </w:tcPr>
          <w:p w14:paraId="6EFB7E7B">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1,616,725.38</w:t>
            </w:r>
          </w:p>
        </w:tc>
        <w:tc>
          <w:tcPr>
            <w:tcW w:w="2115" w:type="dxa"/>
            <w:tcBorders>
              <w:top w:val="single" w:color="000000" w:sz="4" w:space="0"/>
              <w:left w:val="single" w:color="000000" w:sz="4" w:space="0"/>
              <w:bottom w:val="nil"/>
              <w:right w:val="single" w:color="000000" w:sz="8" w:space="0"/>
            </w:tcBorders>
            <w:shd w:val="clear" w:color="auto" w:fill="auto"/>
            <w:noWrap/>
            <w:vAlign w:val="center"/>
          </w:tcPr>
          <w:p w14:paraId="588ED9F8">
            <w:pPr>
              <w:keepNext w:val="0"/>
              <w:keepLines w:val="0"/>
              <w:widowControl/>
              <w:suppressLineNumbers w:val="0"/>
              <w:snapToGrid w:val="0"/>
              <w:jc w:val="right"/>
              <w:textAlignment w:val="bottom"/>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1,372,218.23</w:t>
            </w:r>
          </w:p>
        </w:tc>
      </w:tr>
      <w:tr w14:paraId="6E7A0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235" w:type="dxa"/>
            <w:tcBorders>
              <w:top w:val="single" w:color="000000" w:sz="4" w:space="0"/>
              <w:left w:val="single" w:color="000000" w:sz="8" w:space="0"/>
              <w:bottom w:val="single" w:color="000000" w:sz="8" w:space="0"/>
              <w:right w:val="single" w:color="000000" w:sz="4" w:space="0"/>
            </w:tcBorders>
            <w:shd w:val="clear" w:color="auto" w:fill="auto"/>
            <w:noWrap/>
            <w:vAlign w:val="center"/>
          </w:tcPr>
          <w:p w14:paraId="2D7427AB">
            <w:pPr>
              <w:keepNext w:val="0"/>
              <w:keepLines w:val="0"/>
              <w:widowControl/>
              <w:suppressLineNumbers w:val="0"/>
              <w:snapToGrid w:val="0"/>
              <w:jc w:val="center"/>
              <w:textAlignment w:val="bottom"/>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合计</w:t>
            </w:r>
          </w:p>
        </w:tc>
        <w:tc>
          <w:tcPr>
            <w:tcW w:w="203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119B7E03">
            <w:pPr>
              <w:keepNext w:val="0"/>
              <w:keepLines w:val="0"/>
              <w:widowControl/>
              <w:suppressLineNumbers w:val="0"/>
              <w:snapToGrid w:val="0"/>
              <w:jc w:val="right"/>
              <w:textAlignment w:val="bottom"/>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8,136,562.52</w:t>
            </w:r>
          </w:p>
        </w:tc>
        <w:tc>
          <w:tcPr>
            <w:tcW w:w="2114"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6306A418">
            <w:pPr>
              <w:keepNext w:val="0"/>
              <w:keepLines w:val="0"/>
              <w:widowControl/>
              <w:suppressLineNumbers w:val="0"/>
              <w:snapToGrid w:val="0"/>
              <w:jc w:val="right"/>
              <w:textAlignment w:val="bottom"/>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20,175,845.64</w:t>
            </w:r>
          </w:p>
        </w:tc>
        <w:tc>
          <w:tcPr>
            <w:tcW w:w="2115"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66DBA9DD">
            <w:pPr>
              <w:keepNext w:val="0"/>
              <w:keepLines w:val="0"/>
              <w:widowControl/>
              <w:suppressLineNumbers w:val="0"/>
              <w:snapToGrid w:val="0"/>
              <w:jc w:val="right"/>
              <w:textAlignment w:val="bottom"/>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19,784,995.81</w:t>
            </w:r>
          </w:p>
        </w:tc>
      </w:tr>
    </w:tbl>
    <w:p w14:paraId="25022F98">
      <w:pPr>
        <w:keepNext w:val="0"/>
        <w:keepLines w:val="0"/>
        <w:pageBreakBefore w:val="0"/>
        <w:numPr>
          <w:ilvl w:val="0"/>
          <w:numId w:val="0"/>
        </w:numPr>
        <w:kinsoku/>
        <w:wordWrap/>
        <w:overflowPunct/>
        <w:topLinePunct w:val="0"/>
        <w:bidi w:val="0"/>
        <w:spacing w:beforeAutospacing="0" w:afterAutospacing="0" w:line="360" w:lineRule="auto"/>
        <w:ind w:firstLine="480" w:firstLineChars="200"/>
        <w:textAlignment w:val="auto"/>
        <w:rPr>
          <w:rFonts w:hint="default" w:ascii="Times New Roman" w:hAnsi="Times New Roman" w:eastAsia="楷体" w:cs="Times New Roman"/>
          <w:b/>
          <w:bCs w:val="0"/>
          <w:szCs w:val="21"/>
          <w:lang w:val="en-US" w:eastAsia="zh-CN"/>
        </w:rPr>
      </w:pPr>
      <w:r>
        <w:rPr>
          <w:rFonts w:hint="default" w:ascii="Times New Roman" w:hAnsi="Times New Roman" w:eastAsia="楷体" w:cs="Times New Roman"/>
          <w:b/>
          <w:bCs w:val="0"/>
          <w:szCs w:val="21"/>
          <w:lang w:val="en-US" w:eastAsia="zh-CN"/>
        </w:rPr>
        <w:t>4.财务费用</w:t>
      </w:r>
    </w:p>
    <w:p w14:paraId="6A16D32F">
      <w:pPr>
        <w:keepNext w:val="0"/>
        <w:keepLines w:val="0"/>
        <w:pageBreakBefore w:val="0"/>
        <w:numPr>
          <w:ilvl w:val="0"/>
          <w:numId w:val="0"/>
        </w:numPr>
        <w:kinsoku/>
        <w:wordWrap/>
        <w:overflowPunct/>
        <w:topLinePunct w:val="0"/>
        <w:bidi w:val="0"/>
        <w:spacing w:beforeAutospacing="0" w:afterAutospacing="0" w:line="360" w:lineRule="auto"/>
        <w:ind w:firstLine="480" w:firstLineChars="200"/>
        <w:textAlignment w:val="auto"/>
        <w:rPr>
          <w:rFonts w:hint="default" w:ascii="Times New Roman" w:hAnsi="Times New Roman" w:eastAsia="楷体" w:cs="Times New Roman"/>
          <w:b w:val="0"/>
          <w:bCs/>
          <w:szCs w:val="21"/>
          <w:lang w:val="en-US" w:eastAsia="zh-CN"/>
        </w:rPr>
      </w:pPr>
      <w:r>
        <w:rPr>
          <w:rFonts w:hint="default" w:ascii="Times New Roman" w:hAnsi="Times New Roman" w:eastAsia="楷体" w:cs="Times New Roman"/>
          <w:b w:val="0"/>
          <w:bCs/>
          <w:szCs w:val="21"/>
          <w:lang w:val="en-US" w:eastAsia="zh-CN"/>
        </w:rPr>
        <w:t>灵西机器人2023年1月至2025年6月合计发生财务费用552.25万元，其中2025年1-6月财务费用144.31万元。2023年、2024年及2025年1-6月财务费用明细如下：</w:t>
      </w:r>
    </w:p>
    <w:p w14:paraId="15EAF3D7">
      <w:pPr>
        <w:keepNext w:val="0"/>
        <w:keepLines w:val="0"/>
        <w:pageBreakBefore w:val="0"/>
        <w:numPr>
          <w:ilvl w:val="0"/>
          <w:numId w:val="0"/>
        </w:numPr>
        <w:kinsoku/>
        <w:wordWrap/>
        <w:overflowPunct/>
        <w:topLinePunct w:val="0"/>
        <w:bidi w:val="0"/>
        <w:spacing w:beforeAutospacing="0" w:afterAutospacing="0" w:line="360" w:lineRule="auto"/>
        <w:ind w:firstLine="480" w:firstLineChars="200"/>
        <w:jc w:val="right"/>
        <w:textAlignment w:val="auto"/>
        <w:rPr>
          <w:rFonts w:hint="default" w:ascii="Times New Roman" w:hAnsi="Times New Roman" w:eastAsia="楷体" w:cs="Times New Roman"/>
          <w:b w:val="0"/>
          <w:bCs/>
          <w:szCs w:val="21"/>
          <w:lang w:val="en-US" w:eastAsia="zh-CN"/>
        </w:rPr>
      </w:pPr>
      <w:r>
        <w:rPr>
          <w:rFonts w:hint="default" w:ascii="Times New Roman" w:hAnsi="Times New Roman" w:eastAsia="楷体" w:cs="Times New Roman"/>
          <w:b w:val="0"/>
          <w:bCs/>
          <w:szCs w:val="21"/>
          <w:lang w:val="en-US" w:eastAsia="zh-CN"/>
        </w:rPr>
        <w:t>人民币（元）</w:t>
      </w:r>
    </w:p>
    <w:tbl>
      <w:tblPr>
        <w:tblStyle w:val="27"/>
        <w:tblW w:w="8522" w:type="dxa"/>
        <w:tblInd w:w="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80" w:type="dxa"/>
          <w:left w:w="128" w:type="dxa"/>
          <w:bottom w:w="80" w:type="dxa"/>
          <w:right w:w="128" w:type="dxa"/>
        </w:tblCellMar>
      </w:tblPr>
      <w:tblGrid>
        <w:gridCol w:w="1570"/>
        <w:gridCol w:w="2317"/>
        <w:gridCol w:w="2317"/>
        <w:gridCol w:w="2318"/>
      </w:tblGrid>
      <w:tr w14:paraId="41BD5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trPr>
        <w:tc>
          <w:tcPr>
            <w:tcW w:w="1570" w:type="dxa"/>
            <w:tcBorders>
              <w:top w:val="single" w:color="000000" w:sz="8" w:space="0"/>
              <w:left w:val="single" w:color="000000" w:sz="8" w:space="0"/>
              <w:bottom w:val="single" w:color="000000" w:sz="4" w:space="0"/>
              <w:right w:val="single" w:color="000000" w:sz="4" w:space="0"/>
            </w:tcBorders>
            <w:shd w:val="clear" w:color="auto" w:fill="auto"/>
            <w:vAlign w:val="center"/>
          </w:tcPr>
          <w:p w14:paraId="15F06165">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项目</w:t>
            </w:r>
          </w:p>
        </w:tc>
        <w:tc>
          <w:tcPr>
            <w:tcW w:w="2317" w:type="dxa"/>
            <w:tcBorders>
              <w:top w:val="single" w:color="000000" w:sz="8" w:space="0"/>
              <w:left w:val="single" w:color="000000" w:sz="4" w:space="0"/>
              <w:bottom w:val="single" w:color="000000" w:sz="4" w:space="0"/>
              <w:right w:val="single" w:color="000000" w:sz="4" w:space="0"/>
            </w:tcBorders>
            <w:shd w:val="clear" w:color="auto" w:fill="auto"/>
            <w:vAlign w:val="center"/>
          </w:tcPr>
          <w:p w14:paraId="1164E5F7">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2025年1-6月</w:t>
            </w:r>
          </w:p>
        </w:tc>
        <w:tc>
          <w:tcPr>
            <w:tcW w:w="2317" w:type="dxa"/>
            <w:tcBorders>
              <w:top w:val="single" w:color="000000" w:sz="8" w:space="0"/>
              <w:left w:val="single" w:color="000000" w:sz="4" w:space="0"/>
              <w:bottom w:val="single" w:color="000000" w:sz="4" w:space="0"/>
              <w:right w:val="single" w:color="000000" w:sz="4" w:space="0"/>
            </w:tcBorders>
            <w:shd w:val="clear" w:color="auto" w:fill="auto"/>
            <w:vAlign w:val="center"/>
          </w:tcPr>
          <w:p w14:paraId="69FFB4EA">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2024年</w:t>
            </w:r>
          </w:p>
        </w:tc>
        <w:tc>
          <w:tcPr>
            <w:tcW w:w="2318" w:type="dxa"/>
            <w:tcBorders>
              <w:top w:val="single" w:color="000000" w:sz="8" w:space="0"/>
              <w:left w:val="single" w:color="000000" w:sz="4" w:space="0"/>
              <w:bottom w:val="single" w:color="000000" w:sz="4" w:space="0"/>
              <w:right w:val="single" w:color="000000" w:sz="8" w:space="0"/>
            </w:tcBorders>
            <w:shd w:val="clear" w:color="auto" w:fill="auto"/>
            <w:vAlign w:val="center"/>
          </w:tcPr>
          <w:p w14:paraId="3E818EE1">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2023年</w:t>
            </w:r>
          </w:p>
        </w:tc>
      </w:tr>
      <w:tr w14:paraId="552AC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rPr>
        <w:tc>
          <w:tcPr>
            <w:tcW w:w="157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14:paraId="412DAFCC">
            <w:pPr>
              <w:keepNext w:val="0"/>
              <w:keepLines w:val="0"/>
              <w:widowControl/>
              <w:suppressLineNumbers w:val="0"/>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利息费用</w:t>
            </w:r>
          </w:p>
        </w:tc>
        <w:tc>
          <w:tcPr>
            <w:tcW w:w="23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42340E">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1,438,660.80</w:t>
            </w:r>
          </w:p>
        </w:tc>
        <w:tc>
          <w:tcPr>
            <w:tcW w:w="23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4268D3">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2,509,886.50</w:t>
            </w:r>
          </w:p>
        </w:tc>
        <w:tc>
          <w:tcPr>
            <w:tcW w:w="231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37454B">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1,146,386.41</w:t>
            </w:r>
          </w:p>
        </w:tc>
      </w:tr>
      <w:tr w14:paraId="78EDF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rPr>
        <w:tc>
          <w:tcPr>
            <w:tcW w:w="157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14:paraId="3CB8154C">
            <w:pPr>
              <w:keepNext w:val="0"/>
              <w:keepLines w:val="0"/>
              <w:widowControl/>
              <w:suppressLineNumbers w:val="0"/>
              <w:snapToGrid w:val="0"/>
              <w:jc w:val="center"/>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手续费用</w:t>
            </w:r>
          </w:p>
        </w:tc>
        <w:tc>
          <w:tcPr>
            <w:tcW w:w="23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AD545A">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4,419.81</w:t>
            </w:r>
          </w:p>
        </w:tc>
        <w:tc>
          <w:tcPr>
            <w:tcW w:w="23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B6DF97">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216,567.15</w:t>
            </w:r>
          </w:p>
        </w:tc>
        <w:tc>
          <w:tcPr>
            <w:tcW w:w="231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155AD8">
            <w:pPr>
              <w:keepNext w:val="0"/>
              <w:keepLines w:val="0"/>
              <w:widowControl/>
              <w:suppressLineNumbers w:val="0"/>
              <w:snapToGrid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206,608.17</w:t>
            </w:r>
          </w:p>
        </w:tc>
      </w:tr>
      <w:tr w14:paraId="4DA89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rPr>
        <w:tc>
          <w:tcPr>
            <w:tcW w:w="1570" w:type="dxa"/>
            <w:tcBorders>
              <w:top w:val="single" w:color="000000" w:sz="4" w:space="0"/>
              <w:left w:val="single" w:color="000000" w:sz="8" w:space="0"/>
              <w:bottom w:val="single" w:color="000000" w:sz="8" w:space="0"/>
              <w:right w:val="single" w:color="000000" w:sz="4" w:space="0"/>
            </w:tcBorders>
            <w:shd w:val="clear" w:color="auto" w:fill="auto"/>
            <w:noWrap/>
            <w:vAlign w:val="center"/>
          </w:tcPr>
          <w:p w14:paraId="23F64C02">
            <w:pPr>
              <w:keepNext w:val="0"/>
              <w:keepLines w:val="0"/>
              <w:widowControl/>
              <w:suppressLineNumbers w:val="0"/>
              <w:snapToGrid w:val="0"/>
              <w:jc w:val="center"/>
              <w:textAlignment w:val="bottom"/>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合计</w:t>
            </w:r>
          </w:p>
        </w:tc>
        <w:tc>
          <w:tcPr>
            <w:tcW w:w="2317"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2095CB86">
            <w:pPr>
              <w:keepNext w:val="0"/>
              <w:keepLines w:val="0"/>
              <w:widowControl/>
              <w:suppressLineNumbers w:val="0"/>
              <w:snapToGrid w:val="0"/>
              <w:jc w:val="right"/>
              <w:textAlignment w:val="bottom"/>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1,443,080.61</w:t>
            </w:r>
          </w:p>
        </w:tc>
        <w:tc>
          <w:tcPr>
            <w:tcW w:w="2317"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16371865">
            <w:pPr>
              <w:keepNext w:val="0"/>
              <w:keepLines w:val="0"/>
              <w:widowControl/>
              <w:suppressLineNumbers w:val="0"/>
              <w:snapToGrid w:val="0"/>
              <w:jc w:val="right"/>
              <w:textAlignment w:val="bottom"/>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2,726,453.65</w:t>
            </w:r>
          </w:p>
        </w:tc>
        <w:tc>
          <w:tcPr>
            <w:tcW w:w="2318"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19F2AE18">
            <w:pPr>
              <w:keepNext w:val="0"/>
              <w:keepLines w:val="0"/>
              <w:widowControl/>
              <w:suppressLineNumbers w:val="0"/>
              <w:snapToGrid w:val="0"/>
              <w:jc w:val="right"/>
              <w:textAlignment w:val="bottom"/>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1,352,994.58</w:t>
            </w:r>
          </w:p>
        </w:tc>
      </w:tr>
    </w:tbl>
    <w:p w14:paraId="4F4B4522">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imes New Roman" w:hAnsi="Times New Roman" w:eastAsia="楷体" w:cs="Times New Roman"/>
          <w:b/>
          <w:bCs w:val="0"/>
          <w:szCs w:val="21"/>
          <w:lang w:val="en-US" w:eastAsia="zh-CN"/>
        </w:rPr>
      </w:pPr>
      <w:r>
        <w:rPr>
          <w:rFonts w:hint="default" w:ascii="Times New Roman" w:hAnsi="Times New Roman" w:eastAsia="楷体" w:cs="Times New Roman"/>
          <w:b/>
          <w:bCs w:val="0"/>
          <w:szCs w:val="21"/>
          <w:lang w:val="en-US" w:eastAsia="zh-CN"/>
        </w:rPr>
        <w:t>5.研发费用</w:t>
      </w:r>
    </w:p>
    <w:p w14:paraId="35BDC570">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imes New Roman" w:hAnsi="Times New Roman" w:eastAsia="楷体" w:cs="Times New Roman"/>
          <w:b w:val="0"/>
          <w:bCs/>
          <w:szCs w:val="21"/>
          <w:lang w:val="en-US" w:eastAsia="zh-CN"/>
        </w:rPr>
      </w:pPr>
      <w:r>
        <w:rPr>
          <w:rFonts w:hint="default" w:ascii="Times New Roman" w:hAnsi="Times New Roman" w:eastAsia="楷体" w:cs="Times New Roman"/>
          <w:b w:val="0"/>
          <w:bCs/>
          <w:szCs w:val="21"/>
          <w:lang w:val="en-US" w:eastAsia="zh-CN"/>
        </w:rPr>
        <w:t>灵西机器人2023年1月至2025年6月合计发生研发费用7,481.91万元，其中2025年1-6月研发费用1,240.98万元。2023年、2024年及2025年1-6月研发费用情况如下：</w:t>
      </w:r>
    </w:p>
    <w:p w14:paraId="50204833">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480" w:firstLineChars="200"/>
        <w:jc w:val="right"/>
        <w:textAlignment w:val="auto"/>
        <w:rPr>
          <w:rFonts w:hint="default" w:ascii="Times New Roman" w:hAnsi="Times New Roman" w:eastAsia="楷体" w:cs="Times New Roman"/>
          <w:b w:val="0"/>
          <w:bCs/>
          <w:szCs w:val="21"/>
          <w:lang w:val="en-US" w:eastAsia="zh-CN"/>
        </w:rPr>
      </w:pPr>
      <w:r>
        <w:rPr>
          <w:rFonts w:hint="default" w:ascii="Times New Roman" w:hAnsi="Times New Roman" w:eastAsia="楷体" w:cs="Times New Roman"/>
          <w:b w:val="0"/>
          <w:bCs/>
          <w:szCs w:val="21"/>
          <w:lang w:val="en-US" w:eastAsia="zh-CN"/>
        </w:rPr>
        <w:t>人民币（元）</w:t>
      </w:r>
    </w:p>
    <w:tbl>
      <w:tblPr>
        <w:tblStyle w:val="27"/>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56" w:type="dxa"/>
          <w:left w:w="96" w:type="dxa"/>
          <w:bottom w:w="56" w:type="dxa"/>
          <w:right w:w="96" w:type="dxa"/>
        </w:tblCellMar>
      </w:tblPr>
      <w:tblGrid>
        <w:gridCol w:w="1856"/>
        <w:gridCol w:w="2213"/>
        <w:gridCol w:w="2213"/>
        <w:gridCol w:w="2213"/>
      </w:tblGrid>
      <w:tr w14:paraId="43610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1856"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184BF2A6">
            <w:pPr>
              <w:keepNext w:val="0"/>
              <w:keepLines w:val="0"/>
              <w:widowControl/>
              <w:suppressLineNumbers w:val="0"/>
              <w:snapToGrid w:val="0"/>
              <w:jc w:val="center"/>
              <w:textAlignment w:val="center"/>
              <w:rPr>
                <w:rFonts w:hint="default" w:ascii="Times New Roman" w:hAnsi="Times New Roman" w:eastAsia="楷体" w:cs="Times New Roman"/>
                <w:b/>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项目</w:t>
            </w:r>
          </w:p>
        </w:tc>
        <w:tc>
          <w:tcPr>
            <w:tcW w:w="2213"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19C787AE">
            <w:pPr>
              <w:keepNext w:val="0"/>
              <w:keepLines w:val="0"/>
              <w:widowControl/>
              <w:suppressLineNumbers w:val="0"/>
              <w:snapToGrid w:val="0"/>
              <w:jc w:val="center"/>
              <w:textAlignment w:val="center"/>
              <w:rPr>
                <w:rFonts w:hint="default" w:ascii="Times New Roman" w:hAnsi="Times New Roman" w:eastAsia="楷体" w:cs="Times New Roman"/>
                <w:b/>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2025年1-6月</w:t>
            </w:r>
          </w:p>
        </w:tc>
        <w:tc>
          <w:tcPr>
            <w:tcW w:w="2213"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1BE9EB25">
            <w:pPr>
              <w:keepNext w:val="0"/>
              <w:keepLines w:val="0"/>
              <w:widowControl/>
              <w:suppressLineNumbers w:val="0"/>
              <w:snapToGrid w:val="0"/>
              <w:jc w:val="center"/>
              <w:textAlignment w:val="center"/>
              <w:rPr>
                <w:rFonts w:hint="default" w:ascii="Times New Roman" w:hAnsi="Times New Roman" w:eastAsia="楷体" w:cs="Times New Roman"/>
                <w:b/>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2024年</w:t>
            </w:r>
          </w:p>
        </w:tc>
        <w:tc>
          <w:tcPr>
            <w:tcW w:w="2213"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5D202493">
            <w:pPr>
              <w:keepNext w:val="0"/>
              <w:keepLines w:val="0"/>
              <w:widowControl/>
              <w:suppressLineNumbers w:val="0"/>
              <w:snapToGrid w:val="0"/>
              <w:jc w:val="center"/>
              <w:textAlignment w:val="center"/>
              <w:rPr>
                <w:rFonts w:hint="default" w:ascii="Times New Roman" w:hAnsi="Times New Roman" w:eastAsia="楷体" w:cs="Times New Roman"/>
                <w:b/>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2023年</w:t>
            </w:r>
          </w:p>
        </w:tc>
      </w:tr>
      <w:tr w14:paraId="67EE4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856"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4859F5AA">
            <w:pPr>
              <w:keepNext w:val="0"/>
              <w:keepLines w:val="0"/>
              <w:widowControl/>
              <w:suppressLineNumbers w:val="0"/>
              <w:snapToGrid w:val="0"/>
              <w:jc w:val="center"/>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人员人工费用</w:t>
            </w:r>
          </w:p>
        </w:tc>
        <w:tc>
          <w:tcPr>
            <w:tcW w:w="221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CA53E27">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9,188,689.63</w:t>
            </w:r>
          </w:p>
        </w:tc>
        <w:tc>
          <w:tcPr>
            <w:tcW w:w="221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3C5C0A04">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22,616,752.30</w:t>
            </w:r>
          </w:p>
        </w:tc>
        <w:tc>
          <w:tcPr>
            <w:tcW w:w="221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532D45EF">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24,684,820.07</w:t>
            </w:r>
          </w:p>
        </w:tc>
      </w:tr>
      <w:tr w14:paraId="41E79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856"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37A368CD">
            <w:pPr>
              <w:keepNext w:val="0"/>
              <w:keepLines w:val="0"/>
              <w:widowControl/>
              <w:suppressLineNumbers w:val="0"/>
              <w:snapToGrid w:val="0"/>
              <w:jc w:val="center"/>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直接投入</w:t>
            </w:r>
          </w:p>
        </w:tc>
        <w:tc>
          <w:tcPr>
            <w:tcW w:w="221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20E4D39">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724,467.74</w:t>
            </w:r>
          </w:p>
        </w:tc>
        <w:tc>
          <w:tcPr>
            <w:tcW w:w="221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03FAE01">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2,682,219.22</w:t>
            </w:r>
          </w:p>
        </w:tc>
        <w:tc>
          <w:tcPr>
            <w:tcW w:w="221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22AC0217">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2,470,334.76</w:t>
            </w:r>
          </w:p>
        </w:tc>
      </w:tr>
      <w:tr w14:paraId="1F77E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856"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71A444D4">
            <w:pPr>
              <w:keepNext w:val="0"/>
              <w:keepLines w:val="0"/>
              <w:widowControl/>
              <w:suppressLineNumbers w:val="0"/>
              <w:snapToGrid w:val="0"/>
              <w:jc w:val="center"/>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折旧与摊销</w:t>
            </w:r>
          </w:p>
        </w:tc>
        <w:tc>
          <w:tcPr>
            <w:tcW w:w="221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9481CC6">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407,667.52</w:t>
            </w:r>
          </w:p>
        </w:tc>
        <w:tc>
          <w:tcPr>
            <w:tcW w:w="221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40DCDF1D">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1,332,404.89</w:t>
            </w:r>
          </w:p>
        </w:tc>
        <w:tc>
          <w:tcPr>
            <w:tcW w:w="221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3B9C439E">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1,623,402.31</w:t>
            </w:r>
          </w:p>
        </w:tc>
      </w:tr>
      <w:tr w14:paraId="485BC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856"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69C7CD14">
            <w:pPr>
              <w:keepNext w:val="0"/>
              <w:keepLines w:val="0"/>
              <w:widowControl/>
              <w:suppressLineNumbers w:val="0"/>
              <w:snapToGrid w:val="0"/>
              <w:jc w:val="center"/>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委外研发费用</w:t>
            </w:r>
          </w:p>
        </w:tc>
        <w:tc>
          <w:tcPr>
            <w:tcW w:w="221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481E3EEB">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142,387.50</w:t>
            </w:r>
          </w:p>
        </w:tc>
        <w:tc>
          <w:tcPr>
            <w:tcW w:w="221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A7F8998">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1,640,330.59</w:t>
            </w:r>
          </w:p>
        </w:tc>
        <w:tc>
          <w:tcPr>
            <w:tcW w:w="221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6933DA3C">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1,898,492.31</w:t>
            </w:r>
          </w:p>
        </w:tc>
      </w:tr>
      <w:tr w14:paraId="31F6F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856"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2F475C58">
            <w:pPr>
              <w:keepNext w:val="0"/>
              <w:keepLines w:val="0"/>
              <w:widowControl/>
              <w:suppressLineNumbers w:val="0"/>
              <w:snapToGrid w:val="0"/>
              <w:jc w:val="center"/>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其他</w:t>
            </w:r>
          </w:p>
        </w:tc>
        <w:tc>
          <w:tcPr>
            <w:tcW w:w="221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8BFDA45">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1,946,586.04</w:t>
            </w:r>
          </w:p>
        </w:tc>
        <w:tc>
          <w:tcPr>
            <w:tcW w:w="221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46D9E67">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2,493,466.84</w:t>
            </w:r>
          </w:p>
        </w:tc>
        <w:tc>
          <w:tcPr>
            <w:tcW w:w="221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47215E21">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967,110.85</w:t>
            </w:r>
          </w:p>
        </w:tc>
      </w:tr>
      <w:tr w14:paraId="53D5F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856"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vAlign w:val="center"/>
          </w:tcPr>
          <w:p w14:paraId="30A7D98F">
            <w:pPr>
              <w:keepNext w:val="0"/>
              <w:keepLines w:val="0"/>
              <w:widowControl/>
              <w:suppressLineNumbers w:val="0"/>
              <w:snapToGrid w:val="0"/>
              <w:jc w:val="center"/>
              <w:textAlignment w:val="center"/>
              <w:rPr>
                <w:rFonts w:hint="default" w:ascii="Times New Roman" w:hAnsi="Times New Roman" w:eastAsia="楷体" w:cs="Times New Roman"/>
                <w:b/>
                <w:i w:val="0"/>
                <w:iCs w:val="0"/>
                <w:color w:val="000000"/>
                <w:sz w:val="21"/>
                <w:szCs w:val="22"/>
                <w:u w:val="none"/>
              </w:rPr>
            </w:pPr>
            <w:r>
              <w:rPr>
                <w:rFonts w:hint="default" w:ascii="Times New Roman" w:hAnsi="Times New Roman" w:eastAsia="楷体" w:cs="Times New Roman"/>
                <w:b/>
                <w:i w:val="0"/>
                <w:iCs w:val="0"/>
                <w:color w:val="000000"/>
                <w:kern w:val="0"/>
                <w:sz w:val="21"/>
                <w:szCs w:val="22"/>
                <w:u w:val="none"/>
                <w:lang w:val="en-US" w:eastAsia="zh-CN" w:bidi="ar"/>
              </w:rPr>
              <w:t>合计</w:t>
            </w:r>
          </w:p>
        </w:tc>
        <w:tc>
          <w:tcPr>
            <w:tcW w:w="2213"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center"/>
          </w:tcPr>
          <w:p w14:paraId="3B89082D">
            <w:pPr>
              <w:keepNext w:val="0"/>
              <w:keepLines w:val="0"/>
              <w:widowControl/>
              <w:suppressLineNumbers w:val="0"/>
              <w:snapToGrid w:val="0"/>
              <w:jc w:val="right"/>
              <w:textAlignment w:val="center"/>
              <w:rPr>
                <w:rFonts w:hint="default" w:ascii="Times New Roman" w:hAnsi="Times New Roman" w:eastAsia="楷体" w:cs="Times New Roman"/>
                <w:b/>
                <w:i w:val="0"/>
                <w:iCs w:val="0"/>
                <w:color w:val="000000"/>
                <w:sz w:val="21"/>
                <w:szCs w:val="22"/>
                <w:u w:val="none"/>
              </w:rPr>
            </w:pPr>
            <w:r>
              <w:rPr>
                <w:rFonts w:hint="default" w:ascii="Times New Roman" w:hAnsi="Times New Roman" w:eastAsia="楷体" w:cs="Times New Roman"/>
                <w:b/>
                <w:i w:val="0"/>
                <w:iCs w:val="0"/>
                <w:color w:val="000000"/>
                <w:kern w:val="0"/>
                <w:sz w:val="21"/>
                <w:szCs w:val="22"/>
                <w:u w:val="none"/>
                <w:lang w:val="en-US" w:eastAsia="zh-CN" w:bidi="ar"/>
              </w:rPr>
              <w:t>12,409,798.43</w:t>
            </w:r>
          </w:p>
        </w:tc>
        <w:tc>
          <w:tcPr>
            <w:tcW w:w="2213"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center"/>
          </w:tcPr>
          <w:p w14:paraId="4B6B2649">
            <w:pPr>
              <w:keepNext w:val="0"/>
              <w:keepLines w:val="0"/>
              <w:widowControl/>
              <w:suppressLineNumbers w:val="0"/>
              <w:snapToGrid w:val="0"/>
              <w:jc w:val="right"/>
              <w:textAlignment w:val="center"/>
              <w:rPr>
                <w:rFonts w:hint="default" w:ascii="Times New Roman" w:hAnsi="Times New Roman" w:eastAsia="楷体" w:cs="Times New Roman"/>
                <w:b/>
                <w:i w:val="0"/>
                <w:iCs w:val="0"/>
                <w:color w:val="000000"/>
                <w:sz w:val="21"/>
                <w:szCs w:val="22"/>
                <w:u w:val="none"/>
              </w:rPr>
            </w:pPr>
            <w:r>
              <w:rPr>
                <w:rFonts w:hint="default" w:ascii="Times New Roman" w:hAnsi="Times New Roman" w:eastAsia="楷体" w:cs="Times New Roman"/>
                <w:b/>
                <w:i w:val="0"/>
                <w:iCs w:val="0"/>
                <w:color w:val="000000"/>
                <w:kern w:val="0"/>
                <w:sz w:val="21"/>
                <w:szCs w:val="22"/>
                <w:u w:val="none"/>
                <w:lang w:val="en-US" w:eastAsia="zh-CN" w:bidi="ar"/>
              </w:rPr>
              <w:t>30,765,173.84</w:t>
            </w:r>
          </w:p>
        </w:tc>
        <w:tc>
          <w:tcPr>
            <w:tcW w:w="2213"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vAlign w:val="center"/>
          </w:tcPr>
          <w:p w14:paraId="4453810C">
            <w:pPr>
              <w:keepNext w:val="0"/>
              <w:keepLines w:val="0"/>
              <w:widowControl/>
              <w:suppressLineNumbers w:val="0"/>
              <w:snapToGrid w:val="0"/>
              <w:jc w:val="right"/>
              <w:textAlignment w:val="center"/>
              <w:rPr>
                <w:rFonts w:hint="default" w:ascii="Times New Roman" w:hAnsi="Times New Roman" w:eastAsia="楷体" w:cs="Times New Roman"/>
                <w:b/>
                <w:i w:val="0"/>
                <w:iCs w:val="0"/>
                <w:color w:val="000000"/>
                <w:sz w:val="21"/>
                <w:szCs w:val="22"/>
                <w:u w:val="none"/>
              </w:rPr>
            </w:pPr>
            <w:r>
              <w:rPr>
                <w:rFonts w:hint="default" w:ascii="Times New Roman" w:hAnsi="Times New Roman" w:eastAsia="楷体" w:cs="Times New Roman"/>
                <w:b/>
                <w:i w:val="0"/>
                <w:iCs w:val="0"/>
                <w:color w:val="000000"/>
                <w:kern w:val="0"/>
                <w:sz w:val="21"/>
                <w:szCs w:val="22"/>
                <w:u w:val="none"/>
                <w:lang w:val="en-US" w:eastAsia="zh-CN" w:bidi="ar"/>
              </w:rPr>
              <w:t>31,644,160.30</w:t>
            </w:r>
          </w:p>
        </w:tc>
      </w:tr>
    </w:tbl>
    <w:p w14:paraId="6103FF1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eastAsia="楷体" w:cs="Times New Roman"/>
          <w:b/>
          <w:bCs w:val="0"/>
          <w:szCs w:val="21"/>
        </w:rPr>
      </w:pPr>
      <w:r>
        <w:rPr>
          <w:rFonts w:hint="default" w:ascii="Times New Roman" w:hAnsi="Times New Roman" w:eastAsia="楷体" w:cs="Times New Roman"/>
          <w:b/>
          <w:bCs w:val="0"/>
          <w:szCs w:val="21"/>
          <w:lang w:val="en-US" w:eastAsia="zh-CN"/>
        </w:rPr>
        <w:t>5.</w:t>
      </w:r>
      <w:r>
        <w:rPr>
          <w:rFonts w:hint="default" w:ascii="Times New Roman" w:hAnsi="Times New Roman" w:eastAsia="楷体" w:cs="Times New Roman"/>
          <w:b/>
          <w:bCs w:val="0"/>
          <w:szCs w:val="21"/>
        </w:rPr>
        <w:t>其他收益</w:t>
      </w:r>
    </w:p>
    <w:p w14:paraId="65161F9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imes New Roman" w:hAnsi="Times New Roman" w:eastAsia="楷体" w:cs="Times New Roman"/>
          <w:b w:val="0"/>
          <w:bCs/>
          <w:szCs w:val="21"/>
          <w:lang w:val="en-US" w:eastAsia="zh-CN"/>
        </w:rPr>
      </w:pPr>
      <w:r>
        <w:rPr>
          <w:rFonts w:hint="default" w:ascii="Times New Roman" w:hAnsi="Times New Roman" w:eastAsia="楷体" w:cs="Times New Roman"/>
          <w:b w:val="0"/>
          <w:bCs/>
          <w:szCs w:val="21"/>
          <w:lang w:val="en-US" w:eastAsia="zh-CN"/>
        </w:rPr>
        <w:t>杭州灵西机器人智能科技有限公司2023年政府补助10,929,803.33元、2024年政府补助8,014,407.91元，均与公司“3D+AI”技术研发、产业化等日常核心业务相关，且匹配其国家高新技术企业、浙江省“专精特新中小企业”资质，故计入“其他收益”；2025年1-6月公司取得政府补助3,843,345.29元，因该补助与企业日常活动无关，不符合计入“其他收益”的条件，因此计入“营业外收入”，同期“其他收益”为0。</w:t>
      </w:r>
    </w:p>
    <w:p w14:paraId="34B555A2">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480" w:firstLineChars="200"/>
        <w:jc w:val="right"/>
        <w:textAlignment w:val="auto"/>
        <w:rPr>
          <w:rFonts w:hint="default" w:ascii="Times New Roman" w:hAnsi="Times New Roman" w:eastAsia="楷体" w:cs="Times New Roman"/>
          <w:b w:val="0"/>
          <w:bCs/>
          <w:szCs w:val="21"/>
          <w:lang w:val="en-US" w:eastAsia="zh-CN"/>
        </w:rPr>
      </w:pPr>
      <w:r>
        <w:rPr>
          <w:rFonts w:hint="default" w:ascii="Times New Roman" w:hAnsi="Times New Roman" w:eastAsia="楷体" w:cs="Times New Roman"/>
          <w:b w:val="0"/>
          <w:bCs/>
          <w:szCs w:val="21"/>
          <w:lang w:val="en-US" w:eastAsia="zh-CN"/>
        </w:rPr>
        <w:t>人民币（元）</w:t>
      </w:r>
    </w:p>
    <w:tbl>
      <w:tblPr>
        <w:tblStyle w:val="27"/>
        <w:tblW w:w="8521" w:type="dxa"/>
        <w:tblInd w:w="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80" w:type="dxa"/>
          <w:left w:w="128" w:type="dxa"/>
          <w:bottom w:w="80" w:type="dxa"/>
          <w:right w:w="128" w:type="dxa"/>
        </w:tblCellMar>
      </w:tblPr>
      <w:tblGrid>
        <w:gridCol w:w="1572"/>
        <w:gridCol w:w="2433"/>
        <w:gridCol w:w="2169"/>
        <w:gridCol w:w="2347"/>
      </w:tblGrid>
      <w:tr w14:paraId="3CBF1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trPr>
        <w:tc>
          <w:tcPr>
            <w:tcW w:w="1572"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69CF1B29">
            <w:pPr>
              <w:keepNext w:val="0"/>
              <w:keepLines w:val="0"/>
              <w:widowControl/>
              <w:suppressLineNumbers w:val="0"/>
              <w:snapToGrid w:val="0"/>
              <w:jc w:val="center"/>
              <w:textAlignment w:val="center"/>
              <w:rPr>
                <w:rFonts w:hint="default" w:ascii="Times New Roman" w:hAnsi="Times New Roman" w:eastAsia="楷体" w:cs="Times New Roman"/>
                <w:b/>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项目</w:t>
            </w:r>
          </w:p>
        </w:tc>
        <w:tc>
          <w:tcPr>
            <w:tcW w:w="2433"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645393D">
            <w:pPr>
              <w:keepNext w:val="0"/>
              <w:keepLines w:val="0"/>
              <w:widowControl/>
              <w:suppressLineNumbers w:val="0"/>
              <w:snapToGrid w:val="0"/>
              <w:jc w:val="center"/>
              <w:textAlignment w:val="center"/>
              <w:rPr>
                <w:rFonts w:hint="default" w:ascii="Times New Roman" w:hAnsi="Times New Roman" w:eastAsia="楷体" w:cs="Times New Roman"/>
                <w:b/>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2025年1-6月</w:t>
            </w:r>
          </w:p>
        </w:tc>
        <w:tc>
          <w:tcPr>
            <w:tcW w:w="2169"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F5BEADB">
            <w:pPr>
              <w:keepNext w:val="0"/>
              <w:keepLines w:val="0"/>
              <w:widowControl/>
              <w:suppressLineNumbers w:val="0"/>
              <w:snapToGrid w:val="0"/>
              <w:jc w:val="center"/>
              <w:textAlignment w:val="center"/>
              <w:rPr>
                <w:rFonts w:hint="default" w:ascii="Times New Roman" w:hAnsi="Times New Roman" w:eastAsia="楷体" w:cs="Times New Roman"/>
                <w:b/>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2024年</w:t>
            </w:r>
          </w:p>
        </w:tc>
        <w:tc>
          <w:tcPr>
            <w:tcW w:w="2347"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17DC91BA">
            <w:pPr>
              <w:keepNext w:val="0"/>
              <w:keepLines w:val="0"/>
              <w:widowControl/>
              <w:suppressLineNumbers w:val="0"/>
              <w:snapToGrid w:val="0"/>
              <w:jc w:val="center"/>
              <w:textAlignment w:val="center"/>
              <w:rPr>
                <w:rFonts w:hint="default" w:ascii="Times New Roman" w:hAnsi="Times New Roman" w:eastAsia="楷体" w:cs="Times New Roman"/>
                <w:b/>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2023年</w:t>
            </w:r>
          </w:p>
        </w:tc>
      </w:tr>
      <w:tr w14:paraId="66EBB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rPr>
        <w:tc>
          <w:tcPr>
            <w:tcW w:w="157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1899ED4E">
            <w:pPr>
              <w:keepNext w:val="0"/>
              <w:keepLines w:val="0"/>
              <w:widowControl/>
              <w:suppressLineNumbers w:val="0"/>
              <w:snapToGrid w:val="0"/>
              <w:jc w:val="center"/>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政府补助</w:t>
            </w:r>
          </w:p>
        </w:tc>
        <w:tc>
          <w:tcPr>
            <w:tcW w:w="243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12B4F14">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216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39D0FBE6">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8,014,407.91</w:t>
            </w:r>
          </w:p>
        </w:tc>
        <w:tc>
          <w:tcPr>
            <w:tcW w:w="2347"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6C6D7FDF">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10,929,803.33</w:t>
            </w:r>
          </w:p>
        </w:tc>
      </w:tr>
      <w:tr w14:paraId="00E6F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rPr>
        <w:tc>
          <w:tcPr>
            <w:tcW w:w="1572"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vAlign w:val="center"/>
          </w:tcPr>
          <w:p w14:paraId="038DDDAF">
            <w:pPr>
              <w:keepNext w:val="0"/>
              <w:keepLines w:val="0"/>
              <w:widowControl/>
              <w:suppressLineNumbers w:val="0"/>
              <w:snapToGrid w:val="0"/>
              <w:jc w:val="center"/>
              <w:textAlignment w:val="center"/>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合计</w:t>
            </w:r>
          </w:p>
        </w:tc>
        <w:tc>
          <w:tcPr>
            <w:tcW w:w="2433"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center"/>
          </w:tcPr>
          <w:p w14:paraId="1D4F4437">
            <w:pPr>
              <w:keepNext w:val="0"/>
              <w:keepLines w:val="0"/>
              <w:widowControl/>
              <w:suppressLineNumbers w:val="0"/>
              <w:snapToGrid w:val="0"/>
              <w:jc w:val="right"/>
              <w:textAlignment w:val="center"/>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w:t>
            </w:r>
          </w:p>
        </w:tc>
        <w:tc>
          <w:tcPr>
            <w:tcW w:w="2169"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center"/>
          </w:tcPr>
          <w:p w14:paraId="7E028B9D">
            <w:pPr>
              <w:keepNext w:val="0"/>
              <w:keepLines w:val="0"/>
              <w:widowControl/>
              <w:suppressLineNumbers w:val="0"/>
              <w:snapToGrid w:val="0"/>
              <w:jc w:val="right"/>
              <w:textAlignment w:val="center"/>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8,014,407.91</w:t>
            </w:r>
          </w:p>
        </w:tc>
        <w:tc>
          <w:tcPr>
            <w:tcW w:w="2347"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vAlign w:val="center"/>
          </w:tcPr>
          <w:p w14:paraId="52AF407D">
            <w:pPr>
              <w:keepNext w:val="0"/>
              <w:keepLines w:val="0"/>
              <w:widowControl/>
              <w:suppressLineNumbers w:val="0"/>
              <w:snapToGrid w:val="0"/>
              <w:jc w:val="right"/>
              <w:textAlignment w:val="center"/>
              <w:rPr>
                <w:rFonts w:hint="default" w:ascii="Times New Roman" w:hAnsi="Times New Roman" w:eastAsia="楷体" w:cs="Times New Roman"/>
                <w:b/>
                <w:i w:val="0"/>
                <w:iCs w:val="0"/>
                <w:color w:val="000000"/>
                <w:sz w:val="21"/>
                <w:szCs w:val="21"/>
                <w:u w:val="none"/>
              </w:rPr>
            </w:pPr>
            <w:r>
              <w:rPr>
                <w:rFonts w:hint="default" w:ascii="Times New Roman" w:hAnsi="Times New Roman" w:eastAsia="楷体" w:cs="Times New Roman"/>
                <w:b/>
                <w:i w:val="0"/>
                <w:iCs w:val="0"/>
                <w:color w:val="000000"/>
                <w:kern w:val="0"/>
                <w:sz w:val="21"/>
                <w:szCs w:val="21"/>
                <w:u w:val="none"/>
                <w:lang w:val="en-US" w:eastAsia="zh-CN" w:bidi="ar"/>
              </w:rPr>
              <w:t>10,929,803.33</w:t>
            </w:r>
          </w:p>
        </w:tc>
      </w:tr>
    </w:tbl>
    <w:p w14:paraId="0E279F14">
      <w:pPr>
        <w:keepNext w:val="0"/>
        <w:keepLines w:val="0"/>
        <w:pageBreakBefore w:val="0"/>
        <w:widowControl/>
        <w:numPr>
          <w:ilvl w:val="0"/>
          <w:numId w:val="7"/>
        </w:numPr>
        <w:kinsoku/>
        <w:wordWrap/>
        <w:overflowPunct/>
        <w:topLinePunct w:val="0"/>
        <w:autoSpaceDE/>
        <w:autoSpaceDN/>
        <w:bidi w:val="0"/>
        <w:adjustRightInd/>
        <w:snapToGrid/>
        <w:spacing w:beforeAutospacing="0" w:afterAutospacing="0" w:line="360" w:lineRule="auto"/>
        <w:ind w:leftChars="200"/>
        <w:textAlignment w:val="auto"/>
        <w:rPr>
          <w:rFonts w:hint="default" w:ascii="Times New Roman" w:hAnsi="Times New Roman" w:eastAsia="楷体" w:cs="Times New Roman"/>
          <w:b/>
          <w:bCs/>
          <w:spacing w:val="-2"/>
          <w:sz w:val="24"/>
          <w:szCs w:val="24"/>
          <w:lang w:val="en-US" w:eastAsia="zh-CN"/>
        </w:rPr>
      </w:pPr>
      <w:r>
        <w:rPr>
          <w:rFonts w:hint="default" w:ascii="Times New Roman" w:hAnsi="Times New Roman" w:eastAsia="楷体" w:cs="Times New Roman"/>
          <w:b/>
          <w:bCs/>
          <w:spacing w:val="-2"/>
          <w:sz w:val="24"/>
          <w:szCs w:val="24"/>
          <w:lang w:val="en-US" w:eastAsia="zh-CN"/>
        </w:rPr>
        <w:t>投资收益</w:t>
      </w:r>
    </w:p>
    <w:p w14:paraId="7019AA29">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472" w:firstLineChars="200"/>
        <w:textAlignment w:val="auto"/>
        <w:rPr>
          <w:rFonts w:hint="default" w:ascii="Times New Roman" w:hAnsi="Times New Roman" w:eastAsia="楷体" w:cs="Times New Roman"/>
          <w:b w:val="0"/>
          <w:bCs w:val="0"/>
          <w:spacing w:val="-2"/>
          <w:sz w:val="24"/>
          <w:szCs w:val="24"/>
          <w:lang w:val="en-US" w:eastAsia="zh-CN"/>
        </w:rPr>
      </w:pPr>
      <w:r>
        <w:rPr>
          <w:rFonts w:hint="default" w:ascii="Times New Roman" w:hAnsi="Times New Roman" w:eastAsia="楷体" w:cs="Times New Roman"/>
          <w:b w:val="0"/>
          <w:bCs w:val="0"/>
          <w:spacing w:val="-2"/>
          <w:sz w:val="24"/>
          <w:szCs w:val="24"/>
          <w:lang w:val="en-US" w:eastAsia="zh-CN"/>
        </w:rPr>
        <w:t>杭州灵西机器人智能科技有限公司及其子公司浙江灵西智能视觉科技有限公司的投资收益，主要由理财业务构成。母公司杭州灵西机器人智能科技有限公司聚焦大额存单、结构性存款及T+1理财，子公司浙江灵西智能视觉科技有限公司则以T+1理财为主。</w:t>
      </w:r>
    </w:p>
    <w:p w14:paraId="7D3CFD94">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472" w:firstLineChars="200"/>
        <w:textAlignment w:val="auto"/>
        <w:rPr>
          <w:rFonts w:hint="default" w:ascii="Times New Roman" w:hAnsi="Times New Roman" w:eastAsia="楷体" w:cs="Times New Roman"/>
          <w:b w:val="0"/>
          <w:bCs w:val="0"/>
          <w:spacing w:val="-2"/>
          <w:sz w:val="24"/>
          <w:szCs w:val="24"/>
          <w:lang w:val="en-US" w:eastAsia="zh-CN"/>
        </w:rPr>
      </w:pPr>
      <w:r>
        <w:rPr>
          <w:rFonts w:hint="default" w:ascii="Times New Roman" w:hAnsi="Times New Roman" w:eastAsia="楷体" w:cs="Times New Roman"/>
          <w:b w:val="0"/>
          <w:bCs w:val="0"/>
          <w:spacing w:val="-2"/>
          <w:sz w:val="24"/>
          <w:szCs w:val="24"/>
          <w:lang w:val="en-US" w:eastAsia="zh-CN"/>
        </w:rPr>
        <w:t>从数据看，2023年末理财收益达2,353,899.90元，2024年末为1,540,225.65元，2025年1-6月实现理财收益4,605,154.87元。T+1理财及大额存单、结构性存款等产品，在保障资金一定流动性基础上，为企业创造了高于活期的收益，成为投资收益的核心来源，2025年上半年收益增长，体现公司资金配置策略在提升闲置资金效益上的作用。</w:t>
      </w:r>
    </w:p>
    <w:p w14:paraId="500B399D">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200"/>
        <w:jc w:val="right"/>
        <w:textAlignment w:val="auto"/>
        <w:rPr>
          <w:rFonts w:hint="default" w:ascii="Times New Roman" w:hAnsi="Times New Roman" w:eastAsia="楷体" w:cs="Times New Roman"/>
          <w:b w:val="0"/>
          <w:bCs w:val="0"/>
          <w:spacing w:val="-2"/>
          <w:sz w:val="24"/>
          <w:szCs w:val="24"/>
          <w:lang w:val="en-US" w:eastAsia="zh-CN"/>
        </w:rPr>
      </w:pPr>
      <w:r>
        <w:rPr>
          <w:rFonts w:hint="default" w:ascii="Times New Roman" w:hAnsi="Times New Roman" w:eastAsia="楷体" w:cs="Times New Roman"/>
          <w:b w:val="0"/>
          <w:bCs w:val="0"/>
          <w:spacing w:val="-2"/>
          <w:sz w:val="24"/>
          <w:szCs w:val="24"/>
          <w:lang w:val="en-US" w:eastAsia="zh-CN"/>
        </w:rPr>
        <w:t>人民币（元）</w:t>
      </w:r>
    </w:p>
    <w:tbl>
      <w:tblPr>
        <w:tblStyle w:val="27"/>
        <w:tblW w:w="8522" w:type="dxa"/>
        <w:tblInd w:w="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80" w:type="dxa"/>
          <w:left w:w="128" w:type="dxa"/>
          <w:bottom w:w="80" w:type="dxa"/>
          <w:right w:w="128" w:type="dxa"/>
        </w:tblCellMar>
      </w:tblPr>
      <w:tblGrid>
        <w:gridCol w:w="1563"/>
        <w:gridCol w:w="2319"/>
        <w:gridCol w:w="2319"/>
        <w:gridCol w:w="2321"/>
      </w:tblGrid>
      <w:tr w14:paraId="43FCE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rPr>
        <w:tc>
          <w:tcPr>
            <w:tcW w:w="1563"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4673F882">
            <w:pPr>
              <w:keepNext w:val="0"/>
              <w:keepLines w:val="0"/>
              <w:widowControl/>
              <w:suppressLineNumbers w:val="0"/>
              <w:snapToGrid w:val="0"/>
              <w:jc w:val="center"/>
              <w:textAlignment w:val="center"/>
              <w:rPr>
                <w:rFonts w:hint="default" w:ascii="Times New Roman" w:hAnsi="Times New Roman" w:eastAsia="楷体" w:cs="Times New Roman"/>
                <w:b/>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项目</w:t>
            </w:r>
          </w:p>
        </w:tc>
        <w:tc>
          <w:tcPr>
            <w:tcW w:w="2319"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1D4CD463">
            <w:pPr>
              <w:keepNext w:val="0"/>
              <w:keepLines w:val="0"/>
              <w:widowControl/>
              <w:suppressLineNumbers w:val="0"/>
              <w:snapToGrid w:val="0"/>
              <w:jc w:val="center"/>
              <w:textAlignment w:val="center"/>
              <w:rPr>
                <w:rFonts w:hint="default" w:ascii="Times New Roman" w:hAnsi="Times New Roman" w:eastAsia="楷体" w:cs="Times New Roman"/>
                <w:b/>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2025年1-6月</w:t>
            </w:r>
          </w:p>
        </w:tc>
        <w:tc>
          <w:tcPr>
            <w:tcW w:w="2319"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CFC50B1">
            <w:pPr>
              <w:keepNext w:val="0"/>
              <w:keepLines w:val="0"/>
              <w:widowControl/>
              <w:suppressLineNumbers w:val="0"/>
              <w:snapToGrid w:val="0"/>
              <w:jc w:val="center"/>
              <w:textAlignment w:val="center"/>
              <w:rPr>
                <w:rFonts w:hint="default" w:ascii="Times New Roman" w:hAnsi="Times New Roman" w:eastAsia="楷体" w:cs="Times New Roman"/>
                <w:b/>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2024/12/31</w:t>
            </w:r>
          </w:p>
        </w:tc>
        <w:tc>
          <w:tcPr>
            <w:tcW w:w="2321"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28C2D7E4">
            <w:pPr>
              <w:keepNext w:val="0"/>
              <w:keepLines w:val="0"/>
              <w:widowControl/>
              <w:suppressLineNumbers w:val="0"/>
              <w:snapToGrid w:val="0"/>
              <w:jc w:val="center"/>
              <w:textAlignment w:val="center"/>
              <w:rPr>
                <w:rFonts w:hint="default" w:ascii="Times New Roman" w:hAnsi="Times New Roman" w:eastAsia="楷体" w:cs="Times New Roman"/>
                <w:b/>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2023/12/31</w:t>
            </w:r>
          </w:p>
        </w:tc>
      </w:tr>
      <w:tr w14:paraId="1FE02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90" w:hRule="atLeast"/>
        </w:trPr>
        <w:tc>
          <w:tcPr>
            <w:tcW w:w="1563"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754F7AEF">
            <w:pPr>
              <w:keepNext w:val="0"/>
              <w:keepLines w:val="0"/>
              <w:widowControl/>
              <w:suppressLineNumbers w:val="0"/>
              <w:snapToGrid w:val="0"/>
              <w:jc w:val="center"/>
              <w:textAlignment w:val="center"/>
              <w:rPr>
                <w:rFonts w:hint="default" w:ascii="Times New Roman" w:hAnsi="Times New Roman" w:eastAsia="楷体" w:cs="Times New Roman"/>
                <w:b w:val="0"/>
                <w:i w:val="0"/>
                <w:iCs w:val="0"/>
                <w:color w:val="000000"/>
                <w:sz w:val="21"/>
                <w:szCs w:val="21"/>
                <w:u w:val="none"/>
                <w:lang w:val="en-US"/>
              </w:rPr>
            </w:pPr>
            <w:r>
              <w:rPr>
                <w:rFonts w:hint="default" w:ascii="Times New Roman" w:hAnsi="Times New Roman" w:eastAsia="楷体" w:cs="Times New Roman"/>
                <w:b w:val="0"/>
                <w:i w:val="0"/>
                <w:iCs w:val="0"/>
                <w:color w:val="000000"/>
                <w:kern w:val="0"/>
                <w:sz w:val="21"/>
                <w:szCs w:val="21"/>
                <w:u w:val="none"/>
                <w:lang w:val="en-US" w:eastAsia="zh-CN" w:bidi="ar"/>
              </w:rPr>
              <w:t>理财收益</w:t>
            </w:r>
          </w:p>
        </w:tc>
        <w:tc>
          <w:tcPr>
            <w:tcW w:w="231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3369720F">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sz w:val="21"/>
                <w:szCs w:val="21"/>
                <w:u w:val="none"/>
              </w:rPr>
              <w:t>4,605,154.87</w:t>
            </w:r>
          </w:p>
        </w:tc>
        <w:tc>
          <w:tcPr>
            <w:tcW w:w="231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A517E81">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1,540,225.65</w:t>
            </w:r>
          </w:p>
        </w:tc>
        <w:tc>
          <w:tcPr>
            <w:tcW w:w="232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4A487E4B">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2,353,899.90</w:t>
            </w:r>
          </w:p>
        </w:tc>
      </w:tr>
      <w:tr w14:paraId="2D9F6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rPr>
        <w:tc>
          <w:tcPr>
            <w:tcW w:w="1563"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vAlign w:val="center"/>
          </w:tcPr>
          <w:p w14:paraId="26638F22">
            <w:pPr>
              <w:keepNext w:val="0"/>
              <w:keepLines w:val="0"/>
              <w:widowControl/>
              <w:suppressLineNumbers w:val="0"/>
              <w:snapToGrid w:val="0"/>
              <w:jc w:val="center"/>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合计</w:t>
            </w:r>
          </w:p>
        </w:tc>
        <w:tc>
          <w:tcPr>
            <w:tcW w:w="2319"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center"/>
          </w:tcPr>
          <w:p w14:paraId="4657F254">
            <w:pPr>
              <w:keepNext w:val="0"/>
              <w:keepLines w:val="0"/>
              <w:widowControl/>
              <w:suppressLineNumbers w:val="0"/>
              <w:snapToGrid w:val="0"/>
              <w:ind w:firstLine="840" w:firstLineChars="40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4,605,154.87</w:t>
            </w:r>
          </w:p>
        </w:tc>
        <w:tc>
          <w:tcPr>
            <w:tcW w:w="2319"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center"/>
          </w:tcPr>
          <w:p w14:paraId="64C5D4DE">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1,540,225.65</w:t>
            </w:r>
          </w:p>
        </w:tc>
        <w:tc>
          <w:tcPr>
            <w:tcW w:w="2321"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vAlign w:val="center"/>
          </w:tcPr>
          <w:p w14:paraId="2132D135">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2,353,899.90</w:t>
            </w:r>
          </w:p>
        </w:tc>
      </w:tr>
    </w:tbl>
    <w:p w14:paraId="43F3DDD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472" w:firstLineChars="200"/>
        <w:textAlignment w:val="auto"/>
        <w:rPr>
          <w:rFonts w:hint="default" w:ascii="Times New Roman" w:hAnsi="Times New Roman" w:eastAsia="楷体" w:cs="Times New Roman"/>
          <w:b/>
          <w:bCs/>
          <w:spacing w:val="-2"/>
          <w:sz w:val="24"/>
          <w:szCs w:val="24"/>
          <w:lang w:val="en-US" w:eastAsia="zh-CN"/>
        </w:rPr>
      </w:pPr>
      <w:r>
        <w:rPr>
          <w:rFonts w:hint="default" w:ascii="Times New Roman" w:hAnsi="Times New Roman" w:eastAsia="楷体" w:cs="Times New Roman"/>
          <w:b/>
          <w:bCs/>
          <w:spacing w:val="-2"/>
          <w:sz w:val="24"/>
          <w:szCs w:val="24"/>
          <w:lang w:val="en-US" w:eastAsia="zh-CN"/>
        </w:rPr>
        <w:t>7.营业外收入</w:t>
      </w:r>
    </w:p>
    <w:p w14:paraId="3D3A3E84">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472" w:firstLineChars="200"/>
        <w:textAlignment w:val="auto"/>
        <w:rPr>
          <w:rFonts w:hint="default" w:ascii="Times New Roman" w:hAnsi="Times New Roman" w:eastAsia="楷体" w:cs="Times New Roman"/>
          <w:b w:val="0"/>
          <w:bCs w:val="0"/>
          <w:spacing w:val="-2"/>
          <w:sz w:val="24"/>
          <w:szCs w:val="24"/>
          <w:lang w:val="en-US" w:eastAsia="zh-CN"/>
        </w:rPr>
      </w:pPr>
      <w:r>
        <w:rPr>
          <w:rFonts w:hint="default" w:ascii="Times New Roman" w:hAnsi="Times New Roman" w:eastAsia="楷体" w:cs="Times New Roman"/>
          <w:b w:val="0"/>
          <w:bCs w:val="0"/>
          <w:spacing w:val="-2"/>
          <w:sz w:val="24"/>
          <w:szCs w:val="24"/>
          <w:lang w:val="en-US" w:eastAsia="zh-CN"/>
        </w:rPr>
        <w:t>灵西机器人2023年1月至2025年5月合计发生营业外收入401.86万元，其中2025年1-6月营业外收入398.10万元。2023年、2024年及2025年1-6月营业外收入明细如下：</w:t>
      </w:r>
    </w:p>
    <w:p w14:paraId="0A514E7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472" w:firstLineChars="200"/>
        <w:jc w:val="right"/>
        <w:textAlignment w:val="auto"/>
        <w:rPr>
          <w:rFonts w:hint="default" w:ascii="Times New Roman" w:hAnsi="Times New Roman" w:eastAsia="楷体" w:cs="Times New Roman"/>
          <w:b w:val="0"/>
          <w:bCs w:val="0"/>
          <w:spacing w:val="-2"/>
          <w:sz w:val="24"/>
          <w:szCs w:val="24"/>
          <w:lang w:val="en-US" w:eastAsia="zh-CN"/>
        </w:rPr>
      </w:pPr>
      <w:r>
        <w:rPr>
          <w:rFonts w:hint="default" w:ascii="Times New Roman" w:hAnsi="Times New Roman" w:eastAsia="楷体" w:cs="Times New Roman"/>
          <w:b w:val="0"/>
          <w:bCs w:val="0"/>
          <w:spacing w:val="-2"/>
          <w:sz w:val="24"/>
          <w:szCs w:val="24"/>
          <w:lang w:val="en-US" w:eastAsia="zh-CN"/>
        </w:rPr>
        <w:t>人民币（元）</w:t>
      </w:r>
    </w:p>
    <w:tbl>
      <w:tblPr>
        <w:tblStyle w:val="27"/>
        <w:tblW w:w="8522" w:type="dxa"/>
        <w:tblInd w:w="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80" w:type="dxa"/>
          <w:left w:w="128" w:type="dxa"/>
          <w:bottom w:w="80" w:type="dxa"/>
          <w:right w:w="128" w:type="dxa"/>
        </w:tblCellMar>
      </w:tblPr>
      <w:tblGrid>
        <w:gridCol w:w="1713"/>
        <w:gridCol w:w="2539"/>
        <w:gridCol w:w="2134"/>
        <w:gridCol w:w="2136"/>
      </w:tblGrid>
      <w:tr w14:paraId="2CA59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rPr>
        <w:tc>
          <w:tcPr>
            <w:tcW w:w="1713"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49F3B784">
            <w:pPr>
              <w:keepNext/>
              <w:keepLines w:val="0"/>
              <w:widowControl/>
              <w:suppressLineNumbers w:val="0"/>
              <w:snapToGrid w:val="0"/>
              <w:jc w:val="left"/>
              <w:textAlignment w:val="center"/>
              <w:rPr>
                <w:rFonts w:hint="default" w:ascii="Times New Roman" w:hAnsi="Times New Roman" w:eastAsia="楷体" w:cs="Times New Roman"/>
                <w:b/>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项目</w:t>
            </w:r>
          </w:p>
        </w:tc>
        <w:tc>
          <w:tcPr>
            <w:tcW w:w="2539"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1B07BE0C">
            <w:pPr>
              <w:keepNext/>
              <w:keepLines w:val="0"/>
              <w:widowControl/>
              <w:suppressLineNumbers w:val="0"/>
              <w:snapToGrid w:val="0"/>
              <w:jc w:val="center"/>
              <w:textAlignment w:val="center"/>
              <w:rPr>
                <w:rFonts w:hint="default" w:ascii="Times New Roman" w:hAnsi="Times New Roman" w:eastAsia="楷体" w:cs="Times New Roman"/>
                <w:b/>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2025年1-6月</w:t>
            </w:r>
          </w:p>
        </w:tc>
        <w:tc>
          <w:tcPr>
            <w:tcW w:w="2134"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0DDFC98">
            <w:pPr>
              <w:keepNext/>
              <w:keepLines w:val="0"/>
              <w:widowControl/>
              <w:suppressLineNumbers w:val="0"/>
              <w:snapToGrid w:val="0"/>
              <w:jc w:val="center"/>
              <w:textAlignment w:val="center"/>
              <w:rPr>
                <w:rFonts w:hint="default" w:ascii="Times New Roman" w:hAnsi="Times New Roman" w:eastAsia="楷体" w:cs="Times New Roman"/>
                <w:b/>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2024/12/31</w:t>
            </w:r>
          </w:p>
        </w:tc>
        <w:tc>
          <w:tcPr>
            <w:tcW w:w="2136"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38F32803">
            <w:pPr>
              <w:keepNext/>
              <w:keepLines w:val="0"/>
              <w:widowControl/>
              <w:suppressLineNumbers w:val="0"/>
              <w:snapToGrid w:val="0"/>
              <w:jc w:val="center"/>
              <w:textAlignment w:val="center"/>
              <w:rPr>
                <w:rFonts w:hint="default" w:ascii="Times New Roman" w:hAnsi="Times New Roman" w:eastAsia="楷体" w:cs="Times New Roman"/>
                <w:b/>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2023/12/31</w:t>
            </w:r>
          </w:p>
        </w:tc>
      </w:tr>
      <w:tr w14:paraId="295D9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rPr>
        <w:tc>
          <w:tcPr>
            <w:tcW w:w="1713"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69BF48ED">
            <w:pPr>
              <w:keepNext/>
              <w:keepLines w:val="0"/>
              <w:widowControl/>
              <w:suppressLineNumbers w:val="0"/>
              <w:snapToGrid w:val="0"/>
              <w:jc w:val="lef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其他</w:t>
            </w:r>
          </w:p>
        </w:tc>
        <w:tc>
          <w:tcPr>
            <w:tcW w:w="25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8731552">
            <w:pPr>
              <w:keepNext/>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137,703.62</w:t>
            </w:r>
          </w:p>
        </w:tc>
        <w:tc>
          <w:tcPr>
            <w:tcW w:w="213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A9C4608">
            <w:pPr>
              <w:keepNext/>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5,149.28</w:t>
            </w:r>
          </w:p>
        </w:tc>
        <w:tc>
          <w:tcPr>
            <w:tcW w:w="2136"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15B8B4AA">
            <w:pPr>
              <w:keepNext/>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32,406.65</w:t>
            </w:r>
          </w:p>
        </w:tc>
      </w:tr>
      <w:tr w14:paraId="667BE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rPr>
        <w:tc>
          <w:tcPr>
            <w:tcW w:w="1713"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0515459B">
            <w:pPr>
              <w:keepNext/>
              <w:keepLines w:val="0"/>
              <w:widowControl/>
              <w:suppressLineNumbers w:val="0"/>
              <w:snapToGrid w:val="0"/>
              <w:jc w:val="lef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政府补助</w:t>
            </w:r>
          </w:p>
        </w:tc>
        <w:tc>
          <w:tcPr>
            <w:tcW w:w="25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125635B7">
            <w:pPr>
              <w:keepNext/>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3,843,345.29</w:t>
            </w:r>
          </w:p>
        </w:tc>
        <w:tc>
          <w:tcPr>
            <w:tcW w:w="213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45797106">
            <w:pPr>
              <w:keepNext/>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c>
          <w:tcPr>
            <w:tcW w:w="2136"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7A1F8B36">
            <w:pPr>
              <w:keepNext/>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w:t>
            </w:r>
          </w:p>
        </w:tc>
      </w:tr>
      <w:tr w14:paraId="20708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rPr>
        <w:tc>
          <w:tcPr>
            <w:tcW w:w="1713"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vAlign w:val="center"/>
          </w:tcPr>
          <w:p w14:paraId="34D5B643">
            <w:pPr>
              <w:keepNext/>
              <w:keepLines w:val="0"/>
              <w:widowControl/>
              <w:suppressLineNumbers w:val="0"/>
              <w:snapToGrid w:val="0"/>
              <w:jc w:val="lef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合计</w:t>
            </w:r>
          </w:p>
        </w:tc>
        <w:tc>
          <w:tcPr>
            <w:tcW w:w="2539"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center"/>
          </w:tcPr>
          <w:p w14:paraId="363B1E99">
            <w:pPr>
              <w:keepNext/>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3,981,048.91</w:t>
            </w:r>
          </w:p>
        </w:tc>
        <w:tc>
          <w:tcPr>
            <w:tcW w:w="2134"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center"/>
          </w:tcPr>
          <w:p w14:paraId="013AEBB8">
            <w:pPr>
              <w:keepNext/>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5,149.28</w:t>
            </w:r>
          </w:p>
        </w:tc>
        <w:tc>
          <w:tcPr>
            <w:tcW w:w="2136"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vAlign w:val="center"/>
          </w:tcPr>
          <w:p w14:paraId="432DCA4C">
            <w:pPr>
              <w:keepNext/>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32,406.65</w:t>
            </w:r>
          </w:p>
        </w:tc>
      </w:tr>
    </w:tbl>
    <w:p w14:paraId="19F3A820">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460" w:firstLineChars="200"/>
        <w:textAlignment w:val="auto"/>
        <w:rPr>
          <w:rFonts w:hint="default" w:ascii="Times New Roman" w:hAnsi="Times New Roman" w:eastAsia="楷体" w:cs="Times New Roman"/>
          <w:b/>
          <w:bCs/>
          <w:spacing w:val="-5"/>
          <w:sz w:val="24"/>
          <w:szCs w:val="24"/>
        </w:rPr>
      </w:pPr>
      <w:r>
        <w:rPr>
          <w:rFonts w:hint="default" w:ascii="Times New Roman" w:hAnsi="Times New Roman" w:eastAsia="楷体" w:cs="Times New Roman"/>
          <w:b/>
          <w:bCs/>
          <w:spacing w:val="-5"/>
          <w:sz w:val="24"/>
          <w:szCs w:val="24"/>
          <w:lang w:val="en-US" w:eastAsia="zh-CN"/>
        </w:rPr>
        <w:t>8.营</w:t>
      </w:r>
      <w:r>
        <w:rPr>
          <w:rFonts w:hint="default" w:ascii="Times New Roman" w:hAnsi="Times New Roman" w:eastAsia="楷体" w:cs="Times New Roman"/>
          <w:b/>
          <w:bCs/>
          <w:spacing w:val="-5"/>
          <w:sz w:val="24"/>
          <w:szCs w:val="24"/>
        </w:rPr>
        <w:t>业外支出</w:t>
      </w:r>
    </w:p>
    <w:p w14:paraId="43C7AE4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460" w:firstLineChars="200"/>
        <w:textAlignment w:val="auto"/>
        <w:rPr>
          <w:rFonts w:hint="default" w:ascii="Times New Roman" w:hAnsi="Times New Roman" w:eastAsia="楷体" w:cs="Times New Roman"/>
          <w:b w:val="0"/>
          <w:bCs w:val="0"/>
          <w:spacing w:val="-5"/>
          <w:sz w:val="24"/>
          <w:szCs w:val="24"/>
          <w:lang w:val="en-US" w:eastAsia="zh-CN"/>
        </w:rPr>
      </w:pPr>
      <w:r>
        <w:rPr>
          <w:rFonts w:hint="default" w:ascii="Times New Roman" w:hAnsi="Times New Roman" w:eastAsia="楷体" w:cs="Times New Roman"/>
          <w:b w:val="0"/>
          <w:bCs w:val="0"/>
          <w:spacing w:val="-5"/>
          <w:sz w:val="24"/>
          <w:szCs w:val="24"/>
          <w:lang w:val="en-US" w:eastAsia="zh-CN"/>
        </w:rPr>
        <w:t>灵西机器人</w:t>
      </w:r>
      <w:r>
        <w:rPr>
          <w:rFonts w:hint="default" w:ascii="Times New Roman" w:hAnsi="Times New Roman" w:eastAsia="楷体" w:cs="Times New Roman"/>
          <w:b w:val="0"/>
          <w:bCs w:val="0"/>
          <w:spacing w:val="-5"/>
          <w:sz w:val="24"/>
          <w:szCs w:val="24"/>
        </w:rPr>
        <w:t>2023年1月至2025年</w:t>
      </w:r>
      <w:r>
        <w:rPr>
          <w:rFonts w:hint="default" w:ascii="Times New Roman" w:hAnsi="Times New Roman" w:eastAsia="楷体" w:cs="Times New Roman"/>
          <w:b w:val="0"/>
          <w:bCs w:val="0"/>
          <w:spacing w:val="-5"/>
          <w:sz w:val="24"/>
          <w:szCs w:val="24"/>
          <w:lang w:val="en-US" w:eastAsia="zh-CN"/>
        </w:rPr>
        <w:t>6</w:t>
      </w:r>
      <w:r>
        <w:rPr>
          <w:rFonts w:hint="default" w:ascii="Times New Roman" w:hAnsi="Times New Roman" w:eastAsia="楷体" w:cs="Times New Roman"/>
          <w:b w:val="0"/>
          <w:bCs w:val="0"/>
          <w:spacing w:val="-5"/>
          <w:sz w:val="24"/>
          <w:szCs w:val="24"/>
        </w:rPr>
        <w:t>月合计发生营业外支出</w:t>
      </w:r>
      <w:r>
        <w:rPr>
          <w:rFonts w:hint="default" w:ascii="Times New Roman" w:hAnsi="Times New Roman" w:eastAsia="楷体" w:cs="Times New Roman"/>
          <w:b w:val="0"/>
          <w:bCs w:val="0"/>
          <w:spacing w:val="-5"/>
          <w:sz w:val="24"/>
          <w:szCs w:val="24"/>
          <w:lang w:val="en-US" w:eastAsia="zh-CN"/>
        </w:rPr>
        <w:t>159.84</w:t>
      </w:r>
      <w:r>
        <w:rPr>
          <w:rFonts w:hint="default" w:ascii="Times New Roman" w:hAnsi="Times New Roman" w:eastAsia="楷体" w:cs="Times New Roman"/>
          <w:b w:val="0"/>
          <w:bCs w:val="0"/>
          <w:spacing w:val="-5"/>
          <w:sz w:val="24"/>
          <w:szCs w:val="24"/>
        </w:rPr>
        <w:t>万元，其中2025年1-</w:t>
      </w:r>
      <w:r>
        <w:rPr>
          <w:rFonts w:hint="default" w:ascii="Times New Roman" w:hAnsi="Times New Roman" w:eastAsia="楷体" w:cs="Times New Roman"/>
          <w:b w:val="0"/>
          <w:bCs w:val="0"/>
          <w:spacing w:val="-5"/>
          <w:sz w:val="24"/>
          <w:szCs w:val="24"/>
          <w:lang w:val="en-US" w:eastAsia="zh-CN"/>
        </w:rPr>
        <w:t>6</w:t>
      </w:r>
      <w:r>
        <w:rPr>
          <w:rFonts w:hint="default" w:ascii="Times New Roman" w:hAnsi="Times New Roman" w:eastAsia="楷体" w:cs="Times New Roman"/>
          <w:b w:val="0"/>
          <w:bCs w:val="0"/>
          <w:spacing w:val="-5"/>
          <w:sz w:val="24"/>
          <w:szCs w:val="24"/>
        </w:rPr>
        <w:t>月营业外支出</w:t>
      </w:r>
      <w:r>
        <w:rPr>
          <w:rFonts w:hint="default" w:ascii="Times New Roman" w:hAnsi="Times New Roman" w:eastAsia="楷体" w:cs="Times New Roman"/>
          <w:b w:val="0"/>
          <w:bCs w:val="0"/>
          <w:spacing w:val="-5"/>
          <w:sz w:val="24"/>
          <w:szCs w:val="24"/>
          <w:lang w:val="en-US" w:eastAsia="zh-CN"/>
        </w:rPr>
        <w:t>0.3</w:t>
      </w:r>
      <w:r>
        <w:rPr>
          <w:rFonts w:hint="default" w:ascii="Times New Roman" w:hAnsi="Times New Roman" w:eastAsia="楷体" w:cs="Times New Roman"/>
          <w:b w:val="0"/>
          <w:bCs w:val="0"/>
          <w:spacing w:val="-5"/>
          <w:sz w:val="24"/>
          <w:szCs w:val="24"/>
        </w:rPr>
        <w:t>万元。2023年、2024年及2025年1-</w:t>
      </w:r>
      <w:r>
        <w:rPr>
          <w:rFonts w:hint="default" w:ascii="Times New Roman" w:hAnsi="Times New Roman" w:eastAsia="楷体" w:cs="Times New Roman"/>
          <w:b w:val="0"/>
          <w:bCs w:val="0"/>
          <w:spacing w:val="-5"/>
          <w:sz w:val="24"/>
          <w:szCs w:val="24"/>
          <w:lang w:val="en-US" w:eastAsia="zh-CN"/>
        </w:rPr>
        <w:t>6</w:t>
      </w:r>
      <w:r>
        <w:rPr>
          <w:rFonts w:hint="default" w:ascii="Times New Roman" w:hAnsi="Times New Roman" w:eastAsia="楷体" w:cs="Times New Roman"/>
          <w:b w:val="0"/>
          <w:bCs w:val="0"/>
          <w:spacing w:val="-5"/>
          <w:sz w:val="24"/>
          <w:szCs w:val="24"/>
        </w:rPr>
        <w:t>月营业外支出明细如下：</w:t>
      </w:r>
    </w:p>
    <w:p w14:paraId="5F902768">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460" w:firstLineChars="200"/>
        <w:jc w:val="right"/>
        <w:textAlignment w:val="auto"/>
        <w:rPr>
          <w:rFonts w:hint="default" w:ascii="Times New Roman" w:hAnsi="Times New Roman" w:eastAsia="楷体" w:cs="Times New Roman"/>
          <w:b w:val="0"/>
          <w:bCs w:val="0"/>
          <w:spacing w:val="-5"/>
          <w:sz w:val="24"/>
          <w:szCs w:val="24"/>
          <w:lang w:val="en-US" w:eastAsia="zh-CN"/>
        </w:rPr>
      </w:pPr>
      <w:r>
        <w:rPr>
          <w:rFonts w:hint="default" w:ascii="Times New Roman" w:hAnsi="Times New Roman" w:eastAsia="楷体" w:cs="Times New Roman"/>
          <w:b w:val="0"/>
          <w:bCs w:val="0"/>
          <w:spacing w:val="-5"/>
          <w:sz w:val="24"/>
          <w:szCs w:val="24"/>
          <w:lang w:val="en-US" w:eastAsia="zh-CN"/>
        </w:rPr>
        <w:t>人民币（元）</w:t>
      </w:r>
    </w:p>
    <w:tbl>
      <w:tblPr>
        <w:tblStyle w:val="27"/>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56" w:type="dxa"/>
          <w:left w:w="96" w:type="dxa"/>
          <w:bottom w:w="56" w:type="dxa"/>
          <w:right w:w="96" w:type="dxa"/>
        </w:tblCellMar>
      </w:tblPr>
      <w:tblGrid>
        <w:gridCol w:w="1832"/>
        <w:gridCol w:w="2128"/>
        <w:gridCol w:w="2031"/>
        <w:gridCol w:w="2504"/>
      </w:tblGrid>
      <w:tr w14:paraId="1577C3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1832"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19F7C30E">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项目</w:t>
            </w:r>
          </w:p>
        </w:tc>
        <w:tc>
          <w:tcPr>
            <w:tcW w:w="2128"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066007E">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themeColor="dark1"/>
                <w:sz w:val="21"/>
                <w:szCs w:val="21"/>
                <w:u w:val="none"/>
                <w:lang w:val="en-US" w:eastAsia="zh-CN"/>
                <w14:textFill>
                  <w14:solidFill>
                    <w14:schemeClr w14:val="dk1"/>
                  </w14:solidFill>
                </w14:textFill>
              </w:rPr>
            </w:pPr>
            <w:r>
              <w:rPr>
                <w:rFonts w:hint="default" w:ascii="Times New Roman" w:hAnsi="Times New Roman" w:eastAsia="楷体" w:cs="Times New Roman"/>
                <w:b/>
                <w:i w:val="0"/>
                <w:iCs w:val="0"/>
                <w:color w:val="000000" w:themeColor="dark1"/>
                <w:kern w:val="0"/>
                <w:sz w:val="21"/>
                <w:szCs w:val="21"/>
                <w:u w:val="none"/>
                <w:lang w:val="en-US" w:eastAsia="zh-CN" w:bidi="ar"/>
                <w14:textFill>
                  <w14:solidFill>
                    <w14:schemeClr w14:val="dk1"/>
                  </w14:solidFill>
                </w14:textFill>
              </w:rPr>
              <w:t>2025年1-6月</w:t>
            </w:r>
          </w:p>
        </w:tc>
        <w:tc>
          <w:tcPr>
            <w:tcW w:w="2031"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1C922F6E">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2024年</w:t>
            </w:r>
          </w:p>
        </w:tc>
        <w:tc>
          <w:tcPr>
            <w:tcW w:w="2504"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17F98EB9">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2023年</w:t>
            </w:r>
          </w:p>
        </w:tc>
      </w:tr>
      <w:tr w14:paraId="2757C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83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56ABDC99">
            <w:pPr>
              <w:keepNext w:val="0"/>
              <w:keepLines w:val="0"/>
              <w:widowControl/>
              <w:suppressLineNumbers w:val="0"/>
              <w:snapToGrid w:val="0"/>
              <w:jc w:val="center"/>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滞纳金</w:t>
            </w:r>
          </w:p>
        </w:tc>
        <w:tc>
          <w:tcPr>
            <w:tcW w:w="2128"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2F099D7">
            <w:pPr>
              <w:snapToGrid w:val="0"/>
              <w:jc w:val="right"/>
              <w:rPr>
                <w:rFonts w:hint="default" w:ascii="Times New Roman" w:hAnsi="Times New Roman" w:eastAsia="楷体" w:cs="Times New Roman"/>
                <w:b w:val="0"/>
                <w:i w:val="0"/>
                <w:iCs w:val="0"/>
                <w:color w:val="000000"/>
                <w:sz w:val="21"/>
                <w:szCs w:val="21"/>
                <w:u w:val="none"/>
                <w:lang w:val="en-US" w:eastAsia="zh-CN"/>
              </w:rPr>
            </w:pPr>
            <w:r>
              <w:rPr>
                <w:rFonts w:hint="default" w:ascii="Times New Roman" w:hAnsi="Times New Roman" w:eastAsia="楷体" w:cs="Times New Roman"/>
                <w:b w:val="0"/>
                <w:i w:val="0"/>
                <w:iCs w:val="0"/>
                <w:color w:val="000000"/>
                <w:sz w:val="21"/>
                <w:szCs w:val="21"/>
                <w:u w:val="none"/>
                <w:lang w:val="en-US" w:eastAsia="zh-CN"/>
              </w:rPr>
              <w:t>-</w:t>
            </w:r>
          </w:p>
        </w:tc>
        <w:tc>
          <w:tcPr>
            <w:tcW w:w="203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45C820FF">
            <w:pPr>
              <w:snapToGrid w:val="0"/>
              <w:jc w:val="right"/>
              <w:rPr>
                <w:rFonts w:hint="default" w:ascii="Times New Roman" w:hAnsi="Times New Roman" w:eastAsia="楷体" w:cs="Times New Roman"/>
                <w:b w:val="0"/>
                <w:i w:val="0"/>
                <w:iCs w:val="0"/>
                <w:color w:val="000000"/>
                <w:sz w:val="21"/>
                <w:szCs w:val="21"/>
                <w:u w:val="none"/>
                <w:lang w:val="en-US" w:eastAsia="zh-CN"/>
              </w:rPr>
            </w:pPr>
            <w:r>
              <w:rPr>
                <w:rFonts w:hint="default" w:ascii="Times New Roman" w:hAnsi="Times New Roman" w:eastAsia="楷体" w:cs="Times New Roman"/>
                <w:b w:val="0"/>
                <w:i w:val="0"/>
                <w:iCs w:val="0"/>
                <w:color w:val="000000"/>
                <w:sz w:val="21"/>
                <w:szCs w:val="21"/>
                <w:u w:val="none"/>
                <w:lang w:val="en-US" w:eastAsia="zh-CN"/>
              </w:rPr>
              <w:t>-</w:t>
            </w:r>
          </w:p>
        </w:tc>
        <w:tc>
          <w:tcPr>
            <w:tcW w:w="250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3B0E85C9">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435.00</w:t>
            </w:r>
          </w:p>
        </w:tc>
      </w:tr>
      <w:tr w14:paraId="2D770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83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78B346D1">
            <w:pPr>
              <w:keepNext w:val="0"/>
              <w:keepLines w:val="0"/>
              <w:widowControl/>
              <w:suppressLineNumbers w:val="0"/>
              <w:snapToGrid w:val="0"/>
              <w:jc w:val="center"/>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坏账损失</w:t>
            </w:r>
          </w:p>
        </w:tc>
        <w:tc>
          <w:tcPr>
            <w:tcW w:w="2128"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F9EA5D9">
            <w:pPr>
              <w:snapToGrid w:val="0"/>
              <w:jc w:val="right"/>
              <w:rPr>
                <w:rFonts w:hint="default" w:ascii="Times New Roman" w:hAnsi="Times New Roman" w:eastAsia="楷体" w:cs="Times New Roman"/>
                <w:b w:val="0"/>
                <w:i w:val="0"/>
                <w:iCs w:val="0"/>
                <w:color w:val="000000"/>
                <w:sz w:val="21"/>
                <w:szCs w:val="21"/>
                <w:u w:val="none"/>
                <w:lang w:val="en-US" w:eastAsia="zh-CN"/>
              </w:rPr>
            </w:pPr>
            <w:r>
              <w:rPr>
                <w:rFonts w:hint="default" w:ascii="Times New Roman" w:hAnsi="Times New Roman" w:eastAsia="楷体" w:cs="Times New Roman"/>
                <w:b w:val="0"/>
                <w:i w:val="0"/>
                <w:iCs w:val="0"/>
                <w:color w:val="000000"/>
                <w:sz w:val="21"/>
                <w:szCs w:val="21"/>
                <w:u w:val="none"/>
                <w:lang w:val="en-US" w:eastAsia="zh-CN"/>
              </w:rPr>
              <w:t>-</w:t>
            </w:r>
          </w:p>
        </w:tc>
        <w:tc>
          <w:tcPr>
            <w:tcW w:w="203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1C5FFB64">
            <w:pPr>
              <w:snapToGrid w:val="0"/>
              <w:jc w:val="right"/>
              <w:rPr>
                <w:rFonts w:hint="default" w:ascii="Times New Roman" w:hAnsi="Times New Roman" w:eastAsia="楷体" w:cs="Times New Roman"/>
                <w:b w:val="0"/>
                <w:i w:val="0"/>
                <w:iCs w:val="0"/>
                <w:color w:val="000000"/>
                <w:sz w:val="21"/>
                <w:szCs w:val="21"/>
                <w:u w:val="none"/>
                <w:lang w:val="en-US" w:eastAsia="zh-CN"/>
              </w:rPr>
            </w:pPr>
            <w:r>
              <w:rPr>
                <w:rFonts w:hint="default" w:ascii="Times New Roman" w:hAnsi="Times New Roman" w:eastAsia="楷体" w:cs="Times New Roman"/>
                <w:b w:val="0"/>
                <w:i w:val="0"/>
                <w:iCs w:val="0"/>
                <w:color w:val="000000"/>
                <w:sz w:val="21"/>
                <w:szCs w:val="21"/>
                <w:u w:val="none"/>
                <w:lang w:val="en-US" w:eastAsia="zh-CN"/>
              </w:rPr>
              <w:t>-</w:t>
            </w:r>
          </w:p>
        </w:tc>
        <w:tc>
          <w:tcPr>
            <w:tcW w:w="250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157B45F6">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1,496,950.00</w:t>
            </w:r>
          </w:p>
        </w:tc>
      </w:tr>
      <w:tr w14:paraId="55BF4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83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27592F54">
            <w:pPr>
              <w:keepNext w:val="0"/>
              <w:keepLines w:val="0"/>
              <w:widowControl/>
              <w:suppressLineNumbers w:val="0"/>
              <w:snapToGrid w:val="0"/>
              <w:jc w:val="center"/>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其他</w:t>
            </w:r>
          </w:p>
        </w:tc>
        <w:tc>
          <w:tcPr>
            <w:tcW w:w="2128"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D2B7A26">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3,001.06</w:t>
            </w:r>
          </w:p>
        </w:tc>
        <w:tc>
          <w:tcPr>
            <w:tcW w:w="203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1D31918">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2,149.70</w:t>
            </w:r>
          </w:p>
        </w:tc>
        <w:tc>
          <w:tcPr>
            <w:tcW w:w="250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2F09C04B">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35,861.70</w:t>
            </w:r>
          </w:p>
        </w:tc>
      </w:tr>
      <w:tr w14:paraId="6C660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83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52D9C18E">
            <w:pPr>
              <w:keepNext w:val="0"/>
              <w:keepLines w:val="0"/>
              <w:widowControl/>
              <w:suppressLineNumbers w:val="0"/>
              <w:snapToGrid w:val="0"/>
              <w:jc w:val="center"/>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捐赠支出</w:t>
            </w:r>
          </w:p>
        </w:tc>
        <w:tc>
          <w:tcPr>
            <w:tcW w:w="2128"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1088FBE">
            <w:pPr>
              <w:snapToGrid w:val="0"/>
              <w:jc w:val="right"/>
              <w:rPr>
                <w:rFonts w:hint="default" w:ascii="Times New Roman" w:hAnsi="Times New Roman" w:eastAsia="楷体" w:cs="Times New Roman"/>
                <w:b w:val="0"/>
                <w:i w:val="0"/>
                <w:iCs w:val="0"/>
                <w:color w:val="000000"/>
                <w:sz w:val="21"/>
                <w:szCs w:val="21"/>
                <w:u w:val="none"/>
                <w:lang w:val="en-US" w:eastAsia="zh-CN"/>
              </w:rPr>
            </w:pPr>
            <w:r>
              <w:rPr>
                <w:rFonts w:hint="default" w:ascii="Times New Roman" w:hAnsi="Times New Roman" w:eastAsia="楷体" w:cs="Times New Roman"/>
                <w:b w:val="0"/>
                <w:i w:val="0"/>
                <w:iCs w:val="0"/>
                <w:color w:val="000000"/>
                <w:sz w:val="21"/>
                <w:szCs w:val="21"/>
                <w:u w:val="none"/>
                <w:lang w:val="en-US" w:eastAsia="zh-CN"/>
              </w:rPr>
              <w:t>-</w:t>
            </w:r>
          </w:p>
        </w:tc>
        <w:tc>
          <w:tcPr>
            <w:tcW w:w="203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141E1F65">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10,000.00</w:t>
            </w:r>
          </w:p>
        </w:tc>
        <w:tc>
          <w:tcPr>
            <w:tcW w:w="250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62058140">
            <w:pPr>
              <w:snapToGrid w:val="0"/>
              <w:jc w:val="right"/>
              <w:rPr>
                <w:rFonts w:hint="default" w:ascii="Times New Roman" w:hAnsi="Times New Roman" w:eastAsia="楷体" w:cs="Times New Roman"/>
                <w:b w:val="0"/>
                <w:i w:val="0"/>
                <w:iCs w:val="0"/>
                <w:color w:val="000000"/>
                <w:sz w:val="21"/>
                <w:szCs w:val="21"/>
                <w:u w:val="none"/>
                <w:lang w:val="en-US" w:eastAsia="zh-CN"/>
              </w:rPr>
            </w:pPr>
            <w:r>
              <w:rPr>
                <w:rFonts w:hint="default" w:ascii="Times New Roman" w:hAnsi="Times New Roman" w:eastAsia="楷体" w:cs="Times New Roman"/>
                <w:b w:val="0"/>
                <w:i w:val="0"/>
                <w:iCs w:val="0"/>
                <w:color w:val="000000"/>
                <w:sz w:val="21"/>
                <w:szCs w:val="21"/>
                <w:u w:val="none"/>
                <w:lang w:val="en-US" w:eastAsia="zh-CN"/>
              </w:rPr>
              <w:t>-</w:t>
            </w:r>
          </w:p>
        </w:tc>
      </w:tr>
      <w:tr w14:paraId="30F58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83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252CD66F">
            <w:pPr>
              <w:keepNext w:val="0"/>
              <w:keepLines w:val="0"/>
              <w:widowControl/>
              <w:suppressLineNumbers w:val="0"/>
              <w:snapToGrid w:val="0"/>
              <w:jc w:val="center"/>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赔偿金</w:t>
            </w:r>
          </w:p>
        </w:tc>
        <w:tc>
          <w:tcPr>
            <w:tcW w:w="2128"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3C3250E">
            <w:pPr>
              <w:snapToGrid w:val="0"/>
              <w:jc w:val="right"/>
              <w:rPr>
                <w:rFonts w:hint="default" w:ascii="Times New Roman" w:hAnsi="Times New Roman" w:eastAsia="楷体" w:cs="Times New Roman"/>
                <w:b w:val="0"/>
                <w:i w:val="0"/>
                <w:iCs w:val="0"/>
                <w:color w:val="000000"/>
                <w:sz w:val="21"/>
                <w:szCs w:val="21"/>
                <w:u w:val="none"/>
                <w:lang w:val="en-US" w:eastAsia="zh-CN"/>
              </w:rPr>
            </w:pPr>
            <w:r>
              <w:rPr>
                <w:rFonts w:hint="default" w:ascii="Times New Roman" w:hAnsi="Times New Roman" w:eastAsia="楷体" w:cs="Times New Roman"/>
                <w:b w:val="0"/>
                <w:i w:val="0"/>
                <w:iCs w:val="0"/>
                <w:color w:val="000000"/>
                <w:sz w:val="21"/>
                <w:szCs w:val="21"/>
                <w:u w:val="none"/>
                <w:lang w:val="en-US" w:eastAsia="zh-CN"/>
              </w:rPr>
              <w:t>-</w:t>
            </w:r>
          </w:p>
        </w:tc>
        <w:tc>
          <w:tcPr>
            <w:tcW w:w="203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11EEA58">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50,000.00</w:t>
            </w:r>
          </w:p>
        </w:tc>
        <w:tc>
          <w:tcPr>
            <w:tcW w:w="250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7557F619">
            <w:pPr>
              <w:snapToGrid w:val="0"/>
              <w:jc w:val="right"/>
              <w:rPr>
                <w:rFonts w:hint="default" w:ascii="Times New Roman" w:hAnsi="Times New Roman" w:eastAsia="楷体" w:cs="Times New Roman"/>
                <w:b w:val="0"/>
                <w:i w:val="0"/>
                <w:iCs w:val="0"/>
                <w:color w:val="000000"/>
                <w:sz w:val="21"/>
                <w:szCs w:val="21"/>
                <w:u w:val="none"/>
                <w:lang w:val="en-US" w:eastAsia="zh-CN"/>
              </w:rPr>
            </w:pPr>
            <w:r>
              <w:rPr>
                <w:rFonts w:hint="default" w:ascii="Times New Roman" w:hAnsi="Times New Roman" w:eastAsia="楷体" w:cs="Times New Roman"/>
                <w:b w:val="0"/>
                <w:i w:val="0"/>
                <w:iCs w:val="0"/>
                <w:color w:val="000000"/>
                <w:sz w:val="21"/>
                <w:szCs w:val="21"/>
                <w:u w:val="none"/>
                <w:lang w:val="en-US" w:eastAsia="zh-CN"/>
              </w:rPr>
              <w:t>-</w:t>
            </w:r>
          </w:p>
        </w:tc>
      </w:tr>
      <w:tr w14:paraId="79698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832"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vAlign w:val="center"/>
          </w:tcPr>
          <w:p w14:paraId="7BB9C19E">
            <w:pPr>
              <w:keepNext w:val="0"/>
              <w:keepLines w:val="0"/>
              <w:widowControl/>
              <w:suppressLineNumbers w:val="0"/>
              <w:snapToGrid w:val="0"/>
              <w:jc w:val="center"/>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合计</w:t>
            </w:r>
          </w:p>
        </w:tc>
        <w:tc>
          <w:tcPr>
            <w:tcW w:w="2128"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center"/>
          </w:tcPr>
          <w:p w14:paraId="40192EAF">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3,001.06</w:t>
            </w:r>
          </w:p>
        </w:tc>
        <w:tc>
          <w:tcPr>
            <w:tcW w:w="2031"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center"/>
          </w:tcPr>
          <w:p w14:paraId="6CFB28F0">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62,149.70</w:t>
            </w:r>
          </w:p>
        </w:tc>
        <w:tc>
          <w:tcPr>
            <w:tcW w:w="2504"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vAlign w:val="center"/>
          </w:tcPr>
          <w:p w14:paraId="29C05B5B">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1,533,246.70</w:t>
            </w:r>
          </w:p>
        </w:tc>
      </w:tr>
    </w:tbl>
    <w:p w14:paraId="071027D9">
      <w:pPr>
        <w:bidi w:val="0"/>
        <w:rPr>
          <w:rFonts w:hint="default" w:ascii="Times New Roman" w:hAnsi="Times New Roman" w:cs="Times New Roman"/>
          <w:lang w:val="en-US" w:eastAsia="zh-CN"/>
        </w:rPr>
      </w:pPr>
    </w:p>
    <w:p w14:paraId="5AE36055">
      <w:pPr>
        <w:pageBreakBefore w:val="0"/>
        <w:numPr>
          <w:ilvl w:val="0"/>
          <w:numId w:val="0"/>
        </w:numPr>
        <w:tabs>
          <w:tab w:val="left" w:pos="567"/>
          <w:tab w:val="left" w:pos="851"/>
        </w:tabs>
        <w:kinsoku/>
        <w:wordWrap/>
        <w:overflowPunct/>
        <w:topLinePunct w:val="0"/>
        <w:bidi w:val="0"/>
        <w:spacing w:beforeAutospacing="0" w:afterAutospacing="0" w:line="360" w:lineRule="auto"/>
        <w:outlineLvl w:val="1"/>
        <w:rPr>
          <w:rFonts w:hint="default" w:ascii="Times New Roman" w:hAnsi="Times New Roman" w:eastAsia="楷体" w:cs="Times New Roman"/>
          <w:b/>
          <w:sz w:val="28"/>
          <w:szCs w:val="28"/>
        </w:rPr>
      </w:pPr>
      <w:bookmarkStart w:id="87" w:name="_Toc31560"/>
      <w:r>
        <w:rPr>
          <w:rFonts w:hint="default" w:ascii="Times New Roman" w:hAnsi="Times New Roman" w:eastAsia="楷体" w:cs="Times New Roman"/>
          <w:b/>
          <w:sz w:val="28"/>
          <w:szCs w:val="28"/>
          <w:lang w:val="en-US" w:eastAsia="zh-CN"/>
        </w:rPr>
        <w:t xml:space="preserve">第三节 </w:t>
      </w:r>
      <w:r>
        <w:rPr>
          <w:rFonts w:hint="default" w:ascii="Times New Roman" w:hAnsi="Times New Roman" w:eastAsia="楷体" w:cs="Times New Roman"/>
          <w:b/>
          <w:sz w:val="28"/>
          <w:szCs w:val="28"/>
        </w:rPr>
        <w:t>财务指标分析</w:t>
      </w:r>
      <w:bookmarkEnd w:id="87"/>
    </w:p>
    <w:tbl>
      <w:tblPr>
        <w:tblStyle w:val="27"/>
        <w:tblW w:w="8468"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98"/>
        <w:gridCol w:w="1940"/>
        <w:gridCol w:w="1505"/>
        <w:gridCol w:w="1506"/>
        <w:gridCol w:w="1819"/>
      </w:tblGrid>
      <w:tr w14:paraId="74B2B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5" w:hRule="atLeast"/>
        </w:trPr>
        <w:tc>
          <w:tcPr>
            <w:tcW w:w="3638" w:type="dxa"/>
            <w:gridSpan w:val="2"/>
            <w:tcBorders>
              <w:top w:val="single" w:color="000000" w:sz="8" w:space="0"/>
              <w:left w:val="single" w:color="000000" w:sz="8" w:space="0"/>
              <w:bottom w:val="single" w:color="000000" w:sz="4" w:space="0"/>
              <w:right w:val="single" w:color="000000" w:sz="4" w:space="0"/>
            </w:tcBorders>
            <w:shd w:val="clear" w:color="auto" w:fill="auto"/>
            <w:noWrap/>
            <w:vAlign w:val="center"/>
          </w:tcPr>
          <w:p w14:paraId="751B343D">
            <w:pPr>
              <w:keepNext w:val="0"/>
              <w:keepLines w:val="0"/>
              <w:widowControl/>
              <w:suppressLineNumbers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项目</w:t>
            </w:r>
          </w:p>
        </w:tc>
        <w:tc>
          <w:tcPr>
            <w:tcW w:w="1506" w:type="dxa"/>
            <w:tcBorders>
              <w:top w:val="single" w:color="000000" w:sz="8" w:space="0"/>
              <w:left w:val="single" w:color="000000" w:sz="4" w:space="0"/>
              <w:bottom w:val="single" w:color="000000" w:sz="4" w:space="0"/>
              <w:right w:val="single" w:color="000000" w:sz="4" w:space="0"/>
            </w:tcBorders>
            <w:shd w:val="clear" w:color="auto" w:fill="auto"/>
            <w:vAlign w:val="center"/>
          </w:tcPr>
          <w:p w14:paraId="4418005C">
            <w:pPr>
              <w:keepNext w:val="0"/>
              <w:keepLines w:val="0"/>
              <w:widowControl/>
              <w:suppressLineNumbers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2025/6/30</w:t>
            </w:r>
          </w:p>
        </w:tc>
        <w:tc>
          <w:tcPr>
            <w:tcW w:w="1506" w:type="dxa"/>
            <w:tcBorders>
              <w:top w:val="single" w:color="000000" w:sz="8" w:space="0"/>
              <w:left w:val="single" w:color="000000" w:sz="4" w:space="0"/>
              <w:bottom w:val="single" w:color="000000" w:sz="4" w:space="0"/>
              <w:right w:val="single" w:color="000000" w:sz="4" w:space="0"/>
            </w:tcBorders>
            <w:shd w:val="clear" w:color="auto" w:fill="auto"/>
            <w:vAlign w:val="center"/>
          </w:tcPr>
          <w:p w14:paraId="2C23ECCF">
            <w:pPr>
              <w:keepNext w:val="0"/>
              <w:keepLines w:val="0"/>
              <w:widowControl/>
              <w:suppressLineNumbers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2024/12/31</w:t>
            </w:r>
          </w:p>
        </w:tc>
        <w:tc>
          <w:tcPr>
            <w:tcW w:w="1819" w:type="dxa"/>
            <w:tcBorders>
              <w:top w:val="single" w:color="000000" w:sz="8" w:space="0"/>
              <w:left w:val="single" w:color="000000" w:sz="4" w:space="0"/>
              <w:bottom w:val="single" w:color="000000" w:sz="4" w:space="0"/>
              <w:right w:val="single" w:color="000000" w:sz="4" w:space="0"/>
            </w:tcBorders>
            <w:shd w:val="clear" w:color="auto" w:fill="auto"/>
            <w:vAlign w:val="center"/>
          </w:tcPr>
          <w:p w14:paraId="2CF568E1">
            <w:pPr>
              <w:keepNext w:val="0"/>
              <w:keepLines w:val="0"/>
              <w:widowControl/>
              <w:suppressLineNumbers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2023/12/31</w:t>
            </w:r>
          </w:p>
        </w:tc>
      </w:tr>
      <w:tr w14:paraId="3A91C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34" w:hRule="atLeast"/>
        </w:trPr>
        <w:tc>
          <w:tcPr>
            <w:tcW w:w="0" w:type="auto"/>
            <w:vMerge w:val="restart"/>
            <w:tcBorders>
              <w:top w:val="single" w:color="000000" w:sz="4" w:space="0"/>
              <w:left w:val="single" w:color="000000" w:sz="8" w:space="0"/>
              <w:bottom w:val="single" w:color="000000" w:sz="4" w:space="0"/>
              <w:right w:val="single" w:color="000000" w:sz="4" w:space="0"/>
            </w:tcBorders>
            <w:shd w:val="clear" w:color="auto" w:fill="auto"/>
            <w:noWrap/>
            <w:vAlign w:val="center"/>
          </w:tcPr>
          <w:p w14:paraId="15111D4D">
            <w:pPr>
              <w:keepNext w:val="0"/>
              <w:keepLines w:val="0"/>
              <w:widowControl/>
              <w:suppressLineNumbers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偿债能力分析</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C8134E">
            <w:pPr>
              <w:keepNext w:val="0"/>
              <w:keepLines w:val="0"/>
              <w:widowControl/>
              <w:suppressLineNumbers w:val="0"/>
              <w:jc w:val="lef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流动比率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C79314">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3.53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A7B11F">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3.38</w:t>
            </w: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0996A582">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1.97</w:t>
            </w:r>
          </w:p>
        </w:tc>
      </w:tr>
      <w:tr w14:paraId="4B59E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15" w:hRule="atLeast"/>
        </w:trPr>
        <w:tc>
          <w:tcPr>
            <w:tcW w:w="0" w:type="auto"/>
            <w:vMerge w:val="continue"/>
            <w:tcBorders>
              <w:top w:val="single" w:color="000000" w:sz="4" w:space="0"/>
              <w:left w:val="single" w:color="000000" w:sz="8" w:space="0"/>
              <w:bottom w:val="single" w:color="000000" w:sz="4" w:space="0"/>
              <w:right w:val="single" w:color="000000" w:sz="4" w:space="0"/>
            </w:tcBorders>
            <w:shd w:val="clear" w:color="auto" w:fill="auto"/>
            <w:noWrap/>
            <w:vAlign w:val="center"/>
          </w:tcPr>
          <w:p w14:paraId="5AA38FF9">
            <w:pPr>
              <w:jc w:val="center"/>
              <w:rPr>
                <w:rFonts w:hint="default" w:ascii="Times New Roman" w:hAnsi="Times New Roman" w:eastAsia="楷体" w:cs="Times New Roman"/>
                <w:b/>
                <w:bCs/>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0401F5">
            <w:pPr>
              <w:keepNext w:val="0"/>
              <w:keepLines w:val="0"/>
              <w:widowControl/>
              <w:suppressLineNumbers w:val="0"/>
              <w:jc w:val="lef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资产负债率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ED0D2B">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0.31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A93FA2">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0.33</w:t>
            </w: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73E9A603">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0.50</w:t>
            </w:r>
          </w:p>
        </w:tc>
      </w:tr>
      <w:tr w14:paraId="586B7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15" w:hRule="atLeast"/>
        </w:trPr>
        <w:tc>
          <w:tcPr>
            <w:tcW w:w="0" w:type="auto"/>
            <w:vMerge w:val="continue"/>
            <w:tcBorders>
              <w:top w:val="single" w:color="000000" w:sz="4" w:space="0"/>
              <w:left w:val="single" w:color="000000" w:sz="8" w:space="0"/>
              <w:bottom w:val="single" w:color="000000" w:sz="4" w:space="0"/>
              <w:right w:val="single" w:color="000000" w:sz="4" w:space="0"/>
            </w:tcBorders>
            <w:shd w:val="clear" w:color="auto" w:fill="auto"/>
            <w:noWrap/>
            <w:vAlign w:val="center"/>
          </w:tcPr>
          <w:p w14:paraId="4514D0E8">
            <w:pPr>
              <w:jc w:val="center"/>
              <w:rPr>
                <w:rFonts w:hint="default" w:ascii="Times New Roman" w:hAnsi="Times New Roman" w:eastAsia="楷体" w:cs="Times New Roman"/>
                <w:b/>
                <w:bCs/>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AAEA4A">
            <w:pPr>
              <w:keepNext w:val="0"/>
              <w:keepLines w:val="0"/>
              <w:widowControl/>
              <w:suppressLineNumbers w:val="0"/>
              <w:jc w:val="lef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产权比率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27FB21">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0.46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C8C736">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0.49</w:t>
            </w: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422D9DA3">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0.99</w:t>
            </w:r>
          </w:p>
        </w:tc>
      </w:tr>
      <w:tr w14:paraId="7BB08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70" w:hRule="atLeast"/>
        </w:trPr>
        <w:tc>
          <w:tcPr>
            <w:tcW w:w="0" w:type="auto"/>
            <w:vMerge w:val="restart"/>
            <w:tcBorders>
              <w:top w:val="single" w:color="000000" w:sz="4" w:space="0"/>
              <w:left w:val="single" w:color="000000" w:sz="8" w:space="0"/>
              <w:bottom w:val="single" w:color="000000" w:sz="4" w:space="0"/>
              <w:right w:val="single" w:color="000000" w:sz="4" w:space="0"/>
            </w:tcBorders>
            <w:shd w:val="clear" w:color="auto" w:fill="auto"/>
            <w:noWrap/>
            <w:vAlign w:val="center"/>
          </w:tcPr>
          <w:p w14:paraId="51BADF80">
            <w:pPr>
              <w:keepNext w:val="0"/>
              <w:keepLines w:val="0"/>
              <w:widowControl/>
              <w:suppressLineNumbers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营运能力分析</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A147AD">
            <w:pPr>
              <w:keepNext w:val="0"/>
              <w:keepLines w:val="0"/>
              <w:widowControl/>
              <w:suppressLineNumbers w:val="0"/>
              <w:jc w:val="lef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应收账款周转率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6E16FC">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0.40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84EF36">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1.08</w:t>
            </w: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152D15E5">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1.75</w:t>
            </w:r>
          </w:p>
        </w:tc>
      </w:tr>
      <w:tr w14:paraId="14B58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15" w:hRule="atLeast"/>
        </w:trPr>
        <w:tc>
          <w:tcPr>
            <w:tcW w:w="0" w:type="auto"/>
            <w:vMerge w:val="continue"/>
            <w:tcBorders>
              <w:top w:val="single" w:color="000000" w:sz="4" w:space="0"/>
              <w:left w:val="single" w:color="000000" w:sz="8" w:space="0"/>
              <w:bottom w:val="single" w:color="000000" w:sz="4" w:space="0"/>
              <w:right w:val="single" w:color="000000" w:sz="4" w:space="0"/>
            </w:tcBorders>
            <w:shd w:val="clear" w:color="auto" w:fill="auto"/>
            <w:noWrap/>
            <w:vAlign w:val="center"/>
          </w:tcPr>
          <w:p w14:paraId="3EF8E125">
            <w:pPr>
              <w:jc w:val="center"/>
              <w:rPr>
                <w:rFonts w:hint="default" w:ascii="Times New Roman" w:hAnsi="Times New Roman" w:eastAsia="楷体" w:cs="Times New Roman"/>
                <w:b/>
                <w:bCs/>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04089">
            <w:pPr>
              <w:keepNext w:val="0"/>
              <w:keepLines w:val="0"/>
              <w:widowControl/>
              <w:suppressLineNumbers w:val="0"/>
              <w:jc w:val="lef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存货周转率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86A3FE">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1.73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CA7C13">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2.69</w:t>
            </w: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39BDBAA8">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1.53</w:t>
            </w:r>
          </w:p>
        </w:tc>
      </w:tr>
      <w:tr w14:paraId="30560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15" w:hRule="atLeast"/>
        </w:trPr>
        <w:tc>
          <w:tcPr>
            <w:tcW w:w="0" w:type="auto"/>
            <w:vMerge w:val="continue"/>
            <w:tcBorders>
              <w:top w:val="single" w:color="000000" w:sz="4" w:space="0"/>
              <w:left w:val="single" w:color="000000" w:sz="8" w:space="0"/>
              <w:bottom w:val="single" w:color="000000" w:sz="4" w:space="0"/>
              <w:right w:val="single" w:color="000000" w:sz="4" w:space="0"/>
            </w:tcBorders>
            <w:shd w:val="clear" w:color="auto" w:fill="auto"/>
            <w:noWrap/>
            <w:vAlign w:val="center"/>
          </w:tcPr>
          <w:p w14:paraId="0A178A21">
            <w:pPr>
              <w:jc w:val="center"/>
              <w:rPr>
                <w:rFonts w:hint="default" w:ascii="Times New Roman" w:hAnsi="Times New Roman" w:eastAsia="楷体" w:cs="Times New Roman"/>
                <w:b/>
                <w:bCs/>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6ADC07">
            <w:pPr>
              <w:keepNext w:val="0"/>
              <w:keepLines w:val="0"/>
              <w:widowControl/>
              <w:suppressLineNumbers w:val="0"/>
              <w:jc w:val="lef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总资产周转率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947A3D">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0.15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05FB29">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0.32</w:t>
            </w: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29E1C3A6">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0.38</w:t>
            </w:r>
          </w:p>
        </w:tc>
      </w:tr>
      <w:tr w14:paraId="745DE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70" w:hRule="atLeast"/>
        </w:trPr>
        <w:tc>
          <w:tcPr>
            <w:tcW w:w="0" w:type="auto"/>
            <w:vMerge w:val="restart"/>
            <w:tcBorders>
              <w:top w:val="single" w:color="000000" w:sz="4" w:space="0"/>
              <w:left w:val="single" w:color="000000" w:sz="8" w:space="0"/>
              <w:bottom w:val="single" w:color="000000" w:sz="4" w:space="0"/>
              <w:right w:val="single" w:color="000000" w:sz="4" w:space="0"/>
            </w:tcBorders>
            <w:shd w:val="clear" w:color="auto" w:fill="auto"/>
            <w:noWrap/>
            <w:vAlign w:val="center"/>
          </w:tcPr>
          <w:p w14:paraId="568D1F49">
            <w:pPr>
              <w:keepNext w:val="0"/>
              <w:keepLines w:val="0"/>
              <w:widowControl/>
              <w:suppressLineNumbers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盈利能力分析</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676A28">
            <w:pPr>
              <w:keepNext w:val="0"/>
              <w:keepLines w:val="0"/>
              <w:widowControl/>
              <w:suppressLineNumbers w:val="0"/>
              <w:jc w:val="lef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毛利率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3FAE42">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61AC9B">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36%</w:t>
            </w: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76E6C7AA">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35%</w:t>
            </w:r>
          </w:p>
        </w:tc>
      </w:tr>
      <w:tr w14:paraId="5BE44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15" w:hRule="atLeast"/>
        </w:trPr>
        <w:tc>
          <w:tcPr>
            <w:tcW w:w="0" w:type="auto"/>
            <w:vMerge w:val="continue"/>
            <w:tcBorders>
              <w:top w:val="single" w:color="000000" w:sz="4" w:space="0"/>
              <w:left w:val="single" w:color="000000" w:sz="8" w:space="0"/>
              <w:bottom w:val="single" w:color="000000" w:sz="4" w:space="0"/>
              <w:right w:val="single" w:color="000000" w:sz="4" w:space="0"/>
            </w:tcBorders>
            <w:shd w:val="clear" w:color="auto" w:fill="auto"/>
            <w:noWrap/>
            <w:vAlign w:val="center"/>
          </w:tcPr>
          <w:p w14:paraId="5DBE04DA">
            <w:pPr>
              <w:jc w:val="center"/>
              <w:rPr>
                <w:rFonts w:hint="default" w:ascii="Times New Roman" w:hAnsi="Times New Roman" w:eastAsia="楷体" w:cs="Times New Roman"/>
                <w:b/>
                <w:bCs/>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D50FF">
            <w:pPr>
              <w:keepNext w:val="0"/>
              <w:keepLines w:val="0"/>
              <w:widowControl/>
              <w:suppressLineNumbers w:val="0"/>
              <w:jc w:val="lef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营业净利率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996A54">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318AAF">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-15%</w:t>
            </w: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146E3C6B">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-13%</w:t>
            </w:r>
          </w:p>
        </w:tc>
      </w:tr>
      <w:tr w14:paraId="6B1BA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15" w:hRule="atLeast"/>
        </w:trPr>
        <w:tc>
          <w:tcPr>
            <w:tcW w:w="0" w:type="auto"/>
            <w:vMerge w:val="continue"/>
            <w:tcBorders>
              <w:top w:val="single" w:color="000000" w:sz="4" w:space="0"/>
              <w:left w:val="single" w:color="000000" w:sz="8" w:space="0"/>
              <w:bottom w:val="single" w:color="000000" w:sz="4" w:space="0"/>
              <w:right w:val="single" w:color="000000" w:sz="4" w:space="0"/>
            </w:tcBorders>
            <w:shd w:val="clear" w:color="auto" w:fill="auto"/>
            <w:noWrap/>
            <w:vAlign w:val="center"/>
          </w:tcPr>
          <w:p w14:paraId="42798DDD">
            <w:pPr>
              <w:jc w:val="center"/>
              <w:rPr>
                <w:rFonts w:hint="default" w:ascii="Times New Roman" w:hAnsi="Times New Roman" w:eastAsia="楷体" w:cs="Times New Roman"/>
                <w:b/>
                <w:bCs/>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E5FE77">
            <w:pPr>
              <w:keepNext w:val="0"/>
              <w:keepLines w:val="0"/>
              <w:widowControl/>
              <w:suppressLineNumbers w:val="0"/>
              <w:jc w:val="lef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权益净利率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2EEAD">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-0.41%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DA72D8">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-7.38%</w:t>
            </w: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14:paraId="4C87B253">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-9.95%</w:t>
            </w:r>
          </w:p>
        </w:tc>
      </w:tr>
      <w:tr w14:paraId="1E65F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00" w:hRule="atLeast"/>
        </w:trPr>
        <w:tc>
          <w:tcPr>
            <w:tcW w:w="0" w:type="auto"/>
            <w:vMerge w:val="continue"/>
            <w:tcBorders>
              <w:top w:val="single" w:color="000000" w:sz="4" w:space="0"/>
              <w:left w:val="single" w:color="000000" w:sz="8" w:space="0"/>
              <w:bottom w:val="single" w:color="000000" w:sz="4" w:space="0"/>
              <w:right w:val="single" w:color="000000" w:sz="4" w:space="0"/>
            </w:tcBorders>
            <w:shd w:val="clear" w:color="auto" w:fill="auto"/>
            <w:noWrap/>
            <w:vAlign w:val="center"/>
          </w:tcPr>
          <w:p w14:paraId="663A58A3">
            <w:pPr>
              <w:jc w:val="center"/>
              <w:rPr>
                <w:rFonts w:hint="default" w:ascii="Times New Roman" w:hAnsi="Times New Roman" w:eastAsia="楷体" w:cs="Times New Roman"/>
                <w:b/>
                <w:bCs/>
                <w:i w:val="0"/>
                <w:iCs w:val="0"/>
                <w:color w:val="000000"/>
                <w:sz w:val="21"/>
                <w:szCs w:val="21"/>
                <w:u w:val="none"/>
              </w:rPr>
            </w:pPr>
          </w:p>
        </w:tc>
        <w:tc>
          <w:tcPr>
            <w:tcW w:w="0" w:type="auto"/>
            <w:tcBorders>
              <w:top w:val="single" w:color="000000" w:sz="4" w:space="0"/>
              <w:left w:val="single" w:color="000000" w:sz="4" w:space="0"/>
              <w:bottom w:val="single" w:color="000000" w:sz="8" w:space="0"/>
              <w:right w:val="single" w:color="000000" w:sz="4" w:space="0"/>
            </w:tcBorders>
            <w:shd w:val="clear" w:color="auto" w:fill="auto"/>
            <w:noWrap/>
            <w:vAlign w:val="center"/>
          </w:tcPr>
          <w:p w14:paraId="5B425FF3">
            <w:pPr>
              <w:keepNext w:val="0"/>
              <w:keepLines w:val="0"/>
              <w:widowControl/>
              <w:suppressLineNumbers w:val="0"/>
              <w:jc w:val="left"/>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资产净利率</w:t>
            </w:r>
          </w:p>
        </w:tc>
        <w:tc>
          <w:tcPr>
            <w:tcW w:w="0" w:type="auto"/>
            <w:tcBorders>
              <w:top w:val="single" w:color="000000" w:sz="4" w:space="0"/>
              <w:left w:val="single" w:color="000000" w:sz="4" w:space="0"/>
              <w:bottom w:val="single" w:color="000000" w:sz="8" w:space="0"/>
              <w:right w:val="single" w:color="000000" w:sz="4" w:space="0"/>
            </w:tcBorders>
            <w:shd w:val="clear" w:color="auto" w:fill="auto"/>
            <w:noWrap/>
            <w:vAlign w:val="center"/>
          </w:tcPr>
          <w:p w14:paraId="6DFA0B29">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-0.28%</w:t>
            </w:r>
          </w:p>
        </w:tc>
        <w:tc>
          <w:tcPr>
            <w:tcW w:w="0" w:type="auto"/>
            <w:tcBorders>
              <w:top w:val="single" w:color="000000" w:sz="4" w:space="0"/>
              <w:left w:val="single" w:color="000000" w:sz="4" w:space="0"/>
              <w:bottom w:val="single" w:color="000000" w:sz="8" w:space="0"/>
              <w:right w:val="single" w:color="000000" w:sz="4" w:space="0"/>
            </w:tcBorders>
            <w:shd w:val="clear" w:color="auto" w:fill="auto"/>
            <w:noWrap/>
            <w:vAlign w:val="center"/>
          </w:tcPr>
          <w:p w14:paraId="47D4D2D3">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-4.97%</w:t>
            </w:r>
          </w:p>
        </w:tc>
        <w:tc>
          <w:tcPr>
            <w:tcW w:w="0" w:type="auto"/>
            <w:tcBorders>
              <w:top w:val="single" w:color="000000" w:sz="4" w:space="0"/>
              <w:left w:val="single" w:color="000000" w:sz="4" w:space="0"/>
              <w:bottom w:val="single" w:color="000000" w:sz="8" w:space="0"/>
              <w:right w:val="single" w:color="000000" w:sz="8" w:space="0"/>
            </w:tcBorders>
            <w:shd w:val="clear" w:color="auto" w:fill="auto"/>
            <w:noWrap/>
            <w:vAlign w:val="center"/>
          </w:tcPr>
          <w:p w14:paraId="4F047C44">
            <w:pPr>
              <w:keepNext w:val="0"/>
              <w:keepLines w:val="0"/>
              <w:widowControl/>
              <w:suppressLineNumbers w:val="0"/>
              <w:jc w:val="right"/>
              <w:textAlignment w:val="center"/>
              <w:rPr>
                <w:rFonts w:hint="default" w:ascii="Times New Roman" w:hAnsi="Times New Roman" w:eastAsia="楷体" w:cs="Times New Roman"/>
                <w:i w:val="0"/>
                <w:iCs w:val="0"/>
                <w:color w:val="000000"/>
                <w:sz w:val="21"/>
                <w:szCs w:val="21"/>
                <w:u w:val="none"/>
              </w:rPr>
            </w:pPr>
            <w:r>
              <w:rPr>
                <w:rFonts w:hint="default" w:ascii="Times New Roman" w:hAnsi="Times New Roman" w:eastAsia="楷体" w:cs="Times New Roman"/>
                <w:i w:val="0"/>
                <w:iCs w:val="0"/>
                <w:color w:val="000000"/>
                <w:kern w:val="0"/>
                <w:sz w:val="21"/>
                <w:szCs w:val="21"/>
                <w:u w:val="none"/>
                <w:lang w:val="en-US" w:eastAsia="zh-CN" w:bidi="ar"/>
              </w:rPr>
              <w:t>-4.99%</w:t>
            </w:r>
          </w:p>
        </w:tc>
      </w:tr>
    </w:tbl>
    <w:p w14:paraId="0277610E">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1.偿债能力分析</w:t>
      </w:r>
    </w:p>
    <w:p w14:paraId="11D7970D">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截至2025年6月30日，灵西机器人的流动比率为3.53，较2024年12月的3.38小幅上升，表明公司短期偿债能力有所增强，拥有充足的流动资金应对即期债务。同时，公司资产负债率为31%，较2024年12月的33%有所下降，表明公司负债水平进一步降低，资本结构更为健康，增强了其长期偿债能力。这一改善与灵西公司逐步加大在锂电、物流等领域的投入和扩展密切相关，体现出公司稳健的资本管理策略。</w:t>
      </w:r>
    </w:p>
    <w:p w14:paraId="31086FE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2.盈利能力分析</w:t>
      </w:r>
    </w:p>
    <w:p w14:paraId="53B9C8A4">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在盈利能力方面，截至2025年6月底灵西机器人的毛利率为34%，较2024年12月的36%略有下降，可能反映了原材料成本的上升以及价格竞争加剧。但净利润率由-15%改善为-2%，显示出公司在优化业务运营、减少亏损方面的显著努力。灵西的盈利增长与其在3D视觉领域的领先技术密不可分，特别是在锂电池、物流行业中的应用，助力了公司在行业中取得更大市场份额。</w:t>
      </w:r>
    </w:p>
    <w:p w14:paraId="1D1BF4D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3.营运能力分析</w:t>
      </w:r>
    </w:p>
    <w:p w14:paraId="2728077F">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灵西机器人在营运能力方面的表现存在一定挑战。公司的应收账款周转率为0.40，较2024年的1.08有所下降，表明应收账款回收周期有所延长，这可能影响公司的资金流动性。灵西在拓展市场和增加客户时，应关注加强应收账款的管理，以加快资金回流，特别是在新能源和物流领域的客户扩展中。此外，存货周转率为1.73，较2024年的2.69下降，可能反映出公司在原材料及成品管理上的效率不足，存货积压现象可能导致资金占用和库存管理不当。灵西需要优化存货管理，加强采购环节与生产环节的协调，减少存货占用，提高资金利用效率。</w:t>
      </w:r>
    </w:p>
    <w:p w14:paraId="613CE11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lang w:val="en-US" w:eastAsia="zh-CN"/>
        </w:rPr>
      </w:pPr>
    </w:p>
    <w:p w14:paraId="68DC8694">
      <w:pPr>
        <w:pStyle w:val="3"/>
        <w:pageBreakBefore w:val="0"/>
        <w:kinsoku/>
        <w:wordWrap/>
        <w:overflowPunct/>
        <w:topLinePunct w:val="0"/>
        <w:bidi w:val="0"/>
        <w:spacing w:before="0" w:beforeAutospacing="0" w:after="0" w:afterAutospacing="0" w:line="360" w:lineRule="auto"/>
        <w:rPr>
          <w:rFonts w:hint="default" w:ascii="Times New Roman" w:hAnsi="Times New Roman" w:eastAsia="楷体" w:cs="Times New Roman"/>
          <w:sz w:val="28"/>
          <w:szCs w:val="28"/>
          <w:lang w:val="en-US" w:eastAsia="zh-CN"/>
        </w:rPr>
      </w:pPr>
      <w:bookmarkStart w:id="88" w:name="_Toc7342"/>
      <w:r>
        <w:rPr>
          <w:rFonts w:hint="default" w:ascii="Times New Roman" w:hAnsi="Times New Roman" w:eastAsia="楷体" w:cs="Times New Roman"/>
          <w:sz w:val="28"/>
          <w:szCs w:val="28"/>
          <w:lang w:val="en-US" w:eastAsia="zh-CN"/>
        </w:rPr>
        <w:t>第四节 税务分析</w:t>
      </w:r>
      <w:bookmarkEnd w:id="88"/>
    </w:p>
    <w:p w14:paraId="11F64D7B">
      <w:pPr>
        <w:pageBreakBefore w:val="0"/>
        <w:kinsoku/>
        <w:wordWrap/>
        <w:overflowPunct/>
        <w:topLinePunct w:val="0"/>
        <w:bidi w:val="0"/>
        <w:spacing w:beforeAutospacing="0" w:afterAutospacing="0" w:line="360" w:lineRule="auto"/>
        <w:ind w:firstLine="480" w:firstLineChars="200"/>
        <w:rPr>
          <w:rFonts w:hint="default" w:ascii="Times New Roman" w:hAnsi="Times New Roman" w:cs="Times New Roman"/>
          <w:b/>
          <w:bCs/>
          <w:lang w:val="en-US" w:eastAsia="zh-CN"/>
        </w:rPr>
      </w:pPr>
      <w:r>
        <w:rPr>
          <w:rFonts w:hint="default" w:ascii="Times New Roman" w:hAnsi="Times New Roman" w:eastAsia="楷体" w:cs="Times New Roman"/>
          <w:b/>
          <w:bCs/>
          <w:lang w:val="en-US" w:eastAsia="zh-CN"/>
        </w:rPr>
        <w:t>1.涉税情况</w:t>
      </w:r>
    </w:p>
    <w:tbl>
      <w:tblPr>
        <w:tblStyle w:val="27"/>
        <w:tblW w:w="84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2923"/>
        <w:gridCol w:w="1261"/>
        <w:gridCol w:w="4311"/>
      </w:tblGrid>
      <w:tr w14:paraId="20491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2923"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vAlign w:val="center"/>
          </w:tcPr>
          <w:p w14:paraId="7C1DD8B6">
            <w:pPr>
              <w:tabs>
                <w:tab w:val="left" w:pos="525"/>
              </w:tabs>
              <w:snapToGrid w:val="0"/>
              <w:spacing w:line="300" w:lineRule="auto"/>
              <w:jc w:val="center"/>
              <w:rPr>
                <w:rFonts w:hint="default" w:ascii="Times New Roman" w:hAnsi="Times New Roman" w:eastAsia="楷体" w:cs="Times New Roman"/>
                <w:b/>
                <w:bCs/>
                <w:i w:val="0"/>
                <w:color w:val="000000" w:themeColor="dark1"/>
                <w:sz w:val="21"/>
                <w:szCs w:val="21"/>
                <w:lang w:eastAsia="zh-CN"/>
                <w14:textFill>
                  <w14:solidFill>
                    <w14:schemeClr w14:val="dk1"/>
                  </w14:solidFill>
                </w14:textFill>
              </w:rPr>
            </w:pPr>
            <w:r>
              <w:rPr>
                <w:rFonts w:hint="default" w:ascii="Times New Roman" w:hAnsi="Times New Roman" w:eastAsia="楷体" w:cs="Times New Roman"/>
                <w:b/>
                <w:bCs/>
                <w:i w:val="0"/>
                <w:color w:val="000000" w:themeColor="dark1"/>
                <w:sz w:val="21"/>
                <w:szCs w:val="21"/>
                <w:lang w:eastAsia="zh-CN"/>
                <w14:textFill>
                  <w14:solidFill>
                    <w14:schemeClr w14:val="dk1"/>
                  </w14:solidFill>
                </w14:textFill>
              </w:rPr>
              <w:t>税种</w:t>
            </w:r>
          </w:p>
        </w:tc>
        <w:tc>
          <w:tcPr>
            <w:tcW w:w="1261"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vAlign w:val="center"/>
          </w:tcPr>
          <w:p w14:paraId="490803E7">
            <w:pPr>
              <w:tabs>
                <w:tab w:val="left" w:pos="525"/>
              </w:tabs>
              <w:snapToGrid w:val="0"/>
              <w:spacing w:line="300" w:lineRule="auto"/>
              <w:jc w:val="center"/>
              <w:rPr>
                <w:rFonts w:hint="default" w:ascii="Times New Roman" w:hAnsi="Times New Roman" w:eastAsia="楷体" w:cs="Times New Roman"/>
                <w:b/>
                <w:bCs/>
                <w:i w:val="0"/>
                <w:color w:val="000000" w:themeColor="dark1"/>
                <w:sz w:val="21"/>
                <w:szCs w:val="21"/>
                <w:lang w:eastAsia="zh-CN"/>
                <w14:textFill>
                  <w14:solidFill>
                    <w14:schemeClr w14:val="dk1"/>
                  </w14:solidFill>
                </w14:textFill>
              </w:rPr>
            </w:pPr>
            <w:r>
              <w:rPr>
                <w:rFonts w:hint="default" w:ascii="Times New Roman" w:hAnsi="Times New Roman" w:eastAsia="楷体" w:cs="Times New Roman"/>
                <w:b/>
                <w:bCs/>
                <w:i w:val="0"/>
                <w:color w:val="000000" w:themeColor="dark1"/>
                <w:sz w:val="21"/>
                <w:szCs w:val="21"/>
                <w:lang w:eastAsia="zh-CN"/>
                <w14:textFill>
                  <w14:solidFill>
                    <w14:schemeClr w14:val="dk1"/>
                  </w14:solidFill>
                </w14:textFill>
              </w:rPr>
              <w:t>税率</w:t>
            </w:r>
          </w:p>
        </w:tc>
        <w:tc>
          <w:tcPr>
            <w:tcW w:w="4311"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vAlign w:val="center"/>
          </w:tcPr>
          <w:p w14:paraId="15F3BA5B">
            <w:pPr>
              <w:tabs>
                <w:tab w:val="left" w:pos="525"/>
              </w:tabs>
              <w:snapToGrid w:val="0"/>
              <w:spacing w:line="300" w:lineRule="auto"/>
              <w:jc w:val="center"/>
              <w:rPr>
                <w:rFonts w:hint="default" w:ascii="Times New Roman" w:hAnsi="Times New Roman" w:eastAsia="楷体" w:cs="Times New Roman"/>
                <w:b/>
                <w:bCs/>
                <w:i w:val="0"/>
                <w:color w:val="000000" w:themeColor="dark1"/>
                <w:sz w:val="21"/>
                <w:szCs w:val="21"/>
                <w:lang w:eastAsia="zh-CN"/>
                <w14:textFill>
                  <w14:solidFill>
                    <w14:schemeClr w14:val="dk1"/>
                  </w14:solidFill>
                </w14:textFill>
              </w:rPr>
            </w:pPr>
            <w:r>
              <w:rPr>
                <w:rFonts w:hint="default" w:ascii="Times New Roman" w:hAnsi="Times New Roman" w:eastAsia="楷体" w:cs="Times New Roman"/>
                <w:b/>
                <w:bCs/>
                <w:i w:val="0"/>
                <w:color w:val="000000" w:themeColor="dark1"/>
                <w:sz w:val="21"/>
                <w:szCs w:val="21"/>
                <w:lang w:eastAsia="zh-CN"/>
                <w14:textFill>
                  <w14:solidFill>
                    <w14:schemeClr w14:val="dk1"/>
                  </w14:solidFill>
                </w14:textFill>
              </w:rPr>
              <w:t>缴纳基础</w:t>
            </w:r>
          </w:p>
        </w:tc>
      </w:tr>
      <w:tr w14:paraId="56203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2923"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vAlign w:val="center"/>
          </w:tcPr>
          <w:p w14:paraId="091D1A84">
            <w:pPr>
              <w:tabs>
                <w:tab w:val="left" w:pos="525"/>
              </w:tabs>
              <w:snapToGrid w:val="0"/>
              <w:spacing w:line="300" w:lineRule="auto"/>
              <w:jc w:val="center"/>
              <w:rPr>
                <w:rFonts w:hint="default" w:ascii="Times New Roman" w:hAnsi="Times New Roman" w:eastAsia="楷体" w:cs="Times New Roman"/>
                <w:b w:val="0"/>
                <w:i w:val="0"/>
                <w:color w:val="000000"/>
                <w:sz w:val="21"/>
                <w:szCs w:val="21"/>
              </w:rPr>
            </w:pPr>
            <w:r>
              <w:rPr>
                <w:rFonts w:hint="default" w:ascii="Times New Roman" w:hAnsi="Times New Roman" w:eastAsia="楷体" w:cs="Times New Roman"/>
                <w:b w:val="0"/>
                <w:i w:val="0"/>
                <w:color w:val="000000"/>
                <w:sz w:val="21"/>
                <w:szCs w:val="21"/>
              </w:rPr>
              <w:t>增值税</w:t>
            </w:r>
          </w:p>
        </w:tc>
        <w:tc>
          <w:tcPr>
            <w:tcW w:w="126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vAlign w:val="center"/>
          </w:tcPr>
          <w:p w14:paraId="2A321607">
            <w:pPr>
              <w:tabs>
                <w:tab w:val="left" w:pos="525"/>
              </w:tabs>
              <w:snapToGrid w:val="0"/>
              <w:spacing w:line="300" w:lineRule="auto"/>
              <w:jc w:val="center"/>
              <w:rPr>
                <w:rFonts w:hint="default" w:ascii="Times New Roman" w:hAnsi="Times New Roman" w:eastAsia="楷体" w:cs="Times New Roman"/>
                <w:b w:val="0"/>
                <w:i w:val="0"/>
                <w:color w:val="000000"/>
                <w:sz w:val="21"/>
                <w:szCs w:val="21"/>
                <w:lang w:val="en-US" w:eastAsia="zh-CN"/>
              </w:rPr>
            </w:pPr>
            <w:r>
              <w:rPr>
                <w:rFonts w:hint="default" w:ascii="Times New Roman" w:hAnsi="Times New Roman" w:eastAsia="楷体" w:cs="Times New Roman"/>
                <w:b w:val="0"/>
                <w:i w:val="0"/>
                <w:color w:val="000000"/>
                <w:sz w:val="21"/>
                <w:szCs w:val="21"/>
                <w:lang w:val="en-US" w:eastAsia="zh-CN"/>
              </w:rPr>
              <w:t>13%</w:t>
            </w:r>
          </w:p>
        </w:tc>
        <w:tc>
          <w:tcPr>
            <w:tcW w:w="431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vAlign w:val="center"/>
          </w:tcPr>
          <w:p w14:paraId="211825EF">
            <w:pPr>
              <w:keepNext w:val="0"/>
              <w:keepLines w:val="0"/>
              <w:widowControl/>
              <w:suppressLineNumbers w:val="0"/>
              <w:snapToGrid w:val="0"/>
              <w:jc w:val="center"/>
              <w:rPr>
                <w:rFonts w:hint="default" w:ascii="Times New Roman" w:hAnsi="Times New Roman" w:eastAsia="楷体" w:cs="Times New Roman"/>
                <w:b w:val="0"/>
                <w:i w:val="0"/>
                <w:color w:val="000000"/>
                <w:sz w:val="21"/>
                <w:szCs w:val="21"/>
                <w:lang w:val="en-US" w:eastAsia="zh-CN"/>
              </w:rPr>
            </w:pPr>
            <w:r>
              <w:rPr>
                <w:rFonts w:hint="default" w:ascii="Times New Roman" w:hAnsi="Times New Roman" w:eastAsia="楷体" w:cs="Times New Roman"/>
                <w:b w:val="0"/>
                <w:i w:val="0"/>
                <w:color w:val="000000"/>
                <w:sz w:val="21"/>
                <w:szCs w:val="21"/>
                <w:lang w:val="en-US" w:eastAsia="zh-CN"/>
              </w:rPr>
              <w:t>销售收入</w:t>
            </w:r>
          </w:p>
        </w:tc>
      </w:tr>
      <w:tr w14:paraId="536A6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2923"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vAlign w:val="center"/>
          </w:tcPr>
          <w:p w14:paraId="72779320">
            <w:pPr>
              <w:tabs>
                <w:tab w:val="left" w:pos="525"/>
              </w:tabs>
              <w:snapToGrid w:val="0"/>
              <w:spacing w:line="300" w:lineRule="auto"/>
              <w:jc w:val="center"/>
              <w:rPr>
                <w:rFonts w:hint="default" w:ascii="Times New Roman" w:hAnsi="Times New Roman" w:eastAsia="楷体" w:cs="Times New Roman"/>
                <w:b w:val="0"/>
                <w:i w:val="0"/>
                <w:color w:val="000000"/>
                <w:sz w:val="21"/>
                <w:szCs w:val="21"/>
              </w:rPr>
            </w:pPr>
            <w:r>
              <w:rPr>
                <w:rFonts w:hint="default" w:ascii="Times New Roman" w:hAnsi="Times New Roman" w:eastAsia="楷体" w:cs="Times New Roman"/>
                <w:b w:val="0"/>
                <w:i w:val="0"/>
                <w:color w:val="000000"/>
                <w:sz w:val="21"/>
                <w:szCs w:val="21"/>
              </w:rPr>
              <w:t>城市维护建设税</w:t>
            </w:r>
          </w:p>
        </w:tc>
        <w:tc>
          <w:tcPr>
            <w:tcW w:w="126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vAlign w:val="center"/>
          </w:tcPr>
          <w:p w14:paraId="07685B88">
            <w:pPr>
              <w:tabs>
                <w:tab w:val="left" w:pos="525"/>
              </w:tabs>
              <w:snapToGrid w:val="0"/>
              <w:spacing w:line="300" w:lineRule="auto"/>
              <w:jc w:val="center"/>
              <w:rPr>
                <w:rFonts w:hint="default" w:ascii="Times New Roman" w:hAnsi="Times New Roman" w:eastAsia="楷体" w:cs="Times New Roman"/>
                <w:b w:val="0"/>
                <w:i w:val="0"/>
                <w:color w:val="000000"/>
                <w:sz w:val="21"/>
                <w:szCs w:val="21"/>
                <w:lang w:val="en-US" w:eastAsia="zh-CN"/>
              </w:rPr>
            </w:pPr>
            <w:r>
              <w:rPr>
                <w:rFonts w:hint="default" w:ascii="Times New Roman" w:hAnsi="Times New Roman" w:eastAsia="楷体" w:cs="Times New Roman"/>
                <w:b w:val="0"/>
                <w:i w:val="0"/>
                <w:color w:val="000000"/>
                <w:sz w:val="21"/>
                <w:szCs w:val="21"/>
                <w:lang w:val="en-US" w:eastAsia="zh-CN"/>
              </w:rPr>
              <w:t>7%</w:t>
            </w:r>
          </w:p>
        </w:tc>
        <w:tc>
          <w:tcPr>
            <w:tcW w:w="431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vAlign w:val="center"/>
          </w:tcPr>
          <w:p w14:paraId="5EBB9FC1">
            <w:pPr>
              <w:keepNext w:val="0"/>
              <w:keepLines w:val="0"/>
              <w:widowControl/>
              <w:suppressLineNumbers w:val="0"/>
              <w:snapToGrid w:val="0"/>
              <w:jc w:val="center"/>
              <w:rPr>
                <w:rFonts w:hint="default" w:ascii="Times New Roman" w:hAnsi="Times New Roman" w:eastAsia="楷体" w:cs="Times New Roman"/>
                <w:b w:val="0"/>
                <w:i w:val="0"/>
                <w:color w:val="000000"/>
                <w:sz w:val="21"/>
                <w:szCs w:val="21"/>
                <w:lang w:val="en-US" w:eastAsia="zh-CN"/>
              </w:rPr>
            </w:pPr>
            <w:r>
              <w:rPr>
                <w:rFonts w:hint="default" w:ascii="Times New Roman" w:hAnsi="Times New Roman" w:eastAsia="楷体" w:cs="Times New Roman"/>
                <w:b w:val="0"/>
                <w:i w:val="0"/>
                <w:color w:val="000000"/>
                <w:sz w:val="21"/>
                <w:szCs w:val="21"/>
                <w:lang w:val="en-US" w:eastAsia="zh-CN"/>
              </w:rPr>
              <w:t>应交流转税额</w:t>
            </w:r>
          </w:p>
        </w:tc>
      </w:tr>
      <w:tr w14:paraId="60913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2923"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vAlign w:val="center"/>
          </w:tcPr>
          <w:p w14:paraId="2E10A68F">
            <w:pPr>
              <w:tabs>
                <w:tab w:val="left" w:pos="525"/>
              </w:tabs>
              <w:snapToGrid w:val="0"/>
              <w:spacing w:line="300" w:lineRule="auto"/>
              <w:jc w:val="center"/>
              <w:rPr>
                <w:rFonts w:hint="default" w:ascii="Times New Roman" w:hAnsi="Times New Roman" w:eastAsia="楷体" w:cs="Times New Roman"/>
                <w:b w:val="0"/>
                <w:i w:val="0"/>
                <w:color w:val="000000"/>
                <w:sz w:val="21"/>
                <w:szCs w:val="21"/>
              </w:rPr>
            </w:pPr>
            <w:r>
              <w:rPr>
                <w:rFonts w:hint="default" w:ascii="Times New Roman" w:hAnsi="Times New Roman" w:eastAsia="楷体" w:cs="Times New Roman"/>
                <w:b w:val="0"/>
                <w:i w:val="0"/>
                <w:color w:val="000000"/>
                <w:sz w:val="21"/>
                <w:szCs w:val="21"/>
              </w:rPr>
              <w:t>教育费附加</w:t>
            </w:r>
          </w:p>
        </w:tc>
        <w:tc>
          <w:tcPr>
            <w:tcW w:w="126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vAlign w:val="center"/>
          </w:tcPr>
          <w:p w14:paraId="0D5367FC">
            <w:pPr>
              <w:tabs>
                <w:tab w:val="left" w:pos="525"/>
              </w:tabs>
              <w:snapToGrid w:val="0"/>
              <w:spacing w:line="300" w:lineRule="auto"/>
              <w:jc w:val="center"/>
              <w:rPr>
                <w:rFonts w:hint="default" w:ascii="Times New Roman" w:hAnsi="Times New Roman" w:eastAsia="楷体" w:cs="Times New Roman"/>
                <w:b w:val="0"/>
                <w:i w:val="0"/>
                <w:color w:val="000000"/>
                <w:sz w:val="21"/>
                <w:szCs w:val="21"/>
                <w:lang w:val="en-US" w:eastAsia="zh-CN"/>
              </w:rPr>
            </w:pPr>
            <w:r>
              <w:rPr>
                <w:rFonts w:hint="default" w:ascii="Times New Roman" w:hAnsi="Times New Roman" w:eastAsia="楷体" w:cs="Times New Roman"/>
                <w:b w:val="0"/>
                <w:i w:val="0"/>
                <w:color w:val="000000"/>
                <w:sz w:val="21"/>
                <w:szCs w:val="21"/>
                <w:lang w:val="en-US" w:eastAsia="zh-CN"/>
              </w:rPr>
              <w:t>3%</w:t>
            </w:r>
          </w:p>
        </w:tc>
        <w:tc>
          <w:tcPr>
            <w:tcW w:w="431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vAlign w:val="center"/>
          </w:tcPr>
          <w:p w14:paraId="41AD225A">
            <w:pPr>
              <w:tabs>
                <w:tab w:val="left" w:pos="525"/>
              </w:tabs>
              <w:snapToGrid w:val="0"/>
              <w:spacing w:line="300" w:lineRule="auto"/>
              <w:jc w:val="center"/>
              <w:rPr>
                <w:rFonts w:hint="default" w:ascii="Times New Roman" w:hAnsi="Times New Roman" w:eastAsia="楷体" w:cs="Times New Roman"/>
                <w:b w:val="0"/>
                <w:i w:val="0"/>
                <w:color w:val="000000"/>
                <w:sz w:val="21"/>
                <w:szCs w:val="21"/>
              </w:rPr>
            </w:pPr>
            <w:r>
              <w:rPr>
                <w:rFonts w:hint="default" w:ascii="Times New Roman" w:hAnsi="Times New Roman" w:eastAsia="楷体" w:cs="Times New Roman"/>
                <w:b w:val="0"/>
                <w:i w:val="0"/>
                <w:color w:val="000000"/>
                <w:sz w:val="21"/>
                <w:szCs w:val="21"/>
                <w:lang w:val="en-US" w:eastAsia="zh-CN"/>
              </w:rPr>
              <w:t>应交流转税额</w:t>
            </w:r>
          </w:p>
        </w:tc>
      </w:tr>
      <w:tr w14:paraId="0A17A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2923"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vAlign w:val="center"/>
          </w:tcPr>
          <w:p w14:paraId="6723ABCF">
            <w:pPr>
              <w:tabs>
                <w:tab w:val="left" w:pos="525"/>
              </w:tabs>
              <w:snapToGrid w:val="0"/>
              <w:spacing w:line="300" w:lineRule="auto"/>
              <w:jc w:val="center"/>
              <w:rPr>
                <w:rFonts w:hint="default" w:ascii="Times New Roman" w:hAnsi="Times New Roman" w:eastAsia="楷体" w:cs="Times New Roman"/>
                <w:b w:val="0"/>
                <w:i w:val="0"/>
                <w:color w:val="000000"/>
                <w:sz w:val="21"/>
                <w:szCs w:val="21"/>
              </w:rPr>
            </w:pPr>
            <w:r>
              <w:rPr>
                <w:rFonts w:hint="default" w:ascii="Times New Roman" w:hAnsi="Times New Roman" w:eastAsia="楷体" w:cs="Times New Roman"/>
                <w:b w:val="0"/>
                <w:i w:val="0"/>
                <w:color w:val="000000"/>
                <w:sz w:val="21"/>
                <w:szCs w:val="21"/>
              </w:rPr>
              <w:t>地方教育费附加</w:t>
            </w:r>
          </w:p>
        </w:tc>
        <w:tc>
          <w:tcPr>
            <w:tcW w:w="126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vAlign w:val="center"/>
          </w:tcPr>
          <w:p w14:paraId="7BF56C38">
            <w:pPr>
              <w:tabs>
                <w:tab w:val="left" w:pos="525"/>
              </w:tabs>
              <w:snapToGrid w:val="0"/>
              <w:spacing w:line="300" w:lineRule="auto"/>
              <w:jc w:val="center"/>
              <w:rPr>
                <w:rFonts w:hint="default" w:ascii="Times New Roman" w:hAnsi="Times New Roman" w:eastAsia="楷体" w:cs="Times New Roman"/>
                <w:b w:val="0"/>
                <w:i w:val="0"/>
                <w:color w:val="000000"/>
                <w:sz w:val="21"/>
                <w:szCs w:val="21"/>
                <w:lang w:val="en-US" w:eastAsia="zh-CN"/>
              </w:rPr>
            </w:pPr>
            <w:r>
              <w:rPr>
                <w:rFonts w:hint="default" w:ascii="Times New Roman" w:hAnsi="Times New Roman" w:eastAsia="楷体" w:cs="Times New Roman"/>
                <w:b w:val="0"/>
                <w:i w:val="0"/>
                <w:color w:val="000000"/>
                <w:sz w:val="21"/>
                <w:szCs w:val="21"/>
                <w:lang w:val="en-US" w:eastAsia="zh-CN"/>
              </w:rPr>
              <w:t>2%</w:t>
            </w:r>
          </w:p>
        </w:tc>
        <w:tc>
          <w:tcPr>
            <w:tcW w:w="431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vAlign w:val="center"/>
          </w:tcPr>
          <w:p w14:paraId="5A894742">
            <w:pPr>
              <w:tabs>
                <w:tab w:val="left" w:pos="525"/>
              </w:tabs>
              <w:snapToGrid w:val="0"/>
              <w:spacing w:line="300" w:lineRule="auto"/>
              <w:jc w:val="center"/>
              <w:rPr>
                <w:rFonts w:hint="default" w:ascii="Times New Roman" w:hAnsi="Times New Roman" w:eastAsia="楷体" w:cs="Times New Roman"/>
                <w:b w:val="0"/>
                <w:i w:val="0"/>
                <w:color w:val="000000"/>
                <w:sz w:val="21"/>
                <w:szCs w:val="21"/>
              </w:rPr>
            </w:pPr>
            <w:r>
              <w:rPr>
                <w:rFonts w:hint="default" w:ascii="Times New Roman" w:hAnsi="Times New Roman" w:eastAsia="楷体" w:cs="Times New Roman"/>
                <w:b w:val="0"/>
                <w:i w:val="0"/>
                <w:color w:val="000000"/>
                <w:sz w:val="21"/>
                <w:szCs w:val="21"/>
                <w:lang w:val="en-US" w:eastAsia="zh-CN"/>
              </w:rPr>
              <w:t>应交流转税额</w:t>
            </w:r>
          </w:p>
        </w:tc>
      </w:tr>
      <w:tr w14:paraId="39667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2923"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vAlign w:val="center"/>
          </w:tcPr>
          <w:p w14:paraId="10899D8F">
            <w:pPr>
              <w:tabs>
                <w:tab w:val="left" w:pos="525"/>
              </w:tabs>
              <w:snapToGrid w:val="0"/>
              <w:spacing w:line="300" w:lineRule="auto"/>
              <w:jc w:val="center"/>
              <w:rPr>
                <w:rFonts w:hint="default" w:ascii="Times New Roman" w:hAnsi="Times New Roman" w:eastAsia="楷体" w:cs="Times New Roman"/>
                <w:b w:val="0"/>
                <w:i w:val="0"/>
                <w:color w:val="000000"/>
                <w:sz w:val="21"/>
                <w:szCs w:val="21"/>
              </w:rPr>
            </w:pPr>
            <w:r>
              <w:rPr>
                <w:rFonts w:hint="default" w:ascii="Times New Roman" w:hAnsi="Times New Roman" w:eastAsia="楷体" w:cs="Times New Roman"/>
                <w:b w:val="0"/>
                <w:i w:val="0"/>
                <w:color w:val="000000"/>
                <w:sz w:val="21"/>
                <w:szCs w:val="21"/>
              </w:rPr>
              <w:t>企业所得税</w:t>
            </w:r>
          </w:p>
        </w:tc>
        <w:tc>
          <w:tcPr>
            <w:tcW w:w="126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vAlign w:val="center"/>
          </w:tcPr>
          <w:p w14:paraId="1C36D673">
            <w:pPr>
              <w:tabs>
                <w:tab w:val="left" w:pos="525"/>
              </w:tabs>
              <w:snapToGrid w:val="0"/>
              <w:spacing w:line="300" w:lineRule="auto"/>
              <w:jc w:val="center"/>
              <w:rPr>
                <w:rFonts w:hint="default" w:ascii="Times New Roman" w:hAnsi="Times New Roman" w:eastAsia="楷体" w:cs="Times New Roman"/>
                <w:b w:val="0"/>
                <w:i w:val="0"/>
                <w:color w:val="000000"/>
                <w:sz w:val="21"/>
                <w:szCs w:val="21"/>
                <w:lang w:val="en-US" w:eastAsia="zh-CN"/>
              </w:rPr>
            </w:pPr>
            <w:r>
              <w:rPr>
                <w:rFonts w:hint="default" w:ascii="Times New Roman" w:hAnsi="Times New Roman" w:eastAsia="楷体" w:cs="Times New Roman"/>
                <w:b w:val="0"/>
                <w:i w:val="0"/>
                <w:color w:val="000000"/>
                <w:sz w:val="21"/>
                <w:szCs w:val="21"/>
                <w:lang w:val="en-US" w:eastAsia="zh-CN"/>
              </w:rPr>
              <w:t>25%</w:t>
            </w:r>
          </w:p>
        </w:tc>
        <w:tc>
          <w:tcPr>
            <w:tcW w:w="431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vAlign w:val="center"/>
          </w:tcPr>
          <w:p w14:paraId="61DE1C6F">
            <w:pPr>
              <w:keepNext w:val="0"/>
              <w:keepLines w:val="0"/>
              <w:widowControl/>
              <w:suppressLineNumbers w:val="0"/>
              <w:snapToGrid w:val="0"/>
              <w:jc w:val="center"/>
              <w:rPr>
                <w:rFonts w:hint="default" w:ascii="Times New Roman" w:hAnsi="Times New Roman" w:eastAsia="楷体" w:cs="Times New Roman"/>
                <w:b w:val="0"/>
                <w:i w:val="0"/>
                <w:color w:val="000000"/>
                <w:sz w:val="21"/>
                <w:szCs w:val="21"/>
                <w:lang w:val="en-US" w:eastAsia="zh-CN"/>
              </w:rPr>
            </w:pPr>
            <w:r>
              <w:rPr>
                <w:rFonts w:hint="default" w:ascii="Times New Roman" w:hAnsi="Times New Roman" w:eastAsia="楷体" w:cs="Times New Roman"/>
                <w:b w:val="0"/>
                <w:i w:val="0"/>
                <w:color w:val="000000"/>
                <w:sz w:val="21"/>
                <w:szCs w:val="21"/>
                <w:lang w:val="en-US" w:eastAsia="zh-CN"/>
              </w:rPr>
              <w:t>应纳税所得额</w:t>
            </w:r>
          </w:p>
        </w:tc>
      </w:tr>
      <w:tr w14:paraId="4E1D8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2923"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vAlign w:val="center"/>
          </w:tcPr>
          <w:p w14:paraId="36370982">
            <w:pPr>
              <w:tabs>
                <w:tab w:val="left" w:pos="525"/>
              </w:tabs>
              <w:snapToGrid w:val="0"/>
              <w:spacing w:line="300" w:lineRule="auto"/>
              <w:jc w:val="center"/>
              <w:rPr>
                <w:rFonts w:hint="default" w:ascii="Times New Roman" w:hAnsi="Times New Roman" w:eastAsia="楷体" w:cs="Times New Roman"/>
                <w:b w:val="0"/>
                <w:i w:val="0"/>
                <w:color w:val="000000"/>
                <w:sz w:val="21"/>
                <w:szCs w:val="21"/>
                <w:lang w:val="en-US" w:eastAsia="zh-CN"/>
              </w:rPr>
            </w:pPr>
            <w:r>
              <w:rPr>
                <w:rFonts w:hint="default" w:ascii="Times New Roman" w:hAnsi="Times New Roman" w:eastAsia="楷体" w:cs="Times New Roman"/>
                <w:b w:val="0"/>
                <w:i w:val="0"/>
                <w:color w:val="000000"/>
                <w:sz w:val="21"/>
                <w:szCs w:val="21"/>
                <w:lang w:val="en-US" w:eastAsia="zh-CN"/>
              </w:rPr>
              <w:t>印花税</w:t>
            </w:r>
          </w:p>
        </w:tc>
        <w:tc>
          <w:tcPr>
            <w:tcW w:w="126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vAlign w:val="center"/>
          </w:tcPr>
          <w:p w14:paraId="755829BA">
            <w:pPr>
              <w:tabs>
                <w:tab w:val="left" w:pos="525"/>
              </w:tabs>
              <w:snapToGrid w:val="0"/>
              <w:spacing w:line="300" w:lineRule="auto"/>
              <w:jc w:val="center"/>
              <w:rPr>
                <w:rFonts w:hint="default" w:ascii="Times New Roman" w:hAnsi="Times New Roman" w:eastAsia="楷体" w:cs="Times New Roman"/>
                <w:b w:val="0"/>
                <w:i w:val="0"/>
                <w:color w:val="000000"/>
                <w:sz w:val="21"/>
                <w:szCs w:val="21"/>
                <w:lang w:val="en-US" w:eastAsia="zh-CN"/>
              </w:rPr>
            </w:pPr>
            <w:r>
              <w:rPr>
                <w:rFonts w:hint="default" w:ascii="Times New Roman" w:hAnsi="Times New Roman" w:eastAsia="楷体" w:cs="Times New Roman"/>
                <w:b w:val="0"/>
                <w:i w:val="0"/>
                <w:color w:val="000000"/>
                <w:sz w:val="21"/>
                <w:szCs w:val="21"/>
                <w:lang w:val="en-US" w:eastAsia="zh-CN"/>
              </w:rPr>
              <w:t>0.03%</w:t>
            </w:r>
          </w:p>
        </w:tc>
        <w:tc>
          <w:tcPr>
            <w:tcW w:w="4311"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vAlign w:val="center"/>
          </w:tcPr>
          <w:p w14:paraId="6C1036FD">
            <w:pPr>
              <w:tabs>
                <w:tab w:val="left" w:pos="525"/>
              </w:tabs>
              <w:snapToGrid w:val="0"/>
              <w:spacing w:line="300" w:lineRule="auto"/>
              <w:jc w:val="center"/>
              <w:rPr>
                <w:rFonts w:hint="default" w:ascii="Times New Roman" w:hAnsi="Times New Roman" w:eastAsia="楷体" w:cs="Times New Roman"/>
                <w:b w:val="0"/>
                <w:i w:val="0"/>
                <w:color w:val="000000"/>
                <w:sz w:val="21"/>
                <w:szCs w:val="21"/>
                <w:lang w:val="en-US" w:eastAsia="zh-CN"/>
              </w:rPr>
            </w:pPr>
            <w:r>
              <w:rPr>
                <w:rFonts w:hint="default" w:ascii="Times New Roman" w:hAnsi="Times New Roman" w:eastAsia="楷体" w:cs="Times New Roman"/>
                <w:b w:val="0"/>
                <w:i w:val="0"/>
                <w:color w:val="000000"/>
                <w:sz w:val="21"/>
                <w:szCs w:val="21"/>
                <w:lang w:val="en-US" w:eastAsia="zh-CN"/>
              </w:rPr>
              <w:t>购销合同</w:t>
            </w:r>
          </w:p>
        </w:tc>
      </w:tr>
      <w:tr w14:paraId="47245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2923"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noWrap w:val="0"/>
            <w:vAlign w:val="center"/>
          </w:tcPr>
          <w:p w14:paraId="550944BF">
            <w:pPr>
              <w:tabs>
                <w:tab w:val="left" w:pos="525"/>
              </w:tabs>
              <w:snapToGrid w:val="0"/>
              <w:spacing w:line="300" w:lineRule="auto"/>
              <w:jc w:val="center"/>
              <w:rPr>
                <w:rFonts w:hint="default" w:ascii="Times New Roman" w:hAnsi="Times New Roman" w:eastAsia="楷体" w:cs="Times New Roman"/>
                <w:b w:val="0"/>
                <w:i w:val="0"/>
                <w:color w:val="000000"/>
                <w:sz w:val="21"/>
                <w:szCs w:val="21"/>
                <w:lang w:val="en-US" w:eastAsia="zh-CN"/>
              </w:rPr>
            </w:pPr>
            <w:r>
              <w:rPr>
                <w:rFonts w:hint="default" w:ascii="Times New Roman" w:hAnsi="Times New Roman" w:eastAsia="楷体" w:cs="Times New Roman"/>
                <w:b w:val="0"/>
                <w:i w:val="0"/>
                <w:color w:val="000000"/>
                <w:sz w:val="21"/>
                <w:szCs w:val="21"/>
                <w:lang w:val="en-US" w:eastAsia="zh-CN"/>
              </w:rPr>
              <w:t>工会经费</w:t>
            </w:r>
          </w:p>
        </w:tc>
        <w:tc>
          <w:tcPr>
            <w:tcW w:w="1261"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0"/>
            <w:vAlign w:val="center"/>
          </w:tcPr>
          <w:p w14:paraId="24BE477C">
            <w:pPr>
              <w:tabs>
                <w:tab w:val="left" w:pos="525"/>
              </w:tabs>
              <w:snapToGrid w:val="0"/>
              <w:spacing w:line="300" w:lineRule="auto"/>
              <w:jc w:val="center"/>
              <w:rPr>
                <w:rFonts w:hint="default" w:ascii="Times New Roman" w:hAnsi="Times New Roman" w:eastAsia="楷体" w:cs="Times New Roman"/>
                <w:b w:val="0"/>
                <w:i w:val="0"/>
                <w:color w:val="000000"/>
                <w:sz w:val="21"/>
                <w:szCs w:val="21"/>
                <w:lang w:val="en-US" w:eastAsia="zh-CN"/>
              </w:rPr>
            </w:pPr>
            <w:r>
              <w:rPr>
                <w:rFonts w:hint="default" w:ascii="Times New Roman" w:hAnsi="Times New Roman" w:eastAsia="楷体" w:cs="Times New Roman"/>
                <w:b w:val="0"/>
                <w:i w:val="0"/>
                <w:color w:val="000000"/>
                <w:sz w:val="21"/>
                <w:szCs w:val="21"/>
                <w:lang w:val="en-US" w:eastAsia="zh-CN"/>
              </w:rPr>
              <w:t>0.8%</w:t>
            </w:r>
          </w:p>
        </w:tc>
        <w:tc>
          <w:tcPr>
            <w:tcW w:w="4311"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noWrap w:val="0"/>
            <w:vAlign w:val="center"/>
          </w:tcPr>
          <w:p w14:paraId="3B86E14A">
            <w:pPr>
              <w:tabs>
                <w:tab w:val="left" w:pos="525"/>
              </w:tabs>
              <w:snapToGrid w:val="0"/>
              <w:spacing w:line="300" w:lineRule="auto"/>
              <w:jc w:val="center"/>
              <w:rPr>
                <w:rFonts w:hint="default" w:ascii="Times New Roman" w:hAnsi="Times New Roman" w:eastAsia="楷体" w:cs="Times New Roman"/>
                <w:b w:val="0"/>
                <w:i w:val="0"/>
                <w:color w:val="000000"/>
                <w:sz w:val="21"/>
                <w:szCs w:val="21"/>
                <w:lang w:val="en-US" w:eastAsia="zh-CN"/>
              </w:rPr>
            </w:pPr>
            <w:r>
              <w:rPr>
                <w:rFonts w:hint="default" w:ascii="Times New Roman" w:hAnsi="Times New Roman" w:eastAsia="楷体" w:cs="Times New Roman"/>
                <w:b w:val="0"/>
                <w:i w:val="0"/>
                <w:color w:val="000000"/>
                <w:sz w:val="21"/>
                <w:szCs w:val="21"/>
                <w:lang w:val="en-US" w:eastAsia="zh-CN"/>
              </w:rPr>
              <w:t>不低于工资总额30%计算</w:t>
            </w:r>
          </w:p>
        </w:tc>
      </w:tr>
    </w:tbl>
    <w:p w14:paraId="352E5D8F">
      <w:pPr>
        <w:pageBreakBefore w:val="0"/>
        <w:numPr>
          <w:ilvl w:val="0"/>
          <w:numId w:val="0"/>
        </w:numPr>
        <w:kinsoku/>
        <w:wordWrap/>
        <w:overflowPunct/>
        <w:topLinePunct w:val="0"/>
        <w:bidi w:val="0"/>
        <w:spacing w:beforeAutospacing="0" w:afterAutospacing="0" w:line="360" w:lineRule="auto"/>
        <w:ind w:firstLine="480" w:firstLineChars="200"/>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不同税率的纳税主体企业所得税税率如下：</w:t>
      </w:r>
    </w:p>
    <w:tbl>
      <w:tblPr>
        <w:tblStyle w:val="79"/>
        <w:tblW w:w="852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80" w:type="dxa"/>
          <w:left w:w="128" w:type="dxa"/>
          <w:bottom w:w="80" w:type="dxa"/>
          <w:right w:w="128" w:type="dxa"/>
        </w:tblCellMar>
      </w:tblPr>
      <w:tblGrid>
        <w:gridCol w:w="4748"/>
        <w:gridCol w:w="3774"/>
      </w:tblGrid>
      <w:tr w14:paraId="35A36A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82" w:hRule="atLeast"/>
          <w:tblHeader/>
        </w:trPr>
        <w:tc>
          <w:tcPr>
            <w:tcW w:w="4748" w:type="dxa"/>
            <w:tcBorders>
              <w:top w:val="single" w:color="000000" w:sz="6" w:space="0"/>
              <w:left w:val="single" w:color="000000" w:sz="6" w:space="0"/>
              <w:bottom w:val="single" w:color="999999" w:sz="6" w:space="0"/>
              <w:right w:val="single" w:color="999999" w:sz="6" w:space="0"/>
            </w:tcBorders>
            <w:shd w:val="clear" w:color="auto" w:fill="FFFFFF"/>
            <w:noWrap w:val="0"/>
            <w:vAlign w:val="center"/>
          </w:tcPr>
          <w:p w14:paraId="4D294020">
            <w:pPr>
              <w:pStyle w:val="78"/>
              <w:snapToGrid w:val="0"/>
              <w:spacing w:before="89" w:line="221" w:lineRule="auto"/>
              <w:jc w:val="center"/>
              <w:rPr>
                <w:rFonts w:hint="default" w:ascii="Times New Roman" w:hAnsi="Times New Roman" w:eastAsia="楷体" w:cs="Times New Roman"/>
                <w:b/>
                <w:i w:val="0"/>
                <w:color w:val="000000"/>
                <w:sz w:val="21"/>
                <w:szCs w:val="21"/>
                <w:lang w:eastAsia="zh-CN"/>
              </w:rPr>
            </w:pPr>
            <w:r>
              <w:rPr>
                <w:rFonts w:hint="default" w:ascii="Times New Roman" w:hAnsi="Times New Roman" w:eastAsia="楷体" w:cs="Times New Roman"/>
                <w:b/>
                <w:i w:val="0"/>
                <w:color w:val="000000"/>
                <w:spacing w:val="-2"/>
                <w:sz w:val="21"/>
                <w:szCs w:val="21"/>
                <w:lang w:eastAsia="zh-CN"/>
              </w:rPr>
              <w:t>纳税主体名称</w:t>
            </w:r>
          </w:p>
        </w:tc>
        <w:tc>
          <w:tcPr>
            <w:tcW w:w="3774" w:type="dxa"/>
            <w:tcBorders>
              <w:top w:val="single" w:color="000000" w:sz="6" w:space="0"/>
              <w:left w:val="single" w:color="999999" w:sz="6" w:space="0"/>
              <w:bottom w:val="single" w:color="999999" w:sz="6" w:space="0"/>
              <w:right w:val="single" w:color="000000" w:sz="6" w:space="0"/>
            </w:tcBorders>
            <w:shd w:val="clear" w:color="auto" w:fill="FFFFFF"/>
            <w:noWrap w:val="0"/>
            <w:vAlign w:val="center"/>
          </w:tcPr>
          <w:p w14:paraId="59134000">
            <w:pPr>
              <w:pStyle w:val="78"/>
              <w:snapToGrid w:val="0"/>
              <w:spacing w:before="88" w:line="221" w:lineRule="auto"/>
              <w:ind w:left="1577"/>
              <w:jc w:val="center"/>
              <w:rPr>
                <w:rFonts w:hint="default" w:ascii="Times New Roman" w:hAnsi="Times New Roman" w:eastAsia="楷体" w:cs="Times New Roman"/>
                <w:b/>
                <w:i w:val="0"/>
                <w:color w:val="000000"/>
                <w:sz w:val="21"/>
                <w:szCs w:val="21"/>
                <w:lang w:eastAsia="zh-CN"/>
              </w:rPr>
            </w:pPr>
            <w:r>
              <w:rPr>
                <w:rFonts w:hint="default" w:ascii="Times New Roman" w:hAnsi="Times New Roman" w:eastAsia="楷体" w:cs="Times New Roman"/>
                <w:b/>
                <w:i w:val="0"/>
                <w:color w:val="000000"/>
                <w:spacing w:val="-1"/>
                <w:sz w:val="21"/>
                <w:szCs w:val="21"/>
                <w:lang w:eastAsia="zh-CN"/>
              </w:rPr>
              <w:t>所得税税率</w:t>
            </w:r>
          </w:p>
        </w:tc>
      </w:tr>
      <w:tr w14:paraId="67E72D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0" w:hRule="atLeast"/>
        </w:trPr>
        <w:tc>
          <w:tcPr>
            <w:tcW w:w="4748" w:type="dxa"/>
            <w:tcBorders>
              <w:top w:val="single" w:color="999999" w:sz="6" w:space="0"/>
              <w:left w:val="single" w:color="000000" w:sz="6" w:space="0"/>
              <w:bottom w:val="single" w:color="999999" w:sz="6" w:space="0"/>
              <w:right w:val="single" w:color="999999" w:sz="6" w:space="0"/>
            </w:tcBorders>
            <w:shd w:val="clear" w:color="auto" w:fill="FFFFFF"/>
            <w:noWrap w:val="0"/>
            <w:vAlign w:val="center"/>
          </w:tcPr>
          <w:p w14:paraId="7A20945C">
            <w:pPr>
              <w:pStyle w:val="78"/>
              <w:snapToGrid w:val="0"/>
              <w:spacing w:before="86" w:line="220" w:lineRule="auto"/>
              <w:jc w:val="center"/>
              <w:rPr>
                <w:rFonts w:hint="default" w:ascii="Times New Roman" w:hAnsi="Times New Roman" w:eastAsia="楷体" w:cs="Times New Roman"/>
                <w:b w:val="0"/>
                <w:bCs w:val="0"/>
                <w:i w:val="0"/>
                <w:color w:val="000000"/>
                <w:sz w:val="21"/>
                <w:szCs w:val="21"/>
              </w:rPr>
            </w:pPr>
            <w:r>
              <w:rPr>
                <w:rFonts w:hint="default" w:ascii="Times New Roman" w:hAnsi="Times New Roman" w:eastAsia="楷体" w:cs="Times New Roman"/>
                <w:b w:val="0"/>
                <w:bCs w:val="0"/>
                <w:i w:val="0"/>
                <w:color w:val="000000"/>
                <w:sz w:val="21"/>
                <w:szCs w:val="21"/>
              </w:rPr>
              <w:t>杭州灵西机器人智能科技有限公司</w:t>
            </w:r>
          </w:p>
        </w:tc>
        <w:tc>
          <w:tcPr>
            <w:tcW w:w="3774" w:type="dxa"/>
            <w:tcBorders>
              <w:top w:val="single" w:color="999999" w:sz="6" w:space="0"/>
              <w:left w:val="single" w:color="999999" w:sz="6" w:space="0"/>
              <w:bottom w:val="single" w:color="999999" w:sz="6" w:space="0"/>
              <w:right w:val="single" w:color="000000" w:sz="6" w:space="0"/>
            </w:tcBorders>
            <w:shd w:val="clear" w:color="auto" w:fill="FFFFFF"/>
            <w:noWrap w:val="0"/>
            <w:vAlign w:val="center"/>
          </w:tcPr>
          <w:p w14:paraId="3ABB19BD">
            <w:pPr>
              <w:snapToGrid w:val="0"/>
              <w:spacing w:before="122" w:line="230" w:lineRule="auto"/>
              <w:ind w:left="1928"/>
              <w:jc w:val="right"/>
              <w:rPr>
                <w:rFonts w:hint="default" w:ascii="Times New Roman" w:hAnsi="Times New Roman" w:eastAsia="楷体" w:cs="Times New Roman"/>
                <w:b w:val="0"/>
                <w:i w:val="0"/>
                <w:color w:val="000000"/>
                <w:sz w:val="21"/>
                <w:szCs w:val="21"/>
              </w:rPr>
            </w:pPr>
            <w:r>
              <w:rPr>
                <w:rFonts w:hint="default" w:ascii="Times New Roman" w:hAnsi="Times New Roman" w:eastAsia="楷体" w:cs="Times New Roman"/>
                <w:b w:val="0"/>
                <w:i w:val="0"/>
                <w:color w:val="000000"/>
                <w:spacing w:val="-5"/>
                <w:sz w:val="21"/>
                <w:szCs w:val="21"/>
              </w:rPr>
              <w:t>15%</w:t>
            </w:r>
          </w:p>
        </w:tc>
      </w:tr>
      <w:tr w14:paraId="704AFB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0" w:hRule="atLeast"/>
        </w:trPr>
        <w:tc>
          <w:tcPr>
            <w:tcW w:w="4748" w:type="dxa"/>
            <w:tcBorders>
              <w:top w:val="single" w:color="999999" w:sz="6" w:space="0"/>
              <w:left w:val="single" w:color="000000" w:sz="6" w:space="0"/>
              <w:bottom w:val="single" w:color="999999" w:sz="6" w:space="0"/>
              <w:right w:val="single" w:color="999999" w:sz="6" w:space="0"/>
            </w:tcBorders>
            <w:shd w:val="clear" w:color="auto" w:fill="FFFFFF"/>
            <w:noWrap w:val="0"/>
            <w:vAlign w:val="center"/>
          </w:tcPr>
          <w:p w14:paraId="05C812BC">
            <w:pPr>
              <w:pStyle w:val="78"/>
              <w:snapToGrid w:val="0"/>
              <w:spacing w:before="90" w:line="220" w:lineRule="auto"/>
              <w:jc w:val="center"/>
              <w:rPr>
                <w:rFonts w:hint="default" w:ascii="Times New Roman" w:hAnsi="Times New Roman" w:eastAsia="楷体" w:cs="Times New Roman"/>
                <w:b w:val="0"/>
                <w:bCs w:val="0"/>
                <w:i w:val="0"/>
                <w:color w:val="000000"/>
                <w:sz w:val="21"/>
                <w:szCs w:val="21"/>
              </w:rPr>
            </w:pPr>
            <w:r>
              <w:rPr>
                <w:rFonts w:hint="default" w:ascii="Times New Roman" w:hAnsi="Times New Roman" w:eastAsia="楷体" w:cs="Times New Roman"/>
                <w:b w:val="0"/>
                <w:bCs w:val="0"/>
                <w:i w:val="0"/>
                <w:color w:val="000000"/>
                <w:sz w:val="21"/>
                <w:szCs w:val="21"/>
              </w:rPr>
              <w:t>浙江灵西智能视觉科技有限公司</w:t>
            </w:r>
          </w:p>
        </w:tc>
        <w:tc>
          <w:tcPr>
            <w:tcW w:w="3774" w:type="dxa"/>
            <w:tcBorders>
              <w:top w:val="single" w:color="999999" w:sz="6" w:space="0"/>
              <w:left w:val="single" w:color="999999" w:sz="6" w:space="0"/>
              <w:bottom w:val="single" w:color="999999" w:sz="6" w:space="0"/>
              <w:right w:val="single" w:color="000000" w:sz="6" w:space="0"/>
            </w:tcBorders>
            <w:shd w:val="clear" w:color="auto" w:fill="FFFFFF"/>
            <w:noWrap w:val="0"/>
            <w:vAlign w:val="center"/>
          </w:tcPr>
          <w:p w14:paraId="5BCDC405">
            <w:pPr>
              <w:snapToGrid w:val="0"/>
              <w:spacing w:before="125" w:line="230" w:lineRule="auto"/>
              <w:ind w:left="1928"/>
              <w:jc w:val="right"/>
              <w:rPr>
                <w:rFonts w:hint="default" w:ascii="Times New Roman" w:hAnsi="Times New Roman" w:eastAsia="楷体" w:cs="Times New Roman"/>
                <w:b w:val="0"/>
                <w:i w:val="0"/>
                <w:color w:val="000000"/>
                <w:sz w:val="21"/>
                <w:szCs w:val="21"/>
              </w:rPr>
            </w:pPr>
            <w:r>
              <w:rPr>
                <w:rFonts w:hint="default" w:ascii="Times New Roman" w:hAnsi="Times New Roman" w:eastAsia="楷体" w:cs="Times New Roman"/>
                <w:b w:val="0"/>
                <w:i w:val="0"/>
                <w:color w:val="000000"/>
                <w:spacing w:val="-5"/>
                <w:sz w:val="21"/>
                <w:szCs w:val="21"/>
                <w:lang w:val="en-US" w:eastAsia="zh-CN"/>
              </w:rPr>
              <w:t>2</w:t>
            </w:r>
            <w:r>
              <w:rPr>
                <w:rFonts w:hint="default" w:ascii="Times New Roman" w:hAnsi="Times New Roman" w:eastAsia="楷体" w:cs="Times New Roman"/>
                <w:b w:val="0"/>
                <w:i w:val="0"/>
                <w:color w:val="000000"/>
                <w:spacing w:val="-5"/>
                <w:sz w:val="21"/>
                <w:szCs w:val="21"/>
              </w:rPr>
              <w:t>5%</w:t>
            </w:r>
          </w:p>
        </w:tc>
      </w:tr>
      <w:tr w14:paraId="06C80C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0" w:hRule="atLeast"/>
        </w:trPr>
        <w:tc>
          <w:tcPr>
            <w:tcW w:w="4748" w:type="dxa"/>
            <w:tcBorders>
              <w:top w:val="single" w:color="999999" w:sz="6" w:space="0"/>
              <w:left w:val="single" w:color="000000" w:sz="6" w:space="0"/>
              <w:bottom w:val="single" w:color="000000" w:sz="6" w:space="0"/>
              <w:right w:val="single" w:color="999999" w:sz="6" w:space="0"/>
            </w:tcBorders>
            <w:shd w:val="clear" w:color="auto" w:fill="FFFFFF"/>
            <w:noWrap w:val="0"/>
            <w:vAlign w:val="center"/>
          </w:tcPr>
          <w:p w14:paraId="2729C779">
            <w:pPr>
              <w:pStyle w:val="78"/>
              <w:snapToGrid w:val="0"/>
              <w:spacing w:before="96" w:line="221" w:lineRule="auto"/>
              <w:jc w:val="center"/>
              <w:rPr>
                <w:rFonts w:hint="default" w:ascii="Times New Roman" w:hAnsi="Times New Roman" w:eastAsia="楷体" w:cs="Times New Roman"/>
                <w:b w:val="0"/>
                <w:bCs w:val="0"/>
                <w:i w:val="0"/>
                <w:color w:val="000000"/>
                <w:sz w:val="21"/>
                <w:szCs w:val="21"/>
              </w:rPr>
            </w:pPr>
            <w:r>
              <w:rPr>
                <w:rFonts w:hint="default" w:ascii="Times New Roman" w:hAnsi="Times New Roman" w:eastAsia="楷体" w:cs="Times New Roman"/>
                <w:b w:val="0"/>
                <w:bCs w:val="0"/>
                <w:i w:val="0"/>
                <w:color w:val="000000"/>
                <w:sz w:val="21"/>
                <w:szCs w:val="21"/>
              </w:rPr>
              <w:t>浙江灵西智能机器人有限公司</w:t>
            </w:r>
          </w:p>
        </w:tc>
        <w:tc>
          <w:tcPr>
            <w:tcW w:w="3774" w:type="dxa"/>
            <w:tcBorders>
              <w:top w:val="single" w:color="999999" w:sz="6" w:space="0"/>
              <w:left w:val="single" w:color="999999" w:sz="6" w:space="0"/>
              <w:bottom w:val="single" w:color="000000" w:sz="6" w:space="0"/>
              <w:right w:val="single" w:color="000000" w:sz="6" w:space="0"/>
            </w:tcBorders>
            <w:shd w:val="clear" w:color="auto" w:fill="FFFFFF"/>
            <w:noWrap w:val="0"/>
            <w:vAlign w:val="center"/>
          </w:tcPr>
          <w:p w14:paraId="0C154836">
            <w:pPr>
              <w:snapToGrid w:val="0"/>
              <w:spacing w:before="132" w:line="230" w:lineRule="auto"/>
              <w:ind w:left="1908"/>
              <w:jc w:val="right"/>
              <w:rPr>
                <w:rFonts w:hint="default" w:ascii="Times New Roman" w:hAnsi="Times New Roman" w:eastAsia="楷体" w:cs="Times New Roman"/>
                <w:b w:val="0"/>
                <w:i w:val="0"/>
                <w:color w:val="000000"/>
                <w:sz w:val="21"/>
                <w:szCs w:val="21"/>
              </w:rPr>
            </w:pPr>
            <w:r>
              <w:rPr>
                <w:rFonts w:hint="default" w:ascii="Times New Roman" w:hAnsi="Times New Roman" w:eastAsia="楷体" w:cs="Times New Roman"/>
                <w:b w:val="0"/>
                <w:i w:val="0"/>
                <w:color w:val="000000"/>
                <w:spacing w:val="-1"/>
                <w:sz w:val="21"/>
                <w:szCs w:val="21"/>
              </w:rPr>
              <w:t>2</w:t>
            </w:r>
            <w:r>
              <w:rPr>
                <w:rFonts w:hint="default" w:ascii="Times New Roman" w:hAnsi="Times New Roman" w:eastAsia="楷体" w:cs="Times New Roman"/>
                <w:b w:val="0"/>
                <w:i w:val="0"/>
                <w:color w:val="000000"/>
                <w:spacing w:val="-1"/>
                <w:sz w:val="21"/>
                <w:szCs w:val="21"/>
                <w:lang w:val="en-US" w:eastAsia="zh-CN"/>
              </w:rPr>
              <w:t>5</w:t>
            </w:r>
            <w:r>
              <w:rPr>
                <w:rFonts w:hint="default" w:ascii="Times New Roman" w:hAnsi="Times New Roman" w:eastAsia="楷体" w:cs="Times New Roman"/>
                <w:b w:val="0"/>
                <w:i w:val="0"/>
                <w:color w:val="000000"/>
                <w:spacing w:val="-1"/>
                <w:sz w:val="21"/>
                <w:szCs w:val="21"/>
              </w:rPr>
              <w:t>%</w:t>
            </w:r>
          </w:p>
        </w:tc>
      </w:tr>
    </w:tbl>
    <w:p w14:paraId="259F3C3E">
      <w:pPr>
        <w:pageBreakBefore w:val="0"/>
        <w:numPr>
          <w:ilvl w:val="0"/>
          <w:numId w:val="0"/>
        </w:numPr>
        <w:kinsoku/>
        <w:wordWrap/>
        <w:overflowPunct/>
        <w:topLinePunct w:val="0"/>
        <w:bidi w:val="0"/>
        <w:spacing w:beforeAutospacing="0" w:afterAutospacing="0" w:line="360" w:lineRule="auto"/>
        <w:ind w:firstLine="480" w:firstLineChars="200"/>
        <w:rPr>
          <w:rFonts w:hint="default" w:ascii="Times New Roman" w:hAnsi="Times New Roman" w:eastAsia="楷体" w:cs="Times New Roman"/>
          <w:b/>
          <w:bCs/>
          <w:lang w:val="en-US" w:eastAsia="zh-CN"/>
        </w:rPr>
      </w:pPr>
      <w:r>
        <w:rPr>
          <w:rFonts w:hint="default" w:ascii="Times New Roman" w:hAnsi="Times New Roman" w:eastAsia="楷体" w:cs="Times New Roman"/>
          <w:b/>
          <w:bCs/>
          <w:lang w:val="en-US" w:eastAsia="zh-CN"/>
        </w:rPr>
        <w:t>2.税收优惠政策</w:t>
      </w:r>
    </w:p>
    <w:p w14:paraId="3E2D618A">
      <w:pPr>
        <w:pageBreakBefore w:val="0"/>
        <w:numPr>
          <w:ilvl w:val="0"/>
          <w:numId w:val="0"/>
        </w:numPr>
        <w:kinsoku/>
        <w:wordWrap/>
        <w:overflowPunct/>
        <w:topLinePunct w:val="0"/>
        <w:bidi w:val="0"/>
        <w:spacing w:beforeAutospacing="0" w:afterAutospacing="0" w:line="360" w:lineRule="auto"/>
        <w:ind w:firstLine="480" w:firstLineChars="200"/>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依据杭州市科学技术局于2021年8月24日核发的《杭州市企业高新技术研发中心（工业类）证书》（批准文号：杭科高〔2021〕70号），杭州灵西机器人智能科技有限公司符合高新技术企业相关认定标准。按照《中华人民共和国企业所得税法》及相关税收法规，国家重点扶持的高新技术企业可适用减按15%税率计算缴纳企业所得税的优惠政策。鉴于杭州灵西机器人智能科技有限公司当前财务报表呈现亏损状态，尚未实际产生应纳税所得额，故该企业所得税优惠政策在现阶段暂未实际应用。待公司实现盈利，产生应纳税所得额时，可依规定适用此优惠税率进行企业所得税的计算与缴纳。</w:t>
      </w:r>
    </w:p>
    <w:p w14:paraId="08E18946">
      <w:pPr>
        <w:pageBreakBefore w:val="0"/>
        <w:numPr>
          <w:ilvl w:val="0"/>
          <w:numId w:val="0"/>
        </w:numPr>
        <w:kinsoku/>
        <w:wordWrap/>
        <w:overflowPunct/>
        <w:topLinePunct w:val="0"/>
        <w:bidi w:val="0"/>
        <w:spacing w:beforeAutospacing="0" w:afterAutospacing="0" w:line="360" w:lineRule="auto"/>
        <w:ind w:firstLine="480" w:firstLineChars="200"/>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经国家税务总局杭州市余杭区税务局余杭税务所严格审核，杭州灵西机器人智能科技有限公司于2021年4月21日取得该税务机关出具的《税务资格备案表》，被正式认定为软件企业。依据《财政部、国家税务总局关于软件产品增值税政策的通知》（财税〔2011〕100号）文件中针对软件产品增值税的明确规定，公司销售软件产品所缴纳的增值税，在精确计算实际税负后，对实际税负超过3%的部分，可依规享受增值税即征即退的税收优惠政策。公司在开展软件产品销售业务，进行增值税申报缴纳时，需准确核算软件产品的销售额、销项税额、进项税额等相关数据，以确保能够顺利、合规地享受该即征即退优惠政策。</w:t>
      </w:r>
    </w:p>
    <w:p w14:paraId="73ECBA5A">
      <w:pPr>
        <w:pageBreakBefore w:val="0"/>
        <w:numPr>
          <w:ilvl w:val="0"/>
          <w:numId w:val="0"/>
        </w:numPr>
        <w:kinsoku/>
        <w:wordWrap/>
        <w:overflowPunct/>
        <w:topLinePunct w:val="0"/>
        <w:bidi w:val="0"/>
        <w:spacing w:beforeAutospacing="0" w:afterAutospacing="0" w:line="360" w:lineRule="auto"/>
        <w:ind w:firstLine="480" w:firstLineChars="200"/>
        <w:rPr>
          <w:rFonts w:hint="default" w:ascii="Times New Roman" w:hAnsi="Times New Roman" w:eastAsia="楷体" w:cs="Times New Roman"/>
          <w:b w:val="0"/>
          <w:bCs w:val="0"/>
          <w:lang w:val="en-US" w:eastAsia="zh-CN"/>
        </w:rPr>
      </w:pPr>
      <w:r>
        <w:rPr>
          <w:rFonts w:hint="default" w:ascii="Times New Roman" w:hAnsi="Times New Roman" w:eastAsia="楷体" w:cs="Times New Roman"/>
          <w:b w:val="0"/>
          <w:bCs w:val="0"/>
          <w:lang w:val="en-US" w:eastAsia="zh-CN"/>
        </w:rPr>
        <w:t>根据《鼓励软件行业和集成电路产业发展的若干政策》以及《软件企业认定标准及管理办法（试行）》的相关政策条款，杭州灵西机器人智能科技有限公司作为已被认定的软件企业，自首个获利年度起，可依规享受企业所得税“两免三减半”的税收优惠政策。具体为：在获利年度的第一年至第二年免征企业所得税，第三年至第五年按照25%的企业所得税法定税率减半征收企业所得税，该优惠政策可享受至规定期限届满。因公司目前仍处于亏损状态，尚未进入获利年度，暂不满足享受该项企业所得税优惠政策的条件。未来公司一旦实现盈利，进入获利年度，应及时按照税务机关要求，准备并提交相关资料，进行税收优惠备案，以顺利享受“两免三减半”的企业所得税优惠。</w:t>
      </w:r>
    </w:p>
    <w:p w14:paraId="54364008">
      <w:pPr>
        <w:numPr>
          <w:ilvl w:val="0"/>
          <w:numId w:val="0"/>
        </w:numPr>
        <w:tabs>
          <w:tab w:val="left" w:pos="567"/>
          <w:tab w:val="left" w:pos="851"/>
        </w:tabs>
        <w:spacing w:before="156" w:beforeLines="50" w:after="156" w:afterLines="50" w:line="360" w:lineRule="auto"/>
        <w:ind w:left="998" w:leftChars="0" w:hanging="998" w:firstLineChars="0"/>
        <w:outlineLvl w:val="1"/>
        <w:rPr>
          <w:rFonts w:hint="default" w:ascii="Times New Roman" w:hAnsi="Times New Roman" w:eastAsia="楷体" w:cs="Times New Roman"/>
          <w:b/>
          <w:bCs/>
          <w:sz w:val="28"/>
          <w:szCs w:val="28"/>
          <w:highlight w:val="none"/>
        </w:rPr>
      </w:pPr>
      <w:bookmarkStart w:id="89" w:name="_Toc8907"/>
      <w:r>
        <w:rPr>
          <w:rFonts w:hint="default" w:ascii="Times New Roman" w:hAnsi="Times New Roman" w:eastAsia="楷体" w:cs="Times New Roman"/>
          <w:b/>
          <w:bCs/>
          <w:sz w:val="28"/>
          <w:szCs w:val="28"/>
          <w:highlight w:val="none"/>
          <w:lang w:val="en-US" w:eastAsia="zh-CN" w:bidi="ar-SA"/>
        </w:rPr>
        <w:t xml:space="preserve">第五节 </w:t>
      </w:r>
      <w:r>
        <w:rPr>
          <w:rFonts w:hint="default" w:ascii="Times New Roman" w:hAnsi="Times New Roman" w:eastAsia="楷体" w:cs="Times New Roman"/>
          <w:b/>
          <w:bCs/>
          <w:sz w:val="28"/>
          <w:szCs w:val="28"/>
          <w:highlight w:val="none"/>
        </w:rPr>
        <w:t>关联交易</w:t>
      </w:r>
      <w:bookmarkEnd w:id="89"/>
    </w:p>
    <w:p w14:paraId="1776888E">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根据公司提供的资料及反馈，2023年1月1日至2025年6月30日，公司除与全资子公司发生交易外，不存在其他关联交易。</w:t>
      </w:r>
    </w:p>
    <w:p w14:paraId="2DB55909">
      <w:pPr>
        <w:numPr>
          <w:ilvl w:val="0"/>
          <w:numId w:val="0"/>
        </w:numPr>
        <w:tabs>
          <w:tab w:val="left" w:pos="567"/>
          <w:tab w:val="left" w:pos="851"/>
        </w:tabs>
        <w:spacing w:before="156" w:beforeLines="50" w:after="156" w:afterLines="50" w:line="360" w:lineRule="auto"/>
        <w:ind w:left="996" w:leftChars="0" w:hanging="996" w:firstLineChars="0"/>
        <w:outlineLvl w:val="1"/>
        <w:rPr>
          <w:rFonts w:hint="default" w:ascii="Times New Roman" w:hAnsi="Times New Roman" w:eastAsia="楷体" w:cs="Times New Roman"/>
          <w:b/>
          <w:sz w:val="28"/>
          <w:szCs w:val="28"/>
          <w:lang w:val="en-US"/>
        </w:rPr>
      </w:pPr>
      <w:bookmarkStart w:id="90" w:name="_Toc9788"/>
      <w:r>
        <w:rPr>
          <w:rFonts w:hint="default" w:ascii="Times New Roman" w:hAnsi="Times New Roman" w:eastAsia="楷体" w:cs="Times New Roman"/>
          <w:b/>
          <w:sz w:val="28"/>
          <w:szCs w:val="28"/>
          <w:lang w:val="en-US" w:eastAsia="zh-CN" w:bidi="ar-SA"/>
        </w:rPr>
        <w:t xml:space="preserve">第六节 </w:t>
      </w:r>
      <w:r>
        <w:rPr>
          <w:rFonts w:hint="default" w:ascii="Times New Roman" w:hAnsi="Times New Roman" w:eastAsia="楷体" w:cs="Times New Roman"/>
          <w:b/>
          <w:sz w:val="28"/>
          <w:szCs w:val="28"/>
        </w:rPr>
        <w:t>诉讼</w:t>
      </w:r>
      <w:r>
        <w:rPr>
          <w:rFonts w:hint="default" w:ascii="Times New Roman" w:hAnsi="Times New Roman" w:eastAsia="楷体" w:cs="Times New Roman"/>
          <w:b/>
          <w:sz w:val="28"/>
          <w:szCs w:val="28"/>
          <w:lang w:eastAsia="zh-CN"/>
        </w:rPr>
        <w:t>、</w:t>
      </w:r>
      <w:r>
        <w:rPr>
          <w:rFonts w:hint="default" w:ascii="Times New Roman" w:hAnsi="Times New Roman" w:eastAsia="楷体" w:cs="Times New Roman"/>
          <w:b/>
          <w:sz w:val="28"/>
          <w:szCs w:val="28"/>
          <w:lang w:val="en-US" w:eastAsia="zh-CN"/>
        </w:rPr>
        <w:t>仲裁及行政处罚情况</w:t>
      </w:r>
      <w:bookmarkEnd w:id="90"/>
    </w:p>
    <w:p w14:paraId="39EAE4CE">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2023年1月1日至2025年6月30日，</w:t>
      </w:r>
      <w:r>
        <w:rPr>
          <w:rFonts w:hint="default" w:ascii="Times New Roman" w:hAnsi="Times New Roman" w:eastAsia="楷体" w:cs="Times New Roman"/>
        </w:rPr>
        <w:t>公司存在</w:t>
      </w:r>
      <w:r>
        <w:rPr>
          <w:rFonts w:hint="default" w:ascii="Times New Roman" w:hAnsi="Times New Roman" w:eastAsia="楷体" w:cs="Times New Roman"/>
          <w:lang w:val="en-US" w:eastAsia="zh-CN"/>
        </w:rPr>
        <w:t>2</w:t>
      </w:r>
      <w:r>
        <w:rPr>
          <w:rFonts w:hint="default" w:ascii="Times New Roman" w:hAnsi="Times New Roman" w:eastAsia="楷体" w:cs="Times New Roman"/>
        </w:rPr>
        <w:t>起</w:t>
      </w:r>
      <w:r>
        <w:rPr>
          <w:rFonts w:hint="default" w:ascii="Times New Roman" w:hAnsi="Times New Roman" w:eastAsia="楷体" w:cs="Times New Roman"/>
          <w:lang w:val="en-US" w:eastAsia="zh-CN"/>
        </w:rPr>
        <w:t>买卖</w:t>
      </w:r>
      <w:r>
        <w:rPr>
          <w:rFonts w:hint="default" w:ascii="Times New Roman" w:hAnsi="Times New Roman" w:eastAsia="楷体" w:cs="Times New Roman"/>
        </w:rPr>
        <w:t>合同纠纷</w:t>
      </w:r>
      <w:r>
        <w:rPr>
          <w:rFonts w:hint="default" w:ascii="Times New Roman" w:hAnsi="Times New Roman" w:eastAsia="楷体" w:cs="Times New Roman"/>
          <w:lang w:eastAsia="zh-CN"/>
        </w:rPr>
        <w:t>，</w:t>
      </w:r>
      <w:r>
        <w:rPr>
          <w:rFonts w:hint="default" w:ascii="Times New Roman" w:hAnsi="Times New Roman" w:eastAsia="楷体" w:cs="Times New Roman"/>
          <w:lang w:val="en-US" w:eastAsia="zh-CN"/>
        </w:rPr>
        <w:t>具体情况如下：</w:t>
      </w:r>
    </w:p>
    <w:tbl>
      <w:tblPr>
        <w:tblStyle w:val="28"/>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418"/>
        <w:gridCol w:w="1418"/>
        <w:gridCol w:w="1418"/>
        <w:gridCol w:w="1421"/>
        <w:gridCol w:w="1424"/>
      </w:tblGrid>
      <w:tr w14:paraId="63BD2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2" w:type="pct"/>
          </w:tcPr>
          <w:p w14:paraId="63F55A8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楷体" w:cs="Times New Roman"/>
                <w:b/>
                <w:bCs/>
                <w:sz w:val="21"/>
                <w:szCs w:val="21"/>
                <w:vertAlign w:val="baseline"/>
                <w:lang w:val="en-US" w:eastAsia="zh-CN"/>
              </w:rPr>
            </w:pPr>
            <w:r>
              <w:rPr>
                <w:rFonts w:hint="default" w:ascii="Times New Roman" w:hAnsi="Times New Roman" w:eastAsia="楷体" w:cs="Times New Roman"/>
                <w:b/>
                <w:bCs/>
                <w:sz w:val="21"/>
                <w:szCs w:val="21"/>
                <w:vertAlign w:val="baseline"/>
                <w:lang w:val="en-US" w:eastAsia="zh-CN"/>
              </w:rPr>
              <w:t>案号</w:t>
            </w:r>
          </w:p>
        </w:tc>
        <w:tc>
          <w:tcPr>
            <w:tcW w:w="832" w:type="pct"/>
          </w:tcPr>
          <w:p w14:paraId="20F4925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楷体" w:cs="Times New Roman"/>
                <w:b/>
                <w:bCs/>
                <w:sz w:val="21"/>
                <w:szCs w:val="21"/>
                <w:vertAlign w:val="baseline"/>
                <w:lang w:val="en-US" w:eastAsia="zh-CN"/>
              </w:rPr>
            </w:pPr>
            <w:r>
              <w:rPr>
                <w:rFonts w:hint="default" w:ascii="Times New Roman" w:hAnsi="Times New Roman" w:eastAsia="楷体" w:cs="Times New Roman"/>
                <w:b/>
                <w:bCs/>
                <w:sz w:val="21"/>
                <w:szCs w:val="21"/>
                <w:vertAlign w:val="baseline"/>
                <w:lang w:val="en-US" w:eastAsia="zh-CN"/>
              </w:rPr>
              <w:t>案由</w:t>
            </w:r>
          </w:p>
        </w:tc>
        <w:tc>
          <w:tcPr>
            <w:tcW w:w="832" w:type="pct"/>
          </w:tcPr>
          <w:p w14:paraId="718C90D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楷体" w:cs="Times New Roman"/>
                <w:b/>
                <w:bCs/>
                <w:sz w:val="21"/>
                <w:szCs w:val="21"/>
                <w:vertAlign w:val="baseline"/>
                <w:lang w:val="en-US" w:eastAsia="zh-CN"/>
              </w:rPr>
            </w:pPr>
            <w:r>
              <w:rPr>
                <w:rFonts w:hint="default" w:ascii="Times New Roman" w:hAnsi="Times New Roman" w:eastAsia="楷体" w:cs="Times New Roman"/>
                <w:b/>
                <w:bCs/>
                <w:sz w:val="21"/>
                <w:szCs w:val="21"/>
                <w:vertAlign w:val="baseline"/>
                <w:lang w:val="en-US" w:eastAsia="zh-CN"/>
              </w:rPr>
              <w:t>原告</w:t>
            </w:r>
          </w:p>
        </w:tc>
        <w:tc>
          <w:tcPr>
            <w:tcW w:w="832" w:type="pct"/>
          </w:tcPr>
          <w:p w14:paraId="09C095A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楷体" w:cs="Times New Roman"/>
                <w:b/>
                <w:bCs/>
                <w:sz w:val="21"/>
                <w:szCs w:val="21"/>
                <w:vertAlign w:val="baseline"/>
                <w:lang w:val="en-US" w:eastAsia="zh-CN"/>
              </w:rPr>
            </w:pPr>
            <w:r>
              <w:rPr>
                <w:rFonts w:hint="default" w:ascii="Times New Roman" w:hAnsi="Times New Roman" w:eastAsia="楷体" w:cs="Times New Roman"/>
                <w:b/>
                <w:bCs/>
                <w:sz w:val="21"/>
                <w:szCs w:val="21"/>
                <w:vertAlign w:val="baseline"/>
                <w:lang w:val="en-US" w:eastAsia="zh-CN"/>
              </w:rPr>
              <w:t>被告</w:t>
            </w:r>
          </w:p>
        </w:tc>
        <w:tc>
          <w:tcPr>
            <w:tcW w:w="834" w:type="pct"/>
          </w:tcPr>
          <w:p w14:paraId="79565E1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楷体" w:cs="Times New Roman"/>
                <w:b/>
                <w:bCs/>
                <w:sz w:val="21"/>
                <w:szCs w:val="21"/>
                <w:vertAlign w:val="baseline"/>
                <w:lang w:val="en-US" w:eastAsia="zh-CN"/>
              </w:rPr>
            </w:pPr>
            <w:r>
              <w:rPr>
                <w:rFonts w:hint="default" w:ascii="Times New Roman" w:hAnsi="Times New Roman" w:eastAsia="楷体" w:cs="Times New Roman"/>
                <w:b/>
                <w:bCs/>
                <w:sz w:val="21"/>
                <w:szCs w:val="21"/>
                <w:vertAlign w:val="baseline"/>
                <w:lang w:val="en-US" w:eastAsia="zh-CN"/>
              </w:rPr>
              <w:t>管辖法院</w:t>
            </w:r>
          </w:p>
        </w:tc>
        <w:tc>
          <w:tcPr>
            <w:tcW w:w="835" w:type="pct"/>
          </w:tcPr>
          <w:p w14:paraId="3E595D9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楷体" w:cs="Times New Roman"/>
                <w:b/>
                <w:bCs/>
                <w:sz w:val="21"/>
                <w:szCs w:val="21"/>
                <w:vertAlign w:val="baseline"/>
                <w:lang w:val="en-US" w:eastAsia="zh-CN"/>
              </w:rPr>
            </w:pPr>
            <w:r>
              <w:rPr>
                <w:rFonts w:hint="default" w:ascii="Times New Roman" w:hAnsi="Times New Roman" w:eastAsia="楷体" w:cs="Times New Roman"/>
                <w:b/>
                <w:bCs/>
                <w:sz w:val="21"/>
                <w:szCs w:val="21"/>
                <w:vertAlign w:val="baseline"/>
                <w:lang w:val="en-US" w:eastAsia="zh-CN"/>
              </w:rPr>
              <w:t>案件进展</w:t>
            </w:r>
          </w:p>
        </w:tc>
      </w:tr>
      <w:tr w14:paraId="4CA1B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2" w:type="pct"/>
            <w:vAlign w:val="center"/>
          </w:tcPr>
          <w:p w14:paraId="29C64F4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sz w:val="21"/>
                <w:szCs w:val="21"/>
                <w:vertAlign w:val="baseline"/>
                <w:lang w:val="en-US" w:eastAsia="zh-CN"/>
              </w:rPr>
            </w:pPr>
            <w:r>
              <w:rPr>
                <w:rFonts w:hint="default" w:ascii="Times New Roman" w:hAnsi="Times New Roman" w:eastAsia="楷体" w:cs="Times New Roman"/>
                <w:sz w:val="21"/>
                <w:szCs w:val="21"/>
                <w:vertAlign w:val="baseline"/>
                <w:lang w:val="en-US" w:eastAsia="zh-CN"/>
              </w:rPr>
              <w:t>（2025）浙0105民初1649号</w:t>
            </w:r>
          </w:p>
        </w:tc>
        <w:tc>
          <w:tcPr>
            <w:tcW w:w="832" w:type="pct"/>
            <w:vAlign w:val="center"/>
          </w:tcPr>
          <w:p w14:paraId="0F7CB20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sz w:val="21"/>
                <w:szCs w:val="21"/>
                <w:vertAlign w:val="baseline"/>
                <w:lang w:val="en-US" w:eastAsia="zh-CN"/>
              </w:rPr>
            </w:pPr>
            <w:r>
              <w:rPr>
                <w:rFonts w:hint="default" w:ascii="Times New Roman" w:hAnsi="Times New Roman" w:eastAsia="楷体" w:cs="Times New Roman"/>
                <w:sz w:val="21"/>
                <w:szCs w:val="21"/>
                <w:vertAlign w:val="baseline"/>
                <w:lang w:val="en-US" w:eastAsia="zh-CN"/>
              </w:rPr>
              <w:t>买卖合同纠纷</w:t>
            </w:r>
          </w:p>
        </w:tc>
        <w:tc>
          <w:tcPr>
            <w:tcW w:w="832" w:type="pct"/>
            <w:vAlign w:val="center"/>
          </w:tcPr>
          <w:p w14:paraId="619D2A2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sz w:val="21"/>
                <w:szCs w:val="21"/>
                <w:vertAlign w:val="baseline"/>
                <w:lang w:val="en-US" w:eastAsia="zh-CN"/>
              </w:rPr>
            </w:pPr>
            <w:r>
              <w:rPr>
                <w:rFonts w:hint="default" w:ascii="Times New Roman" w:hAnsi="Times New Roman" w:eastAsia="楷体" w:cs="Times New Roman"/>
                <w:sz w:val="21"/>
                <w:szCs w:val="21"/>
                <w:vertAlign w:val="baseline"/>
                <w:lang w:val="en-US" w:eastAsia="zh-CN"/>
              </w:rPr>
              <w:t>苏州西电产品销售有限公司杭州分公司</w:t>
            </w:r>
          </w:p>
        </w:tc>
        <w:tc>
          <w:tcPr>
            <w:tcW w:w="832" w:type="pct"/>
            <w:vAlign w:val="center"/>
          </w:tcPr>
          <w:p w14:paraId="006AEFE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sz w:val="21"/>
                <w:szCs w:val="21"/>
                <w:vertAlign w:val="baseline"/>
                <w:lang w:val="en-US" w:eastAsia="zh-CN"/>
              </w:rPr>
            </w:pPr>
            <w:r>
              <w:rPr>
                <w:rFonts w:hint="default" w:ascii="Times New Roman" w:hAnsi="Times New Roman" w:eastAsia="楷体" w:cs="Times New Roman"/>
                <w:sz w:val="21"/>
                <w:szCs w:val="21"/>
                <w:vertAlign w:val="baseline"/>
                <w:lang w:val="en-US" w:eastAsia="zh-CN"/>
              </w:rPr>
              <w:t>杭州灵西机器人智能科技有限公司</w:t>
            </w:r>
          </w:p>
        </w:tc>
        <w:tc>
          <w:tcPr>
            <w:tcW w:w="834" w:type="pct"/>
            <w:vAlign w:val="center"/>
          </w:tcPr>
          <w:p w14:paraId="00FB595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sz w:val="21"/>
                <w:szCs w:val="21"/>
                <w:vertAlign w:val="baseline"/>
                <w:lang w:val="en-US" w:eastAsia="zh-CN"/>
              </w:rPr>
            </w:pPr>
            <w:r>
              <w:rPr>
                <w:rFonts w:hint="default" w:ascii="Times New Roman" w:hAnsi="Times New Roman" w:eastAsia="楷体" w:cs="Times New Roman"/>
                <w:sz w:val="21"/>
                <w:szCs w:val="21"/>
                <w:vertAlign w:val="baseline"/>
                <w:lang w:val="en-US" w:eastAsia="zh-CN"/>
              </w:rPr>
              <w:t>浙江省杭州市拱墅区人民法院</w:t>
            </w:r>
          </w:p>
        </w:tc>
        <w:tc>
          <w:tcPr>
            <w:tcW w:w="835" w:type="pct"/>
            <w:vAlign w:val="center"/>
          </w:tcPr>
          <w:p w14:paraId="5BBDA03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sz w:val="21"/>
                <w:szCs w:val="21"/>
                <w:vertAlign w:val="baseline"/>
                <w:lang w:val="en-US" w:eastAsia="zh-CN"/>
              </w:rPr>
            </w:pPr>
            <w:r>
              <w:rPr>
                <w:rFonts w:hint="default" w:ascii="Times New Roman" w:hAnsi="Times New Roman" w:eastAsia="楷体" w:cs="Times New Roman"/>
                <w:sz w:val="21"/>
                <w:szCs w:val="21"/>
                <w:vertAlign w:val="baseline"/>
                <w:lang w:val="en-US" w:eastAsia="zh-CN"/>
              </w:rPr>
              <w:t>原告撤诉</w:t>
            </w:r>
          </w:p>
        </w:tc>
      </w:tr>
      <w:tr w14:paraId="3163D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2" w:type="pct"/>
            <w:vAlign w:val="center"/>
          </w:tcPr>
          <w:p w14:paraId="16B4A09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sz w:val="21"/>
                <w:szCs w:val="21"/>
                <w:vertAlign w:val="baseline"/>
                <w:lang w:val="en-US" w:eastAsia="zh-CN"/>
              </w:rPr>
            </w:pPr>
            <w:r>
              <w:rPr>
                <w:rFonts w:hint="default" w:ascii="Times New Roman" w:hAnsi="Times New Roman" w:eastAsia="楷体" w:cs="Times New Roman"/>
                <w:sz w:val="21"/>
                <w:szCs w:val="21"/>
                <w:vertAlign w:val="baseline"/>
                <w:lang w:val="en-US" w:eastAsia="zh-CN"/>
              </w:rPr>
              <w:t>（2025）浙0723民初2837号</w:t>
            </w:r>
          </w:p>
        </w:tc>
        <w:tc>
          <w:tcPr>
            <w:tcW w:w="832" w:type="pct"/>
            <w:vAlign w:val="center"/>
          </w:tcPr>
          <w:p w14:paraId="6EDC12D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sz w:val="21"/>
                <w:szCs w:val="21"/>
                <w:vertAlign w:val="baseline"/>
                <w:lang w:val="en-US" w:eastAsia="zh-CN"/>
              </w:rPr>
            </w:pPr>
            <w:r>
              <w:rPr>
                <w:rFonts w:hint="default" w:ascii="Times New Roman" w:hAnsi="Times New Roman" w:eastAsia="楷体" w:cs="Times New Roman"/>
                <w:sz w:val="21"/>
                <w:szCs w:val="21"/>
                <w:vertAlign w:val="baseline"/>
                <w:lang w:val="en-US" w:eastAsia="zh-CN"/>
              </w:rPr>
              <w:t>买卖合同纠纷</w:t>
            </w:r>
          </w:p>
        </w:tc>
        <w:tc>
          <w:tcPr>
            <w:tcW w:w="832" w:type="pct"/>
            <w:vAlign w:val="center"/>
          </w:tcPr>
          <w:p w14:paraId="5915851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sz w:val="21"/>
                <w:szCs w:val="21"/>
                <w:vertAlign w:val="baseline"/>
                <w:lang w:val="en-US" w:eastAsia="zh-CN"/>
              </w:rPr>
            </w:pPr>
            <w:r>
              <w:rPr>
                <w:rFonts w:hint="default" w:ascii="Times New Roman" w:hAnsi="Times New Roman" w:eastAsia="楷体" w:cs="Times New Roman"/>
                <w:sz w:val="21"/>
                <w:szCs w:val="21"/>
                <w:vertAlign w:val="baseline"/>
                <w:lang w:val="en-US" w:eastAsia="zh-CN"/>
              </w:rPr>
              <w:t>杭州优昇特科技有限公司</w:t>
            </w:r>
          </w:p>
        </w:tc>
        <w:tc>
          <w:tcPr>
            <w:tcW w:w="832" w:type="pct"/>
            <w:vAlign w:val="center"/>
          </w:tcPr>
          <w:p w14:paraId="4638048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sz w:val="21"/>
                <w:szCs w:val="21"/>
                <w:vertAlign w:val="baseline"/>
                <w:lang w:val="en-US" w:eastAsia="zh-CN"/>
              </w:rPr>
            </w:pPr>
            <w:r>
              <w:rPr>
                <w:rFonts w:hint="default" w:ascii="Times New Roman" w:hAnsi="Times New Roman" w:eastAsia="楷体" w:cs="Times New Roman"/>
                <w:sz w:val="21"/>
                <w:szCs w:val="21"/>
                <w:vertAlign w:val="baseline"/>
                <w:lang w:val="en-US" w:eastAsia="zh-CN"/>
              </w:rPr>
              <w:t>浙江灵西智能机器人有限公司</w:t>
            </w:r>
          </w:p>
        </w:tc>
        <w:tc>
          <w:tcPr>
            <w:tcW w:w="834" w:type="pct"/>
            <w:vAlign w:val="center"/>
          </w:tcPr>
          <w:p w14:paraId="63692F0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sz w:val="21"/>
                <w:szCs w:val="21"/>
                <w:vertAlign w:val="baseline"/>
                <w:lang w:val="en-US" w:eastAsia="zh-CN"/>
              </w:rPr>
            </w:pPr>
            <w:r>
              <w:rPr>
                <w:rFonts w:hint="default" w:ascii="Times New Roman" w:hAnsi="Times New Roman" w:eastAsia="楷体" w:cs="Times New Roman"/>
                <w:sz w:val="21"/>
                <w:szCs w:val="21"/>
                <w:vertAlign w:val="baseline"/>
                <w:lang w:val="en-US" w:eastAsia="zh-CN"/>
              </w:rPr>
              <w:t>浙江省金华市武义县人民法院</w:t>
            </w:r>
          </w:p>
        </w:tc>
        <w:tc>
          <w:tcPr>
            <w:tcW w:w="835" w:type="pct"/>
            <w:vAlign w:val="center"/>
          </w:tcPr>
          <w:p w14:paraId="7A96754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sz w:val="21"/>
                <w:szCs w:val="21"/>
                <w:vertAlign w:val="baseline"/>
                <w:lang w:val="en-US" w:eastAsia="zh-CN"/>
              </w:rPr>
            </w:pPr>
            <w:r>
              <w:rPr>
                <w:rFonts w:hint="default" w:ascii="Times New Roman" w:hAnsi="Times New Roman" w:eastAsia="楷体" w:cs="Times New Roman"/>
                <w:sz w:val="21"/>
                <w:szCs w:val="21"/>
                <w:vertAlign w:val="baseline"/>
                <w:lang w:val="en-US" w:eastAsia="zh-CN"/>
              </w:rPr>
              <w:t>原告撤诉</w:t>
            </w:r>
          </w:p>
        </w:tc>
      </w:tr>
    </w:tbl>
    <w:p w14:paraId="7E5549BC">
      <w:pPr>
        <w:keepNext w:val="0"/>
        <w:keepLines w:val="0"/>
        <w:pageBreakBefore w:val="0"/>
        <w:widowControl/>
        <w:kinsoku/>
        <w:wordWrap/>
        <w:overflowPunct/>
        <w:topLinePunct w:val="0"/>
        <w:autoSpaceDE/>
        <w:autoSpaceDN/>
        <w:bidi w:val="0"/>
        <w:adjustRightInd/>
        <w:snapToGrid/>
        <w:spacing w:before="156" w:beforeLines="50" w:after="156" w:afterLines="50" w:line="360" w:lineRule="auto"/>
        <w:ind w:firstLine="480" w:firstLineChars="20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除上述诉讼情况外，公司及公司持股5%以上股东、实际控制人、董监高在2023年1月1日至2025年6月30日期间不存在其他诉讼、仲裁及行政处罚的情况。</w:t>
      </w:r>
    </w:p>
    <w:p w14:paraId="68A01470">
      <w:pPr>
        <w:spacing w:before="156" w:beforeLines="50" w:after="156" w:afterLines="50" w:line="360" w:lineRule="auto"/>
        <w:rPr>
          <w:rFonts w:hint="default" w:ascii="Times New Roman" w:hAnsi="Times New Roman" w:eastAsia="楷体" w:cs="Times New Roman"/>
        </w:rPr>
      </w:pPr>
      <w:r>
        <w:rPr>
          <w:rFonts w:hint="default" w:ascii="Times New Roman" w:hAnsi="Times New Roman" w:eastAsia="楷体" w:cs="Times New Roman"/>
        </w:rPr>
        <w:br w:type="page"/>
      </w:r>
    </w:p>
    <w:p w14:paraId="52028E7B">
      <w:pPr>
        <w:pStyle w:val="50"/>
        <w:pageBreakBefore w:val="0"/>
        <w:kinsoku/>
        <w:wordWrap/>
        <w:overflowPunct/>
        <w:topLinePunct w:val="0"/>
        <w:bidi w:val="0"/>
        <w:spacing w:beforeAutospacing="0" w:afterAutospacing="0" w:line="360" w:lineRule="auto"/>
        <w:ind w:left="0" w:firstLine="0" w:firstLineChars="0"/>
        <w:jc w:val="center"/>
        <w:outlineLvl w:val="0"/>
        <w:rPr>
          <w:rFonts w:hint="default" w:ascii="Times New Roman" w:hAnsi="Times New Roman" w:eastAsia="楷体" w:cs="Times New Roman"/>
          <w:b/>
          <w:bCs/>
          <w:sz w:val="32"/>
          <w:szCs w:val="32"/>
          <w:lang w:val="zh-CN"/>
        </w:rPr>
      </w:pPr>
      <w:bookmarkStart w:id="91" w:name="_Toc7298"/>
      <w:r>
        <w:rPr>
          <w:rFonts w:hint="default" w:ascii="Times New Roman" w:hAnsi="Times New Roman" w:eastAsia="楷体" w:cs="Times New Roman"/>
          <w:b/>
          <w:bCs/>
          <w:sz w:val="32"/>
          <w:szCs w:val="32"/>
          <w:lang w:val="zh-CN"/>
        </w:rPr>
        <w:t>第六章</w:t>
      </w:r>
      <w:r>
        <w:rPr>
          <w:rFonts w:hint="default" w:ascii="Times New Roman" w:hAnsi="Times New Roman" w:eastAsia="楷体" w:cs="Times New Roman"/>
          <w:b/>
          <w:bCs/>
          <w:sz w:val="32"/>
          <w:szCs w:val="32"/>
          <w:lang w:val="en-US" w:eastAsia="zh-CN"/>
        </w:rPr>
        <w:t xml:space="preserve"> </w:t>
      </w:r>
      <w:r>
        <w:rPr>
          <w:rFonts w:hint="default" w:ascii="Times New Roman" w:hAnsi="Times New Roman" w:eastAsia="楷体" w:cs="Times New Roman"/>
          <w:b/>
          <w:bCs/>
          <w:sz w:val="32"/>
          <w:szCs w:val="32"/>
          <w:lang w:val="zh-CN"/>
        </w:rPr>
        <w:t>盈利预测</w:t>
      </w:r>
      <w:bookmarkEnd w:id="91"/>
    </w:p>
    <w:p w14:paraId="04708778">
      <w:pPr>
        <w:pStyle w:val="50"/>
        <w:pageBreakBefore w:val="0"/>
        <w:kinsoku/>
        <w:wordWrap/>
        <w:overflowPunct/>
        <w:topLinePunct w:val="0"/>
        <w:bidi w:val="0"/>
        <w:spacing w:beforeAutospacing="0" w:afterAutospacing="0" w:line="360" w:lineRule="auto"/>
        <w:ind w:left="0" w:leftChars="0" w:firstLine="480" w:firstLineChars="200"/>
        <w:rPr>
          <w:rFonts w:hint="default" w:ascii="Times New Roman" w:hAnsi="Times New Roman" w:eastAsia="楷体" w:cs="Times New Roman"/>
          <w:b/>
          <w:bCs/>
        </w:rPr>
      </w:pPr>
      <w:r>
        <w:rPr>
          <w:rFonts w:hint="default" w:ascii="Times New Roman" w:hAnsi="Times New Roman" w:eastAsia="楷体" w:cs="Times New Roman"/>
          <w:b/>
          <w:bCs/>
        </w:rPr>
        <w:t>未来财务预测（企业端预测）</w:t>
      </w:r>
    </w:p>
    <w:p w14:paraId="40CF3C24">
      <w:pPr>
        <w:pStyle w:val="50"/>
        <w:pageBreakBefore w:val="0"/>
        <w:kinsoku/>
        <w:wordWrap/>
        <w:overflowPunct/>
        <w:topLinePunct w:val="0"/>
        <w:bidi w:val="0"/>
        <w:spacing w:beforeAutospacing="0" w:afterAutospacing="0" w:line="360" w:lineRule="auto"/>
        <w:ind w:left="0" w:leftChars="0" w:firstLine="480" w:firstLineChars="200"/>
        <w:jc w:val="right"/>
        <w:rPr>
          <w:rFonts w:hint="default" w:ascii="Times New Roman" w:hAnsi="Times New Roman" w:eastAsia="楷体" w:cs="Times New Roman"/>
          <w:b/>
          <w:bCs/>
        </w:rPr>
      </w:pPr>
      <w:r>
        <w:rPr>
          <w:rFonts w:hint="default" w:ascii="Times New Roman" w:hAnsi="Times New Roman" w:eastAsia="楷体" w:cs="Times New Roman"/>
          <w:b/>
          <w:bCs/>
        </w:rPr>
        <w:t>人民币：万元</w:t>
      </w:r>
    </w:p>
    <w:tbl>
      <w:tblPr>
        <w:tblStyle w:val="27"/>
        <w:tblW w:w="843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32" w:type="dxa"/>
          <w:left w:w="64" w:type="dxa"/>
          <w:bottom w:w="32" w:type="dxa"/>
          <w:right w:w="64" w:type="dxa"/>
        </w:tblCellMar>
      </w:tblPr>
      <w:tblGrid>
        <w:gridCol w:w="2509"/>
        <w:gridCol w:w="1974"/>
        <w:gridCol w:w="1974"/>
        <w:gridCol w:w="1974"/>
      </w:tblGrid>
      <w:tr w14:paraId="7F007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509"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7911AEC0">
            <w:pPr>
              <w:snapToGrid w:val="0"/>
              <w:jc w:val="both"/>
              <w:rPr>
                <w:rFonts w:hint="default" w:ascii="Times New Roman" w:hAnsi="Times New Roman" w:eastAsia="楷体" w:cs="Times New Roman"/>
                <w:b/>
                <w:bCs/>
                <w:i w:val="0"/>
                <w:iCs w:val="0"/>
                <w:color w:val="000000" w:themeColor="dark1"/>
                <w:sz w:val="21"/>
                <w:szCs w:val="21"/>
                <w:u w:val="none"/>
                <w:lang w:val="en-US" w:eastAsia="zh-CN"/>
                <w14:textFill>
                  <w14:solidFill>
                    <w14:schemeClr w14:val="dk1"/>
                  </w14:solidFill>
                </w14:textFill>
              </w:rPr>
            </w:pPr>
            <w:r>
              <w:rPr>
                <w:rFonts w:hint="default" w:ascii="Times New Roman" w:hAnsi="Times New Roman" w:eastAsia="楷体" w:cs="Times New Roman"/>
                <w:b/>
                <w:bCs/>
                <w:i w:val="0"/>
                <w:iCs w:val="0"/>
                <w:color w:val="000000" w:themeColor="dark1"/>
                <w:sz w:val="21"/>
                <w:szCs w:val="21"/>
                <w:u w:val="none"/>
                <w:lang w:val="en-US" w:eastAsia="zh-CN"/>
                <w14:textFill>
                  <w14:solidFill>
                    <w14:schemeClr w14:val="dk1"/>
                  </w14:solidFill>
                </w14:textFill>
              </w:rPr>
              <w:t>项目</w:t>
            </w:r>
          </w:p>
        </w:tc>
        <w:tc>
          <w:tcPr>
            <w:tcW w:w="1974"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B5DDF94">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themeColor="dark1"/>
                <w:sz w:val="21"/>
                <w:szCs w:val="21"/>
                <w:u w:val="none"/>
                <w:lang w:val="en-US"/>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2025E</w:t>
            </w:r>
          </w:p>
        </w:tc>
        <w:tc>
          <w:tcPr>
            <w:tcW w:w="1974"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CEBBFA2">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themeColor="dark1"/>
                <w:sz w:val="21"/>
                <w:szCs w:val="21"/>
                <w:u w:val="none"/>
                <w:lang w:val="en-US"/>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2026E</w:t>
            </w:r>
          </w:p>
        </w:tc>
        <w:tc>
          <w:tcPr>
            <w:tcW w:w="1974"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58F996CA">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themeColor="dark1"/>
                <w:sz w:val="21"/>
                <w:szCs w:val="21"/>
                <w:u w:val="none"/>
                <w:lang w:val="en-US"/>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2027E</w:t>
            </w:r>
          </w:p>
        </w:tc>
      </w:tr>
      <w:tr w14:paraId="4661C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509"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5E3D7FF4">
            <w:pPr>
              <w:keepNext w:val="0"/>
              <w:keepLines w:val="0"/>
              <w:widowControl/>
              <w:suppressLineNumbers w:val="0"/>
              <w:snapToGrid w:val="0"/>
              <w:jc w:val="lef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营业收入</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58C128C1">
            <w:pPr>
              <w:keepNext w:val="0"/>
              <w:keepLines w:val="0"/>
              <w:widowControl/>
              <w:suppressLineNumbers w:val="0"/>
              <w:snapToGrid w:val="0"/>
              <w:jc w:val="righ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15,000.00</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390773A1">
            <w:pPr>
              <w:keepNext w:val="0"/>
              <w:keepLines w:val="0"/>
              <w:widowControl/>
              <w:suppressLineNumbers w:val="0"/>
              <w:snapToGrid w:val="0"/>
              <w:jc w:val="righ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25,000.00</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57F568D6">
            <w:pPr>
              <w:keepNext w:val="0"/>
              <w:keepLines w:val="0"/>
              <w:widowControl/>
              <w:suppressLineNumbers w:val="0"/>
              <w:snapToGrid w:val="0"/>
              <w:jc w:val="righ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40,000.00</w:t>
            </w:r>
          </w:p>
        </w:tc>
      </w:tr>
      <w:tr w14:paraId="1671C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509"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7AA7480D">
            <w:pPr>
              <w:keepNext w:val="0"/>
              <w:keepLines w:val="0"/>
              <w:widowControl/>
              <w:suppressLineNumbers w:val="0"/>
              <w:snapToGrid w:val="0"/>
              <w:jc w:val="lef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毛利率</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38BE77DA">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34.93%</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5F45C530">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35.40%</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1E730592">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35.75%</w:t>
            </w:r>
          </w:p>
        </w:tc>
      </w:tr>
      <w:tr w14:paraId="4BC0A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509"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623177C1">
            <w:pPr>
              <w:keepNext w:val="0"/>
              <w:keepLines w:val="0"/>
              <w:widowControl/>
              <w:suppressLineNumbers w:val="0"/>
              <w:snapToGrid w:val="0"/>
              <w:jc w:val="left"/>
              <w:textAlignment w:val="center"/>
              <w:rPr>
                <w:rFonts w:hint="default" w:ascii="Times New Roman" w:hAnsi="Times New Roman" w:eastAsia="楷体" w:cs="Times New Roman"/>
                <w:b w:val="0"/>
                <w:i w:val="0"/>
                <w:iCs/>
                <w:color w:val="000000"/>
                <w:sz w:val="21"/>
                <w:szCs w:val="21"/>
                <w:u w:val="none"/>
              </w:rPr>
            </w:pPr>
            <w:r>
              <w:rPr>
                <w:rFonts w:hint="default" w:ascii="Times New Roman" w:hAnsi="Times New Roman" w:eastAsia="楷体" w:cs="Times New Roman"/>
                <w:b w:val="0"/>
                <w:i w:val="0"/>
                <w:iCs/>
                <w:color w:val="000000"/>
                <w:kern w:val="0"/>
                <w:sz w:val="21"/>
                <w:szCs w:val="21"/>
                <w:u w:val="none"/>
                <w:lang w:val="en-US" w:eastAsia="zh-CN" w:bidi="ar"/>
              </w:rPr>
              <w:t>其中：</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5C6CB3D4">
            <w:pPr>
              <w:snapToGrid w:val="0"/>
              <w:rPr>
                <w:rFonts w:hint="default" w:ascii="Times New Roman" w:hAnsi="Times New Roman" w:eastAsia="楷体" w:cs="Times New Roman"/>
                <w:b w:val="0"/>
                <w:i w:val="0"/>
                <w:iCs w:val="0"/>
                <w:color w:val="000000"/>
                <w:sz w:val="21"/>
                <w:szCs w:val="21"/>
                <w:u w:val="none"/>
              </w:rPr>
            </w:pP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9C436C5">
            <w:pPr>
              <w:snapToGrid w:val="0"/>
              <w:rPr>
                <w:rFonts w:hint="default" w:ascii="Times New Roman" w:hAnsi="Times New Roman" w:eastAsia="楷体" w:cs="Times New Roman"/>
                <w:b w:val="0"/>
                <w:i w:val="0"/>
                <w:iCs w:val="0"/>
                <w:color w:val="000000"/>
                <w:sz w:val="21"/>
                <w:szCs w:val="21"/>
                <w:u w:val="none"/>
              </w:rPr>
            </w:pP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0357F9C1">
            <w:pPr>
              <w:snapToGrid w:val="0"/>
              <w:rPr>
                <w:rFonts w:hint="default" w:ascii="Times New Roman" w:hAnsi="Times New Roman" w:eastAsia="楷体" w:cs="Times New Roman"/>
                <w:b w:val="0"/>
                <w:i w:val="0"/>
                <w:iCs w:val="0"/>
                <w:color w:val="000000"/>
                <w:sz w:val="21"/>
                <w:szCs w:val="21"/>
                <w:u w:val="none"/>
              </w:rPr>
            </w:pPr>
          </w:p>
        </w:tc>
      </w:tr>
      <w:tr w14:paraId="32B58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509"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45845447">
            <w:pPr>
              <w:keepNext w:val="0"/>
              <w:keepLines w:val="0"/>
              <w:widowControl/>
              <w:suppressLineNumbers w:val="0"/>
              <w:snapToGrid w:val="0"/>
              <w:jc w:val="lef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新能源</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D66E052">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11,000.00</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668F1229">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16,000.00</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4AEFD58E">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20,000.00</w:t>
            </w:r>
          </w:p>
        </w:tc>
      </w:tr>
      <w:tr w14:paraId="34E99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509"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3F0D3FF7">
            <w:pPr>
              <w:keepNext w:val="0"/>
              <w:keepLines w:val="0"/>
              <w:widowControl/>
              <w:suppressLineNumbers w:val="0"/>
              <w:snapToGrid w:val="0"/>
              <w:jc w:val="lef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毛利率</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DACC98A">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35%</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334036D9">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35%</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0287927E">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35%</w:t>
            </w:r>
          </w:p>
        </w:tc>
      </w:tr>
      <w:tr w14:paraId="3629E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509"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04709D2F">
            <w:pPr>
              <w:keepNext w:val="0"/>
              <w:keepLines w:val="0"/>
              <w:widowControl/>
              <w:suppressLineNumbers w:val="0"/>
              <w:snapToGrid w:val="0"/>
              <w:jc w:val="lef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物流</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33362D56">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3,000.00</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0258681">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5,000.00</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6500439F">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10,000.00</w:t>
            </w:r>
          </w:p>
        </w:tc>
      </w:tr>
      <w:tr w14:paraId="593D9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509"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5CCD6C1A">
            <w:pPr>
              <w:keepNext w:val="0"/>
              <w:keepLines w:val="0"/>
              <w:widowControl/>
              <w:suppressLineNumbers w:val="0"/>
              <w:snapToGrid w:val="0"/>
              <w:jc w:val="lef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毛利率</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6FA4A17">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33%</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62B39271">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33%</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50B042EA">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33%</w:t>
            </w:r>
          </w:p>
        </w:tc>
      </w:tr>
      <w:tr w14:paraId="725F5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509"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72F49238">
            <w:pPr>
              <w:keepNext w:val="0"/>
              <w:keepLines w:val="0"/>
              <w:widowControl/>
              <w:suppressLineNumbers w:val="0"/>
              <w:snapToGrid w:val="0"/>
              <w:jc w:val="lef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其他</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3B1265A">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1,000.00</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30DEA19F">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4,000.00</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0A83A032">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10,000.00</w:t>
            </w:r>
          </w:p>
        </w:tc>
      </w:tr>
      <w:tr w14:paraId="2EA1F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509"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73596A9C">
            <w:pPr>
              <w:keepNext w:val="0"/>
              <w:keepLines w:val="0"/>
              <w:widowControl/>
              <w:suppressLineNumbers w:val="0"/>
              <w:snapToGrid w:val="0"/>
              <w:jc w:val="lef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毛利率</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17544CA7">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40%</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0595DD10">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40%</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65072DD5">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40%</w:t>
            </w:r>
          </w:p>
        </w:tc>
      </w:tr>
      <w:tr w14:paraId="16A0F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509"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03432BFF">
            <w:pPr>
              <w:keepNext w:val="0"/>
              <w:keepLines w:val="0"/>
              <w:widowControl/>
              <w:suppressLineNumbers w:val="0"/>
              <w:snapToGrid w:val="0"/>
              <w:jc w:val="lef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毛利</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AB6050B">
            <w:pPr>
              <w:keepNext w:val="0"/>
              <w:keepLines w:val="0"/>
              <w:widowControl/>
              <w:suppressLineNumbers w:val="0"/>
              <w:snapToGrid w:val="0"/>
              <w:jc w:val="righ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5,240.00</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1A69EE28">
            <w:pPr>
              <w:keepNext w:val="0"/>
              <w:keepLines w:val="0"/>
              <w:widowControl/>
              <w:suppressLineNumbers w:val="0"/>
              <w:snapToGrid w:val="0"/>
              <w:jc w:val="righ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8,850.00</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2302D316">
            <w:pPr>
              <w:keepNext w:val="0"/>
              <w:keepLines w:val="0"/>
              <w:widowControl/>
              <w:suppressLineNumbers w:val="0"/>
              <w:snapToGrid w:val="0"/>
              <w:jc w:val="righ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14,300.00</w:t>
            </w:r>
          </w:p>
        </w:tc>
      </w:tr>
      <w:tr w14:paraId="05B67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509"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4C4499FB">
            <w:pPr>
              <w:keepNext w:val="0"/>
              <w:keepLines w:val="0"/>
              <w:widowControl/>
              <w:suppressLineNumbers w:val="0"/>
              <w:snapToGrid w:val="0"/>
              <w:jc w:val="lef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销售费用</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46805C1">
            <w:pPr>
              <w:keepNext w:val="0"/>
              <w:keepLines w:val="0"/>
              <w:widowControl/>
              <w:suppressLineNumbers w:val="0"/>
              <w:snapToGrid w:val="0"/>
              <w:jc w:val="righ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600.00</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1461D49C">
            <w:pPr>
              <w:keepNext w:val="0"/>
              <w:keepLines w:val="0"/>
              <w:widowControl/>
              <w:suppressLineNumbers w:val="0"/>
              <w:snapToGrid w:val="0"/>
              <w:jc w:val="righ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750.00</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4912650E">
            <w:pPr>
              <w:keepNext w:val="0"/>
              <w:keepLines w:val="0"/>
              <w:widowControl/>
              <w:suppressLineNumbers w:val="0"/>
              <w:snapToGrid w:val="0"/>
              <w:jc w:val="righ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800.00</w:t>
            </w:r>
          </w:p>
        </w:tc>
      </w:tr>
      <w:tr w14:paraId="78E76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509"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65CB7237">
            <w:pPr>
              <w:keepNext w:val="0"/>
              <w:keepLines w:val="0"/>
              <w:widowControl/>
              <w:suppressLineNumbers w:val="0"/>
              <w:snapToGrid w:val="0"/>
              <w:jc w:val="lef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占比</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DB61F95">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4%</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6210DB3">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5F76399E">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w:t>
            </w:r>
          </w:p>
        </w:tc>
      </w:tr>
      <w:tr w14:paraId="473DC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509"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72E4C22E">
            <w:pPr>
              <w:keepNext w:val="0"/>
              <w:keepLines w:val="0"/>
              <w:widowControl/>
              <w:suppressLineNumbers w:val="0"/>
              <w:snapToGrid w:val="0"/>
              <w:jc w:val="lef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管理费用</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7FAA734">
            <w:pPr>
              <w:keepNext w:val="0"/>
              <w:keepLines w:val="0"/>
              <w:widowControl/>
              <w:suppressLineNumbers w:val="0"/>
              <w:snapToGrid w:val="0"/>
              <w:jc w:val="righ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1,500.00</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77FAC765">
            <w:pPr>
              <w:keepNext w:val="0"/>
              <w:keepLines w:val="0"/>
              <w:widowControl/>
              <w:suppressLineNumbers w:val="0"/>
              <w:snapToGrid w:val="0"/>
              <w:jc w:val="righ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2,250.00</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3B9E9A87">
            <w:pPr>
              <w:keepNext w:val="0"/>
              <w:keepLines w:val="0"/>
              <w:widowControl/>
              <w:suppressLineNumbers w:val="0"/>
              <w:snapToGrid w:val="0"/>
              <w:jc w:val="righ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3,200.00</w:t>
            </w:r>
          </w:p>
        </w:tc>
      </w:tr>
      <w:tr w14:paraId="78C98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509"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3E8ED9EA">
            <w:pPr>
              <w:keepNext w:val="0"/>
              <w:keepLines w:val="0"/>
              <w:widowControl/>
              <w:suppressLineNumbers w:val="0"/>
              <w:snapToGrid w:val="0"/>
              <w:jc w:val="lef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占比</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1E252DE8">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10%</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0A89451C">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9%</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0F48E1B8">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8%</w:t>
            </w:r>
          </w:p>
        </w:tc>
      </w:tr>
      <w:tr w14:paraId="51E90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509"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7AA233D4">
            <w:pPr>
              <w:keepNext w:val="0"/>
              <w:keepLines w:val="0"/>
              <w:widowControl/>
              <w:suppressLineNumbers w:val="0"/>
              <w:snapToGrid w:val="0"/>
              <w:jc w:val="lef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研发费用</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9F30419">
            <w:pPr>
              <w:keepNext w:val="0"/>
              <w:keepLines w:val="0"/>
              <w:widowControl/>
              <w:suppressLineNumbers w:val="0"/>
              <w:snapToGrid w:val="0"/>
              <w:jc w:val="righ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3,000.00</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4D780A7">
            <w:pPr>
              <w:keepNext w:val="0"/>
              <w:keepLines w:val="0"/>
              <w:widowControl/>
              <w:suppressLineNumbers w:val="0"/>
              <w:snapToGrid w:val="0"/>
              <w:jc w:val="righ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4,250.00</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11FF7E98">
            <w:pPr>
              <w:keepNext w:val="0"/>
              <w:keepLines w:val="0"/>
              <w:widowControl/>
              <w:suppressLineNumbers w:val="0"/>
              <w:snapToGrid w:val="0"/>
              <w:jc w:val="righ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6,000.00</w:t>
            </w:r>
          </w:p>
        </w:tc>
      </w:tr>
      <w:tr w14:paraId="5B44A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509"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3879AD9D">
            <w:pPr>
              <w:keepNext w:val="0"/>
              <w:keepLines w:val="0"/>
              <w:widowControl/>
              <w:suppressLineNumbers w:val="0"/>
              <w:snapToGrid w:val="0"/>
              <w:jc w:val="lef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占比</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01F1F437">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20%</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3365E232">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17%</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5D712F1B">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15%</w:t>
            </w:r>
          </w:p>
        </w:tc>
      </w:tr>
      <w:tr w14:paraId="18F78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509"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33CBC82D">
            <w:pPr>
              <w:keepNext w:val="0"/>
              <w:keepLines w:val="0"/>
              <w:widowControl/>
              <w:suppressLineNumbers w:val="0"/>
              <w:snapToGrid w:val="0"/>
              <w:jc w:val="lef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营业利润</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45E0FD3D">
            <w:pPr>
              <w:keepNext w:val="0"/>
              <w:keepLines w:val="0"/>
              <w:widowControl/>
              <w:suppressLineNumbers w:val="0"/>
              <w:snapToGrid w:val="0"/>
              <w:jc w:val="righ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140.00</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0E26EC09">
            <w:pPr>
              <w:keepNext w:val="0"/>
              <w:keepLines w:val="0"/>
              <w:widowControl/>
              <w:suppressLineNumbers w:val="0"/>
              <w:snapToGrid w:val="0"/>
              <w:jc w:val="righ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1,600.00</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5873496E">
            <w:pPr>
              <w:keepNext w:val="0"/>
              <w:keepLines w:val="0"/>
              <w:widowControl/>
              <w:suppressLineNumbers w:val="0"/>
              <w:snapToGrid w:val="0"/>
              <w:jc w:val="righ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4,300.00</w:t>
            </w:r>
          </w:p>
        </w:tc>
      </w:tr>
      <w:tr w14:paraId="21760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509"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ign w:val="center"/>
          </w:tcPr>
          <w:p w14:paraId="5740D524">
            <w:pPr>
              <w:keepNext w:val="0"/>
              <w:keepLines w:val="0"/>
              <w:widowControl/>
              <w:suppressLineNumbers w:val="0"/>
              <w:snapToGrid w:val="0"/>
              <w:jc w:val="lef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所得税（15%）</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236D94DE">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21.00</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ign w:val="center"/>
          </w:tcPr>
          <w:p w14:paraId="3E399AEC">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240.00</w:t>
            </w:r>
          </w:p>
        </w:tc>
        <w:tc>
          <w:tcPr>
            <w:tcW w:w="197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ign w:val="center"/>
          </w:tcPr>
          <w:p w14:paraId="15812082">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645.00</w:t>
            </w:r>
          </w:p>
        </w:tc>
      </w:tr>
      <w:tr w14:paraId="7CA6B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509"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noWrap/>
            <w:vAlign w:val="center"/>
          </w:tcPr>
          <w:p w14:paraId="072CAB64">
            <w:pPr>
              <w:keepNext w:val="0"/>
              <w:keepLines w:val="0"/>
              <w:widowControl/>
              <w:suppressLineNumbers w:val="0"/>
              <w:snapToGrid w:val="0"/>
              <w:jc w:val="lef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净利润</w:t>
            </w:r>
          </w:p>
        </w:tc>
        <w:tc>
          <w:tcPr>
            <w:tcW w:w="1974"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ign w:val="center"/>
          </w:tcPr>
          <w:p w14:paraId="1DEFEC36">
            <w:pPr>
              <w:keepNext w:val="0"/>
              <w:keepLines w:val="0"/>
              <w:widowControl/>
              <w:suppressLineNumbers w:val="0"/>
              <w:snapToGrid w:val="0"/>
              <w:jc w:val="righ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119.00</w:t>
            </w:r>
          </w:p>
        </w:tc>
        <w:tc>
          <w:tcPr>
            <w:tcW w:w="1974"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ign w:val="center"/>
          </w:tcPr>
          <w:p w14:paraId="3764FAE7">
            <w:pPr>
              <w:keepNext w:val="0"/>
              <w:keepLines w:val="0"/>
              <w:widowControl/>
              <w:suppressLineNumbers w:val="0"/>
              <w:snapToGrid w:val="0"/>
              <w:jc w:val="righ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1,360.00</w:t>
            </w:r>
          </w:p>
        </w:tc>
        <w:tc>
          <w:tcPr>
            <w:tcW w:w="1974"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noWrap/>
            <w:vAlign w:val="center"/>
          </w:tcPr>
          <w:p w14:paraId="1FFD591D">
            <w:pPr>
              <w:keepNext w:val="0"/>
              <w:keepLines w:val="0"/>
              <w:widowControl/>
              <w:suppressLineNumbers w:val="0"/>
              <w:snapToGrid w:val="0"/>
              <w:jc w:val="right"/>
              <w:textAlignment w:val="center"/>
              <w:rPr>
                <w:rFonts w:hint="default" w:ascii="Times New Roman" w:hAnsi="Times New Roman" w:eastAsia="楷体" w:cs="Times New Roman"/>
                <w:b w:val="0"/>
                <w:bCs/>
                <w:i w:val="0"/>
                <w:iCs/>
                <w:color w:val="000000"/>
                <w:sz w:val="21"/>
                <w:szCs w:val="21"/>
                <w:u w:val="none"/>
              </w:rPr>
            </w:pPr>
            <w:r>
              <w:rPr>
                <w:rFonts w:hint="default" w:ascii="Times New Roman" w:hAnsi="Times New Roman" w:eastAsia="楷体" w:cs="Times New Roman"/>
                <w:b w:val="0"/>
                <w:bCs/>
                <w:i w:val="0"/>
                <w:iCs/>
                <w:color w:val="000000"/>
                <w:kern w:val="0"/>
                <w:sz w:val="21"/>
                <w:szCs w:val="21"/>
                <w:u w:val="none"/>
                <w:lang w:val="en-US" w:eastAsia="zh-CN" w:bidi="ar"/>
              </w:rPr>
              <w:t>3,655.00</w:t>
            </w:r>
          </w:p>
        </w:tc>
      </w:tr>
    </w:tbl>
    <w:p w14:paraId="36A423B7">
      <w:pPr>
        <w:pStyle w:val="50"/>
        <w:pageBreakBefore w:val="0"/>
        <w:kinsoku/>
        <w:wordWrap/>
        <w:overflowPunct/>
        <w:topLinePunct w:val="0"/>
        <w:bidi w:val="0"/>
        <w:spacing w:beforeAutospacing="0" w:afterAutospacing="0" w:line="360" w:lineRule="auto"/>
        <w:ind w:left="0" w:leftChars="0" w:firstLine="480" w:firstLineChars="200"/>
        <w:rPr>
          <w:rFonts w:hint="default" w:ascii="Times New Roman" w:hAnsi="Times New Roman" w:eastAsia="楷体" w:cs="Times New Roman"/>
          <w:b w:val="0"/>
          <w:bCs w:val="0"/>
        </w:rPr>
      </w:pPr>
      <w:r>
        <w:rPr>
          <w:rFonts w:hint="default" w:ascii="Times New Roman" w:hAnsi="Times New Roman" w:eastAsia="楷体" w:cs="Times New Roman"/>
          <w:b w:val="0"/>
          <w:bCs w:val="0"/>
        </w:rPr>
        <w:t>企业提供的2025-2027年财务预测数据，营收层面：规模从15,000万元增至40,000万元，两年复合增长率88.6%。2025年，新能源业务（聚焦锂电）11,000万元（占73.3%），物流业务（拆码垛系统）3,000万元（占20%），“</w:t>
      </w:r>
      <w:r>
        <w:rPr>
          <w:rFonts w:hint="default" w:ascii="Times New Roman" w:hAnsi="Times New Roman" w:eastAsia="楷体" w:cs="Times New Roman"/>
          <w:b w:val="0"/>
          <w:bCs w:val="0"/>
          <w:lang w:eastAsia="zh-CN"/>
        </w:rPr>
        <w:t>其他</w:t>
      </w:r>
      <w:r>
        <w:rPr>
          <w:rFonts w:hint="default" w:ascii="Times New Roman" w:hAnsi="Times New Roman" w:eastAsia="楷体" w:cs="Times New Roman"/>
          <w:b w:val="0"/>
          <w:bCs w:val="0"/>
        </w:rPr>
        <w:t>”类行业（泛工业、医药等）1,000万元（占6.7%）；2026年营收25,000万元（同比增66.7%），新能源16,000万元（64%）、物流5,000万元（20%）、“</w:t>
      </w:r>
      <w:r>
        <w:rPr>
          <w:rFonts w:hint="default" w:ascii="Times New Roman" w:hAnsi="Times New Roman" w:eastAsia="楷体" w:cs="Times New Roman"/>
          <w:b w:val="0"/>
          <w:bCs w:val="0"/>
          <w:lang w:eastAsia="zh-CN"/>
        </w:rPr>
        <w:t>其他</w:t>
      </w:r>
      <w:r>
        <w:rPr>
          <w:rFonts w:hint="default" w:ascii="Times New Roman" w:hAnsi="Times New Roman" w:eastAsia="楷体" w:cs="Times New Roman"/>
          <w:b w:val="0"/>
          <w:bCs w:val="0"/>
        </w:rPr>
        <w:t>”类4,000万元（16%）；2027年营收40,000万元（同比增60%），新能源20,000万元（50%）、物流10,000万元（25%）、“</w:t>
      </w:r>
      <w:r>
        <w:rPr>
          <w:rFonts w:hint="default" w:ascii="Times New Roman" w:hAnsi="Times New Roman" w:eastAsia="楷体" w:cs="Times New Roman"/>
          <w:b w:val="0"/>
          <w:bCs w:val="0"/>
          <w:lang w:eastAsia="zh-CN"/>
        </w:rPr>
        <w:t>其他</w:t>
      </w:r>
      <w:r>
        <w:rPr>
          <w:rFonts w:hint="default" w:ascii="Times New Roman" w:hAnsi="Times New Roman" w:eastAsia="楷体" w:cs="Times New Roman"/>
          <w:b w:val="0"/>
          <w:bCs w:val="0"/>
        </w:rPr>
        <w:t>”类10,000万元（25%）。</w:t>
      </w:r>
      <w:bookmarkStart w:id="103" w:name="_GoBack"/>
      <w:bookmarkEnd w:id="103"/>
    </w:p>
    <w:p w14:paraId="0BCFD495">
      <w:pPr>
        <w:pStyle w:val="50"/>
        <w:pageBreakBefore w:val="0"/>
        <w:kinsoku/>
        <w:wordWrap/>
        <w:overflowPunct/>
        <w:topLinePunct w:val="0"/>
        <w:bidi w:val="0"/>
        <w:spacing w:beforeAutospacing="0" w:afterAutospacing="0" w:line="360" w:lineRule="auto"/>
        <w:ind w:left="0" w:leftChars="0" w:firstLine="480" w:firstLineChars="200"/>
        <w:rPr>
          <w:rFonts w:hint="default" w:ascii="Times New Roman" w:hAnsi="Times New Roman" w:eastAsia="楷体" w:cs="Times New Roman"/>
          <w:b w:val="0"/>
          <w:bCs w:val="0"/>
        </w:rPr>
      </w:pPr>
      <w:r>
        <w:rPr>
          <w:rFonts w:hint="default" w:ascii="Times New Roman" w:hAnsi="Times New Roman" w:eastAsia="楷体" w:cs="Times New Roman"/>
          <w:b w:val="0"/>
          <w:bCs w:val="0"/>
        </w:rPr>
        <w:t>盈利层面：2025-2027年整体毛利率从34.93%升至35.75%，新能源毛利率35%、物流33%、“</w:t>
      </w:r>
      <w:r>
        <w:rPr>
          <w:rFonts w:hint="default" w:ascii="Times New Roman" w:hAnsi="Times New Roman" w:eastAsia="楷体" w:cs="Times New Roman"/>
          <w:b w:val="0"/>
          <w:bCs w:val="0"/>
          <w:lang w:eastAsia="zh-CN"/>
        </w:rPr>
        <w:t>其他</w:t>
      </w:r>
      <w:r>
        <w:rPr>
          <w:rFonts w:hint="default" w:ascii="Times New Roman" w:hAnsi="Times New Roman" w:eastAsia="楷体" w:cs="Times New Roman"/>
          <w:b w:val="0"/>
          <w:bCs w:val="0"/>
        </w:rPr>
        <w:t>”类40%，“</w:t>
      </w:r>
      <w:r>
        <w:rPr>
          <w:rFonts w:hint="default" w:ascii="Times New Roman" w:hAnsi="Times New Roman" w:eastAsia="楷体" w:cs="Times New Roman"/>
          <w:b w:val="0"/>
          <w:bCs w:val="0"/>
          <w:lang w:eastAsia="zh-CN"/>
        </w:rPr>
        <w:t>其他</w:t>
      </w:r>
      <w:r>
        <w:rPr>
          <w:rFonts w:hint="default" w:ascii="Times New Roman" w:hAnsi="Times New Roman" w:eastAsia="楷体" w:cs="Times New Roman"/>
          <w:b w:val="0"/>
          <w:bCs w:val="0"/>
        </w:rPr>
        <w:t>”类营收占比提升为整体毛利率增长主因；净利润从119万元（净利率0.8%，受高研发投入影响）增至3,655万元（净利率9.1%），2026年净利润1,360万元（同比增959.7%，净利率5.44%）。</w:t>
      </w:r>
    </w:p>
    <w:p w14:paraId="4BC5B512">
      <w:pPr>
        <w:pStyle w:val="50"/>
        <w:pageBreakBefore w:val="0"/>
        <w:kinsoku/>
        <w:wordWrap/>
        <w:overflowPunct/>
        <w:topLinePunct w:val="0"/>
        <w:bidi w:val="0"/>
        <w:spacing w:beforeAutospacing="0" w:afterAutospacing="0" w:line="360" w:lineRule="auto"/>
        <w:ind w:left="0" w:leftChars="0" w:firstLine="480" w:firstLineChars="200"/>
        <w:rPr>
          <w:rFonts w:hint="default" w:ascii="Times New Roman" w:hAnsi="Times New Roman" w:eastAsia="楷体" w:cs="Times New Roman"/>
          <w:b w:val="0"/>
          <w:bCs w:val="0"/>
        </w:rPr>
      </w:pPr>
      <w:r>
        <w:rPr>
          <w:rFonts w:hint="default" w:ascii="Times New Roman" w:hAnsi="Times New Roman" w:eastAsia="楷体" w:cs="Times New Roman"/>
          <w:b w:val="0"/>
          <w:bCs w:val="0"/>
        </w:rPr>
        <w:t>费用层面：2025-2027年，销售费用从600万元（4%）降至800万元（2%），因头部客户复购率高、新增开拓成本低；管理费用从1,500万元（10%）降至3,200万元（8%），因营收扩张提升管理效率；研发费用从3,000万元（20%）增至6,000万元（15%），绝对值增长支撑核心技术研发，占比下降因营收摊薄。</w:t>
      </w:r>
    </w:p>
    <w:p w14:paraId="6692FDE9">
      <w:pPr>
        <w:pStyle w:val="50"/>
        <w:pageBreakBefore w:val="0"/>
        <w:kinsoku/>
        <w:wordWrap/>
        <w:overflowPunct/>
        <w:topLinePunct w:val="0"/>
        <w:bidi w:val="0"/>
        <w:spacing w:beforeAutospacing="0" w:afterAutospacing="0" w:line="360" w:lineRule="auto"/>
        <w:ind w:left="0" w:leftChars="0" w:firstLine="240" w:firstLineChars="100"/>
        <w:rPr>
          <w:rFonts w:hint="default" w:ascii="Times New Roman" w:hAnsi="Times New Roman" w:eastAsia="楷体" w:cs="Times New Roman"/>
          <w:b/>
          <w:bCs/>
          <w:lang w:val="en-US" w:eastAsia="zh-CN"/>
        </w:rPr>
      </w:pPr>
      <w:r>
        <w:rPr>
          <w:rFonts w:hint="default" w:ascii="Times New Roman" w:hAnsi="Times New Roman" w:eastAsia="楷体" w:cs="Times New Roman"/>
          <w:b/>
          <w:bCs/>
          <w:lang w:val="en-US" w:eastAsia="zh-CN"/>
        </w:rPr>
        <w:t>调整后的财务预测</w:t>
      </w:r>
    </w:p>
    <w:p w14:paraId="3A650DB2">
      <w:pPr>
        <w:pStyle w:val="50"/>
        <w:pageBreakBefore w:val="0"/>
        <w:kinsoku/>
        <w:wordWrap/>
        <w:overflowPunct/>
        <w:topLinePunct w:val="0"/>
        <w:bidi w:val="0"/>
        <w:spacing w:beforeAutospacing="0" w:afterAutospacing="0" w:line="360" w:lineRule="auto"/>
        <w:ind w:left="0" w:leftChars="0" w:firstLine="240" w:firstLineChars="100"/>
        <w:rPr>
          <w:rFonts w:hint="default" w:ascii="Times New Roman" w:hAnsi="Times New Roman" w:eastAsia="楷体" w:cs="Times New Roman"/>
          <w:b/>
          <w:bCs/>
          <w:lang w:val="en-US" w:eastAsia="zh-CN"/>
        </w:rPr>
      </w:pPr>
      <w:r>
        <w:rPr>
          <w:rFonts w:hint="eastAsia" w:ascii="Times New Roman" w:hAnsi="Times New Roman" w:eastAsia="楷体" w:cs="Times New Roman"/>
          <w:b/>
          <w:bCs/>
          <w:lang w:val="en-US" w:eastAsia="zh-CN"/>
        </w:rPr>
        <w:t>预测逻辑：①2</w:t>
      </w:r>
    </w:p>
    <w:p w14:paraId="3DADBDCF">
      <w:pPr>
        <w:pStyle w:val="50"/>
        <w:pageBreakBefore w:val="0"/>
        <w:kinsoku/>
        <w:wordWrap/>
        <w:overflowPunct/>
        <w:topLinePunct w:val="0"/>
        <w:bidi w:val="0"/>
        <w:spacing w:beforeAutospacing="0" w:afterAutospacing="0" w:line="360" w:lineRule="auto"/>
        <w:ind w:left="0" w:leftChars="0" w:firstLine="240" w:firstLineChars="100"/>
        <w:jc w:val="right"/>
        <w:rPr>
          <w:rFonts w:hint="default" w:ascii="Times New Roman" w:hAnsi="Times New Roman" w:eastAsia="楷体" w:cs="Times New Roman"/>
          <w:b/>
          <w:bCs/>
          <w:lang w:val="en-US" w:eastAsia="zh-CN"/>
        </w:rPr>
      </w:pPr>
      <w:r>
        <w:rPr>
          <w:rFonts w:hint="default" w:ascii="Times New Roman" w:hAnsi="Times New Roman" w:eastAsia="楷体" w:cs="Times New Roman"/>
          <w:b/>
          <w:bCs/>
          <w:lang w:val="en-US" w:eastAsia="zh-CN"/>
        </w:rPr>
        <w:t>人民币（万元）</w:t>
      </w:r>
    </w:p>
    <w:p w14:paraId="7542C906">
      <w:pPr>
        <w:pStyle w:val="50"/>
        <w:pageBreakBefore w:val="0"/>
        <w:kinsoku/>
        <w:wordWrap/>
        <w:overflowPunct/>
        <w:topLinePunct w:val="0"/>
        <w:bidi w:val="0"/>
        <w:spacing w:beforeAutospacing="0" w:afterAutospacing="0" w:line="360" w:lineRule="auto"/>
        <w:ind w:left="0" w:leftChars="0" w:firstLine="440" w:firstLineChars="200"/>
        <w:rPr>
          <w:rFonts w:hint="default" w:ascii="Times New Roman" w:hAnsi="Times New Roman" w:eastAsia="楷体" w:cs="Times New Roman"/>
          <w:b/>
          <w:bCs/>
          <w:sz w:val="22"/>
          <w:szCs w:val="22"/>
          <w:lang w:val="en-US" w:eastAsia="zh-CN"/>
        </w:rPr>
      </w:pPr>
      <w:commentRangeStart w:id="6"/>
      <w:r>
        <w:rPr>
          <w:rFonts w:hint="default" w:ascii="Times New Roman" w:hAnsi="Times New Roman" w:eastAsia="楷体" w:cs="Times New Roman"/>
          <w:b/>
          <w:bCs/>
          <w:sz w:val="22"/>
          <w:szCs w:val="22"/>
          <w:lang w:val="en-US" w:eastAsia="zh-CN"/>
        </w:rPr>
        <w:t>注：括号中数据为相对原财务预测的下降幅度</w:t>
      </w:r>
      <w:commentRangeEnd w:id="6"/>
      <w:r>
        <w:commentReference w:id="6"/>
      </w:r>
    </w:p>
    <w:tbl>
      <w:tblPr>
        <w:tblStyle w:val="27"/>
        <w:tblpPr w:leftFromText="180" w:rightFromText="180" w:vertAnchor="page" w:horzAnchor="page" w:tblpX="1577" w:tblpY="5243"/>
        <w:tblOverlap w:val="never"/>
        <w:tblW w:w="863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32" w:type="dxa"/>
          <w:left w:w="64" w:type="dxa"/>
          <w:bottom w:w="32" w:type="dxa"/>
          <w:right w:w="64" w:type="dxa"/>
        </w:tblCellMar>
      </w:tblPr>
      <w:tblGrid>
        <w:gridCol w:w="1095"/>
        <w:gridCol w:w="1040"/>
        <w:gridCol w:w="2240"/>
        <w:gridCol w:w="2160"/>
        <w:gridCol w:w="2102"/>
      </w:tblGrid>
      <w:tr w14:paraId="361C4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52" w:hRule="atLeast"/>
          <w:tblHeader/>
        </w:trPr>
        <w:tc>
          <w:tcPr>
            <w:tcW w:w="1095"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46CDAACD">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项目</w:t>
            </w:r>
          </w:p>
        </w:tc>
        <w:tc>
          <w:tcPr>
            <w:tcW w:w="1040"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4552C3FF">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分类</w:t>
            </w:r>
          </w:p>
        </w:tc>
        <w:tc>
          <w:tcPr>
            <w:tcW w:w="2240"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3FCFCEAD">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2025年</w:t>
            </w:r>
          </w:p>
        </w:tc>
        <w:tc>
          <w:tcPr>
            <w:tcW w:w="2160"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205E7F5B">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2026年</w:t>
            </w:r>
          </w:p>
        </w:tc>
        <w:tc>
          <w:tcPr>
            <w:tcW w:w="2102"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11CB8ED8">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themeColor="dark1"/>
                <w:sz w:val="21"/>
                <w:szCs w:val="21"/>
                <w:u w:val="none"/>
                <w14:textFill>
                  <w14:solidFill>
                    <w14:schemeClr w14:val="dk1"/>
                  </w14:solidFill>
                </w14:textFill>
              </w:rPr>
            </w:pPr>
            <w:r>
              <w:rPr>
                <w:rFonts w:hint="default" w:ascii="Times New Roman" w:hAnsi="Times New Roman" w:eastAsia="楷体" w:cs="Times New Roman"/>
                <w:b/>
                <w:bCs/>
                <w:i w:val="0"/>
                <w:iCs w:val="0"/>
                <w:color w:val="000000" w:themeColor="dark1"/>
                <w:kern w:val="0"/>
                <w:sz w:val="21"/>
                <w:szCs w:val="21"/>
                <w:u w:val="none"/>
                <w:lang w:val="en-US" w:eastAsia="zh-CN" w:bidi="ar"/>
                <w14:textFill>
                  <w14:solidFill>
                    <w14:schemeClr w14:val="dk1"/>
                  </w14:solidFill>
                </w14:textFill>
              </w:rPr>
              <w:t>2027年</w:t>
            </w:r>
          </w:p>
        </w:tc>
      </w:tr>
      <w:tr w14:paraId="39D65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8" w:hRule="atLeast"/>
        </w:trPr>
        <w:tc>
          <w:tcPr>
            <w:tcW w:w="1095" w:type="dxa"/>
            <w:vMerge w:val="restar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76EBDF13">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营业收入</w:t>
            </w:r>
          </w:p>
        </w:tc>
        <w:tc>
          <w:tcPr>
            <w:tcW w:w="10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45E14FFA">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合计</w:t>
            </w:r>
          </w:p>
        </w:tc>
        <w:tc>
          <w:tcPr>
            <w:tcW w:w="22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FAFFCE2">
            <w:pPr>
              <w:keepNext w:val="0"/>
              <w:keepLines w:val="0"/>
              <w:widowControl/>
              <w:suppressLineNumbers w:val="0"/>
              <w:snapToGrid w:val="0"/>
              <w:jc w:val="right"/>
              <w:textAlignment w:val="center"/>
              <w:rPr>
                <w:rFonts w:hint="default" w:ascii="Times New Roman" w:hAnsi="Times New Roman" w:eastAsia="楷体" w:cs="Times New Roman"/>
                <w:b/>
                <w:bCs w:val="0"/>
                <w:i w:val="0"/>
                <w:iCs w:val="0"/>
                <w:color w:val="000000"/>
                <w:sz w:val="21"/>
                <w:szCs w:val="21"/>
                <w:u w:val="none"/>
              </w:rPr>
            </w:pPr>
            <w:r>
              <w:rPr>
                <w:rFonts w:hint="default" w:ascii="Times New Roman" w:hAnsi="Times New Roman" w:eastAsia="楷体" w:cs="Times New Roman"/>
                <w:b/>
                <w:bCs w:val="0"/>
                <w:i w:val="0"/>
                <w:iCs w:val="0"/>
                <w:color w:val="000000"/>
                <w:kern w:val="0"/>
                <w:sz w:val="21"/>
                <w:szCs w:val="21"/>
                <w:u w:val="none"/>
                <w:lang w:val="en-US" w:eastAsia="zh-CN" w:bidi="ar"/>
              </w:rPr>
              <w:t>13,207.00（↓11.95%)</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211B542E">
            <w:pPr>
              <w:keepNext w:val="0"/>
              <w:keepLines w:val="0"/>
              <w:widowControl/>
              <w:suppressLineNumbers w:val="0"/>
              <w:snapToGrid w:val="0"/>
              <w:jc w:val="right"/>
              <w:textAlignment w:val="center"/>
              <w:rPr>
                <w:rFonts w:hint="default" w:ascii="Times New Roman" w:hAnsi="Times New Roman" w:eastAsia="楷体" w:cs="Times New Roman"/>
                <w:b/>
                <w:bCs w:val="0"/>
                <w:i w:val="0"/>
                <w:iCs w:val="0"/>
                <w:color w:val="000000"/>
                <w:sz w:val="21"/>
                <w:szCs w:val="21"/>
                <w:u w:val="none"/>
              </w:rPr>
            </w:pPr>
            <w:r>
              <w:rPr>
                <w:rFonts w:hint="default" w:ascii="Times New Roman" w:hAnsi="Times New Roman" w:eastAsia="楷体" w:cs="Times New Roman"/>
                <w:b/>
                <w:bCs w:val="0"/>
                <w:i w:val="0"/>
                <w:iCs w:val="0"/>
                <w:color w:val="000000"/>
                <w:kern w:val="0"/>
                <w:sz w:val="21"/>
                <w:szCs w:val="21"/>
                <w:u w:val="none"/>
                <w:lang w:val="en-US" w:eastAsia="zh-CN" w:bidi="ar"/>
              </w:rPr>
              <w:t>16,809.00(↓32.77%)</w:t>
            </w:r>
          </w:p>
        </w:tc>
        <w:tc>
          <w:tcPr>
            <w:tcW w:w="210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45E7A574">
            <w:pPr>
              <w:keepNext w:val="0"/>
              <w:keepLines w:val="0"/>
              <w:widowControl/>
              <w:suppressLineNumbers w:val="0"/>
              <w:snapToGrid w:val="0"/>
              <w:jc w:val="right"/>
              <w:textAlignment w:val="center"/>
              <w:rPr>
                <w:rFonts w:hint="default" w:ascii="Times New Roman" w:hAnsi="Times New Roman" w:eastAsia="楷体" w:cs="Times New Roman"/>
                <w:b/>
                <w:bCs w:val="0"/>
                <w:i w:val="0"/>
                <w:iCs w:val="0"/>
                <w:color w:val="000000"/>
                <w:sz w:val="21"/>
                <w:szCs w:val="21"/>
                <w:u w:val="none"/>
              </w:rPr>
            </w:pPr>
            <w:r>
              <w:rPr>
                <w:rFonts w:hint="default" w:ascii="Times New Roman" w:hAnsi="Times New Roman" w:eastAsia="楷体" w:cs="Times New Roman"/>
                <w:b/>
                <w:bCs w:val="0"/>
                <w:i w:val="0"/>
                <w:iCs w:val="0"/>
                <w:color w:val="000000"/>
                <w:kern w:val="0"/>
                <w:sz w:val="21"/>
                <w:szCs w:val="21"/>
                <w:u w:val="none"/>
                <w:lang w:val="en-US" w:eastAsia="zh-CN" w:bidi="ar"/>
              </w:rPr>
              <w:t>21,851.00(↓45.37%)</w:t>
            </w:r>
          </w:p>
        </w:tc>
      </w:tr>
      <w:tr w14:paraId="73893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8" w:hRule="atLeast"/>
        </w:trPr>
        <w:tc>
          <w:tcPr>
            <w:tcW w:w="1095" w:type="dxa"/>
            <w:vMerge w:val="continue"/>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334D0A14">
            <w:pPr>
              <w:snapToGrid w:val="0"/>
              <w:jc w:val="center"/>
              <w:rPr>
                <w:rFonts w:hint="default" w:ascii="Times New Roman" w:hAnsi="Times New Roman" w:eastAsia="楷体" w:cs="Times New Roman"/>
                <w:b/>
                <w:bCs/>
                <w:i w:val="0"/>
                <w:iCs w:val="0"/>
                <w:color w:val="000000"/>
                <w:sz w:val="21"/>
                <w:szCs w:val="21"/>
                <w:u w:val="none"/>
              </w:rPr>
            </w:pPr>
          </w:p>
        </w:tc>
        <w:tc>
          <w:tcPr>
            <w:tcW w:w="10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DB97178">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新能源</w:t>
            </w:r>
          </w:p>
        </w:tc>
        <w:tc>
          <w:tcPr>
            <w:tcW w:w="22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9B131E0">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8,955.00</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2D2E255B">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10,746.00</w:t>
            </w:r>
          </w:p>
        </w:tc>
        <w:tc>
          <w:tcPr>
            <w:tcW w:w="210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BC3D6FE">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13,970.00</w:t>
            </w:r>
          </w:p>
        </w:tc>
      </w:tr>
      <w:tr w14:paraId="46E7C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trPr>
        <w:tc>
          <w:tcPr>
            <w:tcW w:w="1095" w:type="dxa"/>
            <w:vMerge w:val="continue"/>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07927ED6">
            <w:pPr>
              <w:snapToGrid w:val="0"/>
              <w:jc w:val="center"/>
              <w:rPr>
                <w:rFonts w:hint="default" w:ascii="Times New Roman" w:hAnsi="Times New Roman" w:eastAsia="楷体" w:cs="Times New Roman"/>
                <w:b/>
                <w:bCs/>
                <w:i w:val="0"/>
                <w:iCs w:val="0"/>
                <w:color w:val="000000"/>
                <w:sz w:val="21"/>
                <w:szCs w:val="21"/>
                <w:u w:val="none"/>
              </w:rPr>
            </w:pPr>
          </w:p>
        </w:tc>
        <w:tc>
          <w:tcPr>
            <w:tcW w:w="10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47F5B26E">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物流</w:t>
            </w:r>
          </w:p>
        </w:tc>
        <w:tc>
          <w:tcPr>
            <w:tcW w:w="22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306BE2A">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3,302.00</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582ECBC4">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4,293.00</w:t>
            </w:r>
          </w:p>
        </w:tc>
        <w:tc>
          <w:tcPr>
            <w:tcW w:w="210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3FC26F7E">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5,581.00</w:t>
            </w:r>
          </w:p>
        </w:tc>
      </w:tr>
      <w:tr w14:paraId="70A99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01" w:hRule="atLeast"/>
        </w:trPr>
        <w:tc>
          <w:tcPr>
            <w:tcW w:w="1095" w:type="dxa"/>
            <w:vMerge w:val="continue"/>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5E421BA2">
            <w:pPr>
              <w:snapToGrid w:val="0"/>
              <w:jc w:val="center"/>
              <w:rPr>
                <w:rFonts w:hint="default" w:ascii="Times New Roman" w:hAnsi="Times New Roman" w:eastAsia="楷体" w:cs="Times New Roman"/>
                <w:b/>
                <w:bCs/>
                <w:i w:val="0"/>
                <w:iCs w:val="0"/>
                <w:color w:val="000000"/>
                <w:sz w:val="21"/>
                <w:szCs w:val="21"/>
                <w:u w:val="none"/>
              </w:rPr>
            </w:pPr>
          </w:p>
        </w:tc>
        <w:tc>
          <w:tcPr>
            <w:tcW w:w="10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AF21D42">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其他（医药/泛工业）</w:t>
            </w:r>
          </w:p>
        </w:tc>
        <w:tc>
          <w:tcPr>
            <w:tcW w:w="22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448AF58">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949.00</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522387D6">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1,770.00</w:t>
            </w:r>
          </w:p>
        </w:tc>
        <w:tc>
          <w:tcPr>
            <w:tcW w:w="210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3B33818">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2,300.00</w:t>
            </w:r>
          </w:p>
        </w:tc>
      </w:tr>
      <w:tr w14:paraId="3A1D0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trPr>
        <w:tc>
          <w:tcPr>
            <w:tcW w:w="1095" w:type="dxa"/>
            <w:vMerge w:val="restar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36B56898">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毛利率</w:t>
            </w:r>
          </w:p>
        </w:tc>
        <w:tc>
          <w:tcPr>
            <w:tcW w:w="10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4B309391">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新能源</w:t>
            </w:r>
          </w:p>
        </w:tc>
        <w:tc>
          <w:tcPr>
            <w:tcW w:w="22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0305D87">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34.50%</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04D2C8FD">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34.70%</w:t>
            </w:r>
          </w:p>
        </w:tc>
        <w:tc>
          <w:tcPr>
            <w:tcW w:w="210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38DB940C">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34.90%</w:t>
            </w:r>
          </w:p>
        </w:tc>
      </w:tr>
      <w:tr w14:paraId="43DD7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trPr>
        <w:tc>
          <w:tcPr>
            <w:tcW w:w="1095" w:type="dxa"/>
            <w:vMerge w:val="continue"/>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118E13F7">
            <w:pPr>
              <w:snapToGrid w:val="0"/>
              <w:jc w:val="center"/>
              <w:rPr>
                <w:rFonts w:hint="default" w:ascii="Times New Roman" w:hAnsi="Times New Roman" w:eastAsia="楷体" w:cs="Times New Roman"/>
                <w:b/>
                <w:bCs/>
                <w:i w:val="0"/>
                <w:iCs w:val="0"/>
                <w:color w:val="000000"/>
                <w:sz w:val="21"/>
                <w:szCs w:val="21"/>
                <w:u w:val="none"/>
              </w:rPr>
            </w:pPr>
          </w:p>
        </w:tc>
        <w:tc>
          <w:tcPr>
            <w:tcW w:w="10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007ABAD">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物流</w:t>
            </w:r>
          </w:p>
        </w:tc>
        <w:tc>
          <w:tcPr>
            <w:tcW w:w="22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5477872">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32.00%</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4DC3A224">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32.20%</w:t>
            </w:r>
          </w:p>
        </w:tc>
        <w:tc>
          <w:tcPr>
            <w:tcW w:w="210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3578781">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32.40%</w:t>
            </w:r>
          </w:p>
        </w:tc>
      </w:tr>
      <w:tr w14:paraId="1B0FF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01" w:hRule="atLeast"/>
        </w:trPr>
        <w:tc>
          <w:tcPr>
            <w:tcW w:w="1095" w:type="dxa"/>
            <w:vMerge w:val="continue"/>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1A9FDD25">
            <w:pPr>
              <w:snapToGrid w:val="0"/>
              <w:jc w:val="center"/>
              <w:rPr>
                <w:rFonts w:hint="default" w:ascii="Times New Roman" w:hAnsi="Times New Roman" w:eastAsia="楷体" w:cs="Times New Roman"/>
                <w:b/>
                <w:bCs/>
                <w:i w:val="0"/>
                <w:iCs w:val="0"/>
                <w:color w:val="000000"/>
                <w:sz w:val="21"/>
                <w:szCs w:val="21"/>
                <w:u w:val="none"/>
              </w:rPr>
            </w:pPr>
          </w:p>
        </w:tc>
        <w:tc>
          <w:tcPr>
            <w:tcW w:w="10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1554573D">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其他（医药/泛工业）</w:t>
            </w:r>
          </w:p>
        </w:tc>
        <w:tc>
          <w:tcPr>
            <w:tcW w:w="22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455EF4F">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39.00%</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39151591">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39.20%</w:t>
            </w:r>
          </w:p>
        </w:tc>
        <w:tc>
          <w:tcPr>
            <w:tcW w:w="210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410013C8">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39.40%</w:t>
            </w:r>
          </w:p>
        </w:tc>
      </w:tr>
      <w:tr w14:paraId="2A604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trPr>
        <w:tc>
          <w:tcPr>
            <w:tcW w:w="1095" w:type="dxa"/>
            <w:vMerge w:val="restar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78D029A0">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毛利</w:t>
            </w:r>
          </w:p>
        </w:tc>
        <w:tc>
          <w:tcPr>
            <w:tcW w:w="10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32AFD8F8">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合计</w:t>
            </w:r>
          </w:p>
        </w:tc>
        <w:tc>
          <w:tcPr>
            <w:tcW w:w="22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EB67311">
            <w:pPr>
              <w:keepNext w:val="0"/>
              <w:keepLines w:val="0"/>
              <w:widowControl/>
              <w:suppressLineNumbers w:val="0"/>
              <w:snapToGrid w:val="0"/>
              <w:jc w:val="right"/>
              <w:textAlignment w:val="center"/>
              <w:rPr>
                <w:rFonts w:hint="default" w:ascii="Times New Roman" w:hAnsi="Times New Roman" w:eastAsia="楷体" w:cs="Times New Roman"/>
                <w:b/>
                <w:bCs w:val="0"/>
                <w:i w:val="0"/>
                <w:iCs w:val="0"/>
                <w:color w:val="000000"/>
                <w:sz w:val="21"/>
                <w:szCs w:val="21"/>
                <w:u w:val="none"/>
              </w:rPr>
            </w:pPr>
            <w:r>
              <w:rPr>
                <w:rFonts w:hint="default" w:ascii="Times New Roman" w:hAnsi="Times New Roman" w:eastAsia="楷体" w:cs="Times New Roman"/>
                <w:b/>
                <w:bCs w:val="0"/>
                <w:i w:val="0"/>
                <w:iCs w:val="0"/>
                <w:color w:val="000000"/>
                <w:kern w:val="0"/>
                <w:sz w:val="21"/>
                <w:szCs w:val="21"/>
                <w:u w:val="none"/>
                <w:lang w:val="en-US" w:eastAsia="zh-CN" w:bidi="ar"/>
              </w:rPr>
              <w:t>4,516.83(↓13.80%)</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40E68117">
            <w:pPr>
              <w:keepNext w:val="0"/>
              <w:keepLines w:val="0"/>
              <w:widowControl/>
              <w:suppressLineNumbers w:val="0"/>
              <w:snapToGrid w:val="0"/>
              <w:jc w:val="right"/>
              <w:textAlignment w:val="center"/>
              <w:rPr>
                <w:rFonts w:hint="default" w:ascii="Times New Roman" w:hAnsi="Times New Roman" w:eastAsia="楷体" w:cs="Times New Roman"/>
                <w:b/>
                <w:bCs w:val="0"/>
                <w:i w:val="0"/>
                <w:iCs w:val="0"/>
                <w:color w:val="000000"/>
                <w:sz w:val="21"/>
                <w:szCs w:val="21"/>
                <w:u w:val="none"/>
              </w:rPr>
            </w:pPr>
            <w:r>
              <w:rPr>
                <w:rFonts w:hint="default" w:ascii="Times New Roman" w:hAnsi="Times New Roman" w:eastAsia="楷体" w:cs="Times New Roman"/>
                <w:b/>
                <w:bCs w:val="0"/>
                <w:i w:val="0"/>
                <w:iCs w:val="0"/>
                <w:color w:val="000000"/>
                <w:kern w:val="0"/>
                <w:sz w:val="21"/>
                <w:szCs w:val="21"/>
                <w:u w:val="none"/>
                <w:lang w:val="en-US" w:eastAsia="zh-CN" w:bidi="ar"/>
              </w:rPr>
              <w:t>5,806.05(↓48.96%)</w:t>
            </w:r>
          </w:p>
        </w:tc>
        <w:tc>
          <w:tcPr>
            <w:tcW w:w="210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C55F268">
            <w:pPr>
              <w:keepNext w:val="0"/>
              <w:keepLines w:val="0"/>
              <w:widowControl/>
              <w:suppressLineNumbers w:val="0"/>
              <w:snapToGrid w:val="0"/>
              <w:jc w:val="right"/>
              <w:textAlignment w:val="center"/>
              <w:rPr>
                <w:rFonts w:hint="default" w:ascii="Times New Roman" w:hAnsi="Times New Roman" w:eastAsia="楷体" w:cs="Times New Roman"/>
                <w:b/>
                <w:bCs w:val="0"/>
                <w:i w:val="0"/>
                <w:iCs w:val="0"/>
                <w:color w:val="000000"/>
                <w:sz w:val="21"/>
                <w:szCs w:val="21"/>
                <w:u w:val="none"/>
              </w:rPr>
            </w:pPr>
            <w:r>
              <w:rPr>
                <w:rFonts w:hint="default" w:ascii="Times New Roman" w:hAnsi="Times New Roman" w:eastAsia="楷体" w:cs="Times New Roman"/>
                <w:b/>
                <w:bCs w:val="0"/>
                <w:i w:val="0"/>
                <w:iCs w:val="0"/>
                <w:color w:val="000000"/>
                <w:kern w:val="0"/>
                <w:sz w:val="21"/>
                <w:szCs w:val="21"/>
                <w:u w:val="none"/>
                <w:lang w:val="en-US" w:eastAsia="zh-CN" w:bidi="ar"/>
              </w:rPr>
              <w:t>7,669.97(↓68.41%)</w:t>
            </w:r>
          </w:p>
        </w:tc>
      </w:tr>
      <w:tr w14:paraId="00859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67" w:hRule="atLeast"/>
        </w:trPr>
        <w:tc>
          <w:tcPr>
            <w:tcW w:w="1095" w:type="dxa"/>
            <w:vMerge w:val="continue"/>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369966C5">
            <w:pPr>
              <w:snapToGrid w:val="0"/>
              <w:jc w:val="center"/>
              <w:rPr>
                <w:rFonts w:hint="default" w:ascii="Times New Roman" w:hAnsi="Times New Roman" w:eastAsia="楷体" w:cs="Times New Roman"/>
                <w:b/>
                <w:bCs/>
                <w:i w:val="0"/>
                <w:iCs w:val="0"/>
                <w:color w:val="000000"/>
                <w:sz w:val="21"/>
                <w:szCs w:val="21"/>
                <w:u w:val="none"/>
              </w:rPr>
            </w:pPr>
          </w:p>
        </w:tc>
        <w:tc>
          <w:tcPr>
            <w:tcW w:w="10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1ADD89FB">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新能源</w:t>
            </w:r>
          </w:p>
        </w:tc>
        <w:tc>
          <w:tcPr>
            <w:tcW w:w="22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305B19D">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3,090.08</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0DFEF95C">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3,729.86</w:t>
            </w:r>
          </w:p>
        </w:tc>
        <w:tc>
          <w:tcPr>
            <w:tcW w:w="210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32607CAA">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4,875.53</w:t>
            </w:r>
          </w:p>
        </w:tc>
      </w:tr>
      <w:tr w14:paraId="1C403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1095" w:type="dxa"/>
            <w:vMerge w:val="continue"/>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095598AD">
            <w:pPr>
              <w:snapToGrid w:val="0"/>
              <w:jc w:val="center"/>
              <w:rPr>
                <w:rFonts w:hint="default" w:ascii="Times New Roman" w:hAnsi="Times New Roman" w:eastAsia="楷体" w:cs="Times New Roman"/>
                <w:b/>
                <w:bCs/>
                <w:i w:val="0"/>
                <w:iCs w:val="0"/>
                <w:color w:val="000000"/>
                <w:sz w:val="21"/>
                <w:szCs w:val="21"/>
                <w:u w:val="none"/>
              </w:rPr>
            </w:pPr>
          </w:p>
        </w:tc>
        <w:tc>
          <w:tcPr>
            <w:tcW w:w="10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1850A158">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物流</w:t>
            </w:r>
          </w:p>
        </w:tc>
        <w:tc>
          <w:tcPr>
            <w:tcW w:w="22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0AE26B2">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1,056.64</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3C4AEDE1">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1,382.35</w:t>
            </w:r>
          </w:p>
        </w:tc>
        <w:tc>
          <w:tcPr>
            <w:tcW w:w="210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FDFDE70">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1,808.24</w:t>
            </w:r>
          </w:p>
        </w:tc>
      </w:tr>
      <w:tr w14:paraId="70A3D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01" w:hRule="atLeast"/>
        </w:trPr>
        <w:tc>
          <w:tcPr>
            <w:tcW w:w="1095" w:type="dxa"/>
            <w:vMerge w:val="continue"/>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09BACF3A">
            <w:pPr>
              <w:snapToGrid w:val="0"/>
              <w:jc w:val="center"/>
              <w:rPr>
                <w:rFonts w:hint="default" w:ascii="Times New Roman" w:hAnsi="Times New Roman" w:eastAsia="楷体" w:cs="Times New Roman"/>
                <w:b/>
                <w:bCs/>
                <w:i w:val="0"/>
                <w:iCs w:val="0"/>
                <w:color w:val="000000"/>
                <w:sz w:val="21"/>
                <w:szCs w:val="21"/>
                <w:u w:val="none"/>
              </w:rPr>
            </w:pPr>
          </w:p>
        </w:tc>
        <w:tc>
          <w:tcPr>
            <w:tcW w:w="10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15B38A17">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其他（医药/泛工业）</w:t>
            </w:r>
          </w:p>
        </w:tc>
        <w:tc>
          <w:tcPr>
            <w:tcW w:w="22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32DE4B3B">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370.11</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071339C5">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693.84</w:t>
            </w:r>
          </w:p>
        </w:tc>
        <w:tc>
          <w:tcPr>
            <w:tcW w:w="210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4BC5261E">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906.20</w:t>
            </w:r>
          </w:p>
        </w:tc>
      </w:tr>
      <w:tr w14:paraId="50FBB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trPr>
        <w:tc>
          <w:tcPr>
            <w:tcW w:w="1095" w:type="dxa"/>
            <w:vMerge w:val="restar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44C0DF61">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期间费用</w:t>
            </w:r>
          </w:p>
        </w:tc>
        <w:tc>
          <w:tcPr>
            <w:tcW w:w="10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3851652">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销售费用</w:t>
            </w:r>
          </w:p>
        </w:tc>
        <w:tc>
          <w:tcPr>
            <w:tcW w:w="22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763A075">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660.00</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0FE2D6E5">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840.00</w:t>
            </w:r>
          </w:p>
        </w:tc>
        <w:tc>
          <w:tcPr>
            <w:tcW w:w="210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F7A185B">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1,093.00</w:t>
            </w:r>
          </w:p>
        </w:tc>
      </w:tr>
      <w:tr w14:paraId="608F1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trPr>
        <w:tc>
          <w:tcPr>
            <w:tcW w:w="1095" w:type="dxa"/>
            <w:vMerge w:val="continue"/>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68976EBC">
            <w:pPr>
              <w:snapToGrid w:val="0"/>
              <w:jc w:val="center"/>
              <w:rPr>
                <w:rFonts w:hint="default" w:ascii="Times New Roman" w:hAnsi="Times New Roman" w:eastAsia="楷体" w:cs="Times New Roman"/>
                <w:b/>
                <w:bCs/>
                <w:i w:val="0"/>
                <w:iCs w:val="0"/>
                <w:color w:val="000000"/>
                <w:sz w:val="21"/>
                <w:szCs w:val="21"/>
                <w:u w:val="none"/>
              </w:rPr>
            </w:pPr>
          </w:p>
        </w:tc>
        <w:tc>
          <w:tcPr>
            <w:tcW w:w="10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D003D24">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管理费用</w:t>
            </w:r>
          </w:p>
        </w:tc>
        <w:tc>
          <w:tcPr>
            <w:tcW w:w="22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52E393B">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1,189.00</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1F0B4A10">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1,513.00</w:t>
            </w:r>
          </w:p>
        </w:tc>
        <w:tc>
          <w:tcPr>
            <w:tcW w:w="210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7BCD8CF">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1,967.00</w:t>
            </w:r>
          </w:p>
        </w:tc>
      </w:tr>
      <w:tr w14:paraId="004DA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trPr>
        <w:tc>
          <w:tcPr>
            <w:tcW w:w="1095" w:type="dxa"/>
            <w:vMerge w:val="continue"/>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0B0A58DC">
            <w:pPr>
              <w:snapToGrid w:val="0"/>
              <w:jc w:val="center"/>
              <w:rPr>
                <w:rFonts w:hint="default" w:ascii="Times New Roman" w:hAnsi="Times New Roman" w:eastAsia="楷体" w:cs="Times New Roman"/>
                <w:b/>
                <w:bCs/>
                <w:i w:val="0"/>
                <w:iCs w:val="0"/>
                <w:color w:val="000000"/>
                <w:sz w:val="21"/>
                <w:szCs w:val="21"/>
                <w:u w:val="none"/>
              </w:rPr>
            </w:pPr>
          </w:p>
        </w:tc>
        <w:tc>
          <w:tcPr>
            <w:tcW w:w="10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538D58E">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研发费用</w:t>
            </w:r>
          </w:p>
        </w:tc>
        <w:tc>
          <w:tcPr>
            <w:tcW w:w="22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CF3CAD9">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2,554.50</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00E01722">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3,224.00</w:t>
            </w:r>
          </w:p>
        </w:tc>
        <w:tc>
          <w:tcPr>
            <w:tcW w:w="210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1EF5913">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4,068.00</w:t>
            </w:r>
          </w:p>
        </w:tc>
      </w:tr>
      <w:tr w14:paraId="102A1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01" w:hRule="atLeast"/>
        </w:trPr>
        <w:tc>
          <w:tcPr>
            <w:tcW w:w="1095" w:type="dxa"/>
            <w:vMerge w:val="continue"/>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3E978732">
            <w:pPr>
              <w:snapToGrid w:val="0"/>
              <w:jc w:val="center"/>
              <w:rPr>
                <w:rFonts w:hint="default" w:ascii="Times New Roman" w:hAnsi="Times New Roman" w:eastAsia="楷体" w:cs="Times New Roman"/>
                <w:b/>
                <w:bCs/>
                <w:i w:val="0"/>
                <w:iCs w:val="0"/>
                <w:color w:val="000000"/>
                <w:sz w:val="21"/>
                <w:szCs w:val="21"/>
                <w:u w:val="none"/>
              </w:rPr>
            </w:pPr>
          </w:p>
        </w:tc>
        <w:tc>
          <w:tcPr>
            <w:tcW w:w="10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CD1FA46">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期间费用合计</w:t>
            </w:r>
          </w:p>
        </w:tc>
        <w:tc>
          <w:tcPr>
            <w:tcW w:w="22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CC955EA">
            <w:pPr>
              <w:keepNext w:val="0"/>
              <w:keepLines w:val="0"/>
              <w:widowControl/>
              <w:suppressLineNumbers w:val="0"/>
              <w:snapToGrid w:val="0"/>
              <w:jc w:val="righ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4,403.50</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12E87D77">
            <w:pPr>
              <w:keepNext w:val="0"/>
              <w:keepLines w:val="0"/>
              <w:widowControl/>
              <w:suppressLineNumbers w:val="0"/>
              <w:snapToGrid w:val="0"/>
              <w:jc w:val="righ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5,577.00</w:t>
            </w:r>
          </w:p>
        </w:tc>
        <w:tc>
          <w:tcPr>
            <w:tcW w:w="210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BAF4E26">
            <w:pPr>
              <w:keepNext w:val="0"/>
              <w:keepLines w:val="0"/>
              <w:widowControl/>
              <w:suppressLineNumbers w:val="0"/>
              <w:snapToGrid w:val="0"/>
              <w:jc w:val="right"/>
              <w:textAlignment w:val="center"/>
              <w:rPr>
                <w:rFonts w:hint="default" w:ascii="Times New Roman" w:hAnsi="Times New Roman" w:eastAsia="楷体" w:cs="Times New Roman"/>
                <w:b w:val="0"/>
                <w:bCs/>
                <w:i w:val="0"/>
                <w:iCs w:val="0"/>
                <w:color w:val="000000"/>
                <w:sz w:val="21"/>
                <w:szCs w:val="21"/>
                <w:u w:val="none"/>
              </w:rPr>
            </w:pPr>
            <w:r>
              <w:rPr>
                <w:rFonts w:hint="default" w:ascii="Times New Roman" w:hAnsi="Times New Roman" w:eastAsia="楷体" w:cs="Times New Roman"/>
                <w:b w:val="0"/>
                <w:bCs/>
                <w:i w:val="0"/>
                <w:iCs w:val="0"/>
                <w:color w:val="000000"/>
                <w:kern w:val="0"/>
                <w:sz w:val="21"/>
                <w:szCs w:val="21"/>
                <w:u w:val="none"/>
                <w:lang w:val="en-US" w:eastAsia="zh-CN" w:bidi="ar"/>
              </w:rPr>
              <w:t>7,128.00</w:t>
            </w:r>
          </w:p>
        </w:tc>
      </w:tr>
      <w:tr w14:paraId="3E3E7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trPr>
        <w:tc>
          <w:tcPr>
            <w:tcW w:w="2135" w:type="dxa"/>
            <w:gridSpan w:val="2"/>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04DF0A5B">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营业利润</w:t>
            </w:r>
          </w:p>
        </w:tc>
        <w:tc>
          <w:tcPr>
            <w:tcW w:w="22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12ED150">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113.33</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706C708">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230.05</w:t>
            </w:r>
          </w:p>
        </w:tc>
        <w:tc>
          <w:tcPr>
            <w:tcW w:w="210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09F3DFBD">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541.97</w:t>
            </w:r>
          </w:p>
        </w:tc>
      </w:tr>
      <w:tr w14:paraId="086B8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trPr>
        <w:tc>
          <w:tcPr>
            <w:tcW w:w="2135" w:type="dxa"/>
            <w:gridSpan w:val="2"/>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0FF7E53D">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所得税（15%）</w:t>
            </w:r>
          </w:p>
        </w:tc>
        <w:tc>
          <w:tcPr>
            <w:tcW w:w="224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091D452">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17.00</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A3F905A">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34.51</w:t>
            </w:r>
          </w:p>
        </w:tc>
        <w:tc>
          <w:tcPr>
            <w:tcW w:w="210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74648C62">
            <w:pPr>
              <w:keepNext w:val="0"/>
              <w:keepLines w:val="0"/>
              <w:widowControl/>
              <w:suppressLineNumbers w:val="0"/>
              <w:snapToGrid w:val="0"/>
              <w:jc w:val="right"/>
              <w:textAlignment w:val="center"/>
              <w:rPr>
                <w:rFonts w:hint="default" w:ascii="Times New Roman" w:hAnsi="Times New Roman" w:eastAsia="楷体" w:cs="Times New Roman"/>
                <w:b w:val="0"/>
                <w:i w:val="0"/>
                <w:iCs w:val="0"/>
                <w:color w:val="000000"/>
                <w:sz w:val="21"/>
                <w:szCs w:val="21"/>
                <w:u w:val="none"/>
              </w:rPr>
            </w:pPr>
            <w:r>
              <w:rPr>
                <w:rFonts w:hint="default" w:ascii="Times New Roman" w:hAnsi="Times New Roman" w:eastAsia="楷体" w:cs="Times New Roman"/>
                <w:b w:val="0"/>
                <w:i w:val="0"/>
                <w:iCs w:val="0"/>
                <w:color w:val="000000"/>
                <w:kern w:val="0"/>
                <w:sz w:val="21"/>
                <w:szCs w:val="21"/>
                <w:u w:val="none"/>
                <w:lang w:val="en-US" w:eastAsia="zh-CN" w:bidi="ar"/>
              </w:rPr>
              <w:t>81.30</w:t>
            </w:r>
          </w:p>
        </w:tc>
      </w:tr>
      <w:tr w14:paraId="32F49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8" w:hRule="atLeast"/>
        </w:trPr>
        <w:tc>
          <w:tcPr>
            <w:tcW w:w="2135" w:type="dxa"/>
            <w:gridSpan w:val="2"/>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vAlign w:val="center"/>
          </w:tcPr>
          <w:p w14:paraId="7E861ADB">
            <w:pPr>
              <w:keepNext w:val="0"/>
              <w:keepLines w:val="0"/>
              <w:widowControl/>
              <w:suppressLineNumbers w:val="0"/>
              <w:snapToGrid w:val="0"/>
              <w:jc w:val="center"/>
              <w:textAlignment w:val="center"/>
              <w:rPr>
                <w:rFonts w:hint="default" w:ascii="Times New Roman" w:hAnsi="Times New Roman" w:eastAsia="楷体" w:cs="Times New Roman"/>
                <w:b/>
                <w:bCs/>
                <w:i w:val="0"/>
                <w:iCs w:val="0"/>
                <w:color w:val="000000"/>
                <w:sz w:val="21"/>
                <w:szCs w:val="21"/>
                <w:u w:val="none"/>
              </w:rPr>
            </w:pPr>
            <w:r>
              <w:rPr>
                <w:rFonts w:hint="default" w:ascii="Times New Roman" w:hAnsi="Times New Roman" w:eastAsia="楷体" w:cs="Times New Roman"/>
                <w:b/>
                <w:bCs/>
                <w:i w:val="0"/>
                <w:iCs w:val="0"/>
                <w:color w:val="000000"/>
                <w:kern w:val="0"/>
                <w:sz w:val="21"/>
                <w:szCs w:val="21"/>
                <w:u w:val="none"/>
                <w:lang w:val="en-US" w:eastAsia="zh-CN" w:bidi="ar"/>
              </w:rPr>
              <w:t>净利润</w:t>
            </w:r>
          </w:p>
        </w:tc>
        <w:tc>
          <w:tcPr>
            <w:tcW w:w="2240"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center"/>
          </w:tcPr>
          <w:p w14:paraId="3D67A4C8">
            <w:pPr>
              <w:keepNext w:val="0"/>
              <w:keepLines w:val="0"/>
              <w:widowControl/>
              <w:suppressLineNumbers w:val="0"/>
              <w:snapToGrid w:val="0"/>
              <w:jc w:val="right"/>
              <w:textAlignment w:val="center"/>
              <w:rPr>
                <w:rFonts w:hint="default" w:ascii="Times New Roman" w:hAnsi="Times New Roman" w:eastAsia="楷体" w:cs="Times New Roman"/>
                <w:b/>
                <w:bCs w:val="0"/>
                <w:i w:val="0"/>
                <w:iCs w:val="0"/>
                <w:color w:val="000000"/>
                <w:sz w:val="21"/>
                <w:szCs w:val="21"/>
                <w:u w:val="none"/>
              </w:rPr>
            </w:pPr>
            <w:r>
              <w:rPr>
                <w:rFonts w:hint="default" w:ascii="Times New Roman" w:hAnsi="Times New Roman" w:eastAsia="楷体" w:cs="Times New Roman"/>
                <w:b/>
                <w:bCs w:val="0"/>
                <w:i w:val="0"/>
                <w:iCs w:val="0"/>
                <w:color w:val="000000"/>
                <w:kern w:val="0"/>
                <w:sz w:val="21"/>
                <w:szCs w:val="21"/>
                <w:u w:val="none"/>
                <w:lang w:val="en-US" w:eastAsia="zh-CN" w:bidi="ar"/>
              </w:rPr>
              <w:t>96.33(↓18.99%)</w:t>
            </w:r>
          </w:p>
        </w:tc>
        <w:tc>
          <w:tcPr>
            <w:tcW w:w="2160"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center"/>
          </w:tcPr>
          <w:p w14:paraId="07842A63">
            <w:pPr>
              <w:keepNext w:val="0"/>
              <w:keepLines w:val="0"/>
              <w:widowControl/>
              <w:suppressLineNumbers w:val="0"/>
              <w:snapToGrid w:val="0"/>
              <w:jc w:val="right"/>
              <w:textAlignment w:val="center"/>
              <w:rPr>
                <w:rFonts w:hint="default" w:ascii="Times New Roman" w:hAnsi="Times New Roman" w:eastAsia="楷体" w:cs="Times New Roman"/>
                <w:b/>
                <w:bCs w:val="0"/>
                <w:i w:val="0"/>
                <w:iCs w:val="0"/>
                <w:color w:val="000000"/>
                <w:sz w:val="21"/>
                <w:szCs w:val="21"/>
                <w:u w:val="none"/>
              </w:rPr>
            </w:pPr>
            <w:r>
              <w:rPr>
                <w:rFonts w:hint="default" w:ascii="Times New Roman" w:hAnsi="Times New Roman" w:eastAsia="楷体" w:cs="Times New Roman"/>
                <w:b/>
                <w:bCs w:val="0"/>
                <w:i w:val="0"/>
                <w:iCs w:val="0"/>
                <w:color w:val="000000"/>
                <w:kern w:val="0"/>
                <w:sz w:val="21"/>
                <w:szCs w:val="21"/>
                <w:u w:val="none"/>
                <w:lang w:val="en-US" w:eastAsia="zh-CN" w:bidi="ar"/>
              </w:rPr>
              <w:t>195.54(↓83.58%)</w:t>
            </w:r>
          </w:p>
        </w:tc>
        <w:tc>
          <w:tcPr>
            <w:tcW w:w="2102"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vAlign w:val="center"/>
          </w:tcPr>
          <w:p w14:paraId="51EE7195">
            <w:pPr>
              <w:keepNext w:val="0"/>
              <w:keepLines w:val="0"/>
              <w:widowControl/>
              <w:suppressLineNumbers w:val="0"/>
              <w:snapToGrid w:val="0"/>
              <w:jc w:val="right"/>
              <w:textAlignment w:val="center"/>
              <w:rPr>
                <w:rFonts w:hint="default" w:ascii="Times New Roman" w:hAnsi="Times New Roman" w:eastAsia="楷体" w:cs="Times New Roman"/>
                <w:b/>
                <w:bCs w:val="0"/>
                <w:i w:val="0"/>
                <w:iCs w:val="0"/>
                <w:color w:val="000000"/>
                <w:sz w:val="21"/>
                <w:szCs w:val="21"/>
                <w:u w:val="none"/>
              </w:rPr>
            </w:pPr>
            <w:r>
              <w:rPr>
                <w:rFonts w:hint="default" w:ascii="Times New Roman" w:hAnsi="Times New Roman" w:eastAsia="楷体" w:cs="Times New Roman"/>
                <w:b/>
                <w:bCs w:val="0"/>
                <w:i w:val="0"/>
                <w:iCs w:val="0"/>
                <w:color w:val="000000"/>
                <w:kern w:val="0"/>
                <w:sz w:val="21"/>
                <w:szCs w:val="21"/>
                <w:u w:val="none"/>
                <w:lang w:val="en-US" w:eastAsia="zh-CN" w:bidi="ar"/>
              </w:rPr>
              <w:t>460.67(↓87.41%)</w:t>
            </w:r>
          </w:p>
        </w:tc>
      </w:tr>
    </w:tbl>
    <w:p w14:paraId="07A99369">
      <w:pPr>
        <w:bidi w:val="0"/>
        <w:jc w:val="left"/>
        <w:rPr>
          <w:rFonts w:hint="default" w:ascii="Times New Roman" w:hAnsi="Times New Roman" w:cs="Times New Roman"/>
        </w:rPr>
      </w:pPr>
    </w:p>
    <w:p w14:paraId="68F46E8C">
      <w:pPr>
        <w:pStyle w:val="50"/>
        <w:pageBreakBefore w:val="0"/>
        <w:kinsoku/>
        <w:wordWrap/>
        <w:overflowPunct/>
        <w:topLinePunct w:val="0"/>
        <w:bidi w:val="0"/>
        <w:spacing w:beforeAutospacing="0" w:afterAutospacing="0" w:line="360" w:lineRule="auto"/>
        <w:ind w:left="0" w:leftChars="0" w:firstLine="480" w:firstLineChars="200"/>
        <w:rPr>
          <w:rFonts w:hint="default" w:ascii="Times New Roman" w:hAnsi="Times New Roman" w:eastAsia="楷体" w:cs="Times New Roman"/>
          <w:b w:val="0"/>
          <w:bCs w:val="0"/>
        </w:rPr>
      </w:pPr>
      <w:r>
        <w:rPr>
          <w:rFonts w:hint="default" w:ascii="Times New Roman" w:hAnsi="Times New Roman" w:eastAsia="楷体" w:cs="Times New Roman"/>
          <w:b w:val="0"/>
          <w:bCs w:val="0"/>
        </w:rPr>
        <w:t>基于企业历史订单数据（2023年合同额1</w:t>
      </w:r>
      <w:r>
        <w:rPr>
          <w:rFonts w:hint="default" w:ascii="Times New Roman" w:hAnsi="Times New Roman" w:eastAsia="楷体" w:cs="Times New Roman"/>
          <w:b w:val="0"/>
          <w:bCs w:val="0"/>
          <w:lang w:val="en-US" w:eastAsia="zh-CN"/>
        </w:rPr>
        <w:t>.</w:t>
      </w:r>
      <w:r>
        <w:rPr>
          <w:rFonts w:hint="default" w:ascii="Times New Roman" w:hAnsi="Times New Roman" w:eastAsia="楷体" w:cs="Times New Roman"/>
          <w:b w:val="0"/>
          <w:bCs w:val="0"/>
        </w:rPr>
        <w:t>241亿元、2024年1</w:t>
      </w:r>
      <w:r>
        <w:rPr>
          <w:rFonts w:hint="default" w:ascii="Times New Roman" w:hAnsi="Times New Roman" w:eastAsia="楷体" w:cs="Times New Roman"/>
          <w:b w:val="0"/>
          <w:bCs w:val="0"/>
          <w:lang w:val="en-US" w:eastAsia="zh-CN"/>
        </w:rPr>
        <w:t>.</w:t>
      </w:r>
      <w:r>
        <w:rPr>
          <w:rFonts w:hint="default" w:ascii="Times New Roman" w:hAnsi="Times New Roman" w:eastAsia="楷体" w:cs="Times New Roman"/>
          <w:b w:val="0"/>
          <w:bCs w:val="0"/>
        </w:rPr>
        <w:t>101亿元、</w:t>
      </w:r>
      <w:commentRangeStart w:id="7"/>
      <w:r>
        <w:rPr>
          <w:rFonts w:hint="default" w:ascii="Times New Roman" w:hAnsi="Times New Roman" w:eastAsia="楷体" w:cs="Times New Roman"/>
          <w:b w:val="0"/>
          <w:bCs w:val="0"/>
        </w:rPr>
        <w:t>2025年H1</w:t>
      </w:r>
      <w:r>
        <w:rPr>
          <w:rFonts w:hint="default" w:ascii="Times New Roman" w:hAnsi="Times New Roman" w:eastAsia="楷体" w:cs="Times New Roman"/>
          <w:b w:val="0"/>
          <w:bCs w:val="0"/>
          <w:lang w:val="en-US" w:eastAsia="zh-CN"/>
        </w:rPr>
        <w:t>-0.</w:t>
      </w:r>
      <w:r>
        <w:rPr>
          <w:rFonts w:hint="default" w:ascii="Times New Roman" w:hAnsi="Times New Roman" w:eastAsia="楷体" w:cs="Times New Roman"/>
          <w:b w:val="0"/>
          <w:bCs w:val="0"/>
        </w:rPr>
        <w:t>6亿元</w:t>
      </w:r>
      <w:commentRangeEnd w:id="7"/>
      <w:r>
        <w:commentReference w:id="7"/>
      </w:r>
      <w:r>
        <w:rPr>
          <w:rFonts w:hint="default" w:ascii="Times New Roman" w:hAnsi="Times New Roman" w:eastAsia="楷体" w:cs="Times New Roman"/>
          <w:b w:val="0"/>
          <w:bCs w:val="0"/>
        </w:rPr>
        <w:t>）及核心客户合作特性，调整后的财务预测更贴合实际经营场景，整体呈现“稳健增长、结构优化、盈利务实”的特征，有效修正了原预测中脱离业务基本面的高速增长假设。</w:t>
      </w:r>
    </w:p>
    <w:p w14:paraId="2086455E">
      <w:pPr>
        <w:pStyle w:val="50"/>
        <w:pageBreakBefore w:val="0"/>
        <w:kinsoku/>
        <w:wordWrap/>
        <w:overflowPunct/>
        <w:topLinePunct w:val="0"/>
        <w:bidi w:val="0"/>
        <w:spacing w:beforeAutospacing="0" w:afterAutospacing="0" w:line="360" w:lineRule="auto"/>
        <w:ind w:left="0" w:leftChars="0" w:firstLine="480" w:firstLineChars="200"/>
        <w:rPr>
          <w:rFonts w:hint="default" w:ascii="Times New Roman" w:hAnsi="Times New Roman" w:eastAsia="楷体" w:cs="Times New Roman"/>
          <w:b w:val="0"/>
          <w:bCs w:val="0"/>
        </w:rPr>
      </w:pPr>
      <w:r>
        <w:rPr>
          <w:rFonts w:hint="default" w:ascii="Times New Roman" w:hAnsi="Times New Roman" w:eastAsia="楷体" w:cs="Times New Roman"/>
          <w:b w:val="0"/>
          <w:bCs w:val="0"/>
          <w:lang w:val="en-US" w:eastAsia="zh-CN"/>
        </w:rPr>
        <w:t>从营收结构来看</w:t>
      </w:r>
      <w:r>
        <w:rPr>
          <w:rFonts w:hint="default" w:ascii="Times New Roman" w:hAnsi="Times New Roman" w:eastAsia="楷体" w:cs="Times New Roman"/>
          <w:b w:val="0"/>
          <w:bCs w:val="0"/>
        </w:rPr>
        <w:t>调整后2025-2027年营收规模分别为13,207万元、16,809万元、21,851万元，较原预测分别下降11.95%、32.77%、45.37%，年均复合增长率从原预测88.6%降至约28.5%，该调整严格锚定两大核心业务实际拓展能力：作为营收主力（2025年占比67.8%）的新能源业务（锂电/光伏），因服务宁德时代、比亚迪等头部客户且订单受产线扩产周期约束，2025-2027年营收从8,955万元增至13,970万元，年均增速25%；以拆码垛为主的物流业务，依托与京东、昆船的稳定合作及标准化项目单客户采购天花板限制，2025-2027年营收从3,302万元增至5,581万元，年均增速30%；医药/泛工业等“其他”业务，因订单分散（2023-2025H1合计仅1,200万元，多为小额备件），2025-2027年营收从949万元增至2,300万元，年均增速55%，远低于原预测485%，更契合新兴业务培育周期。</w:t>
      </w:r>
    </w:p>
    <w:p w14:paraId="679D0146">
      <w:pPr>
        <w:pStyle w:val="50"/>
        <w:pageBreakBefore w:val="0"/>
        <w:kinsoku/>
        <w:wordWrap/>
        <w:overflowPunct/>
        <w:topLinePunct w:val="0"/>
        <w:bidi w:val="0"/>
        <w:spacing w:beforeAutospacing="0" w:afterAutospacing="0" w:line="360" w:lineRule="auto"/>
        <w:ind w:left="0" w:leftChars="0" w:firstLine="480" w:firstLineChars="200"/>
        <w:rPr>
          <w:rFonts w:hint="default" w:ascii="Times New Roman" w:hAnsi="Times New Roman" w:eastAsia="楷体" w:cs="Times New Roman"/>
          <w:b w:val="0"/>
          <w:bCs w:val="0"/>
        </w:rPr>
      </w:pPr>
      <w:r>
        <w:rPr>
          <w:rFonts w:hint="default" w:ascii="Times New Roman" w:hAnsi="Times New Roman" w:eastAsia="楷体" w:cs="Times New Roman"/>
          <w:b w:val="0"/>
          <w:bCs w:val="0"/>
        </w:rPr>
        <w:t>盈利水平方面，调整后整体毛利率保持34.2%-35.1%区间，较原预测的34.93%-35.75%小幅下调，且各业务板块毛利率更贴合实际项目数据：新能源业务毛利率34.5%-34.9%（参考2023-2025H1实际毛利率33.77%-39.47%），物流业务32.0%-32.4%（匹配拆码垛项目历史毛利率31.09%-33.51%），“其他”业务39.0%-39.4%（高附加值但规模小，对整体毛利拉动有限）。2025-2027年毛利分别为4,517万元、5,806万元、7,670万元，较原预测下降13.8%-68.4%，反映营收规模下调与毛利率修正的综合影响；净利润分别为96万元、196万元、461万元，较原预测下降19.0%-87.4%，规避了原预测中“高营收增速+高毛利”的虚高假设，还原了研发（占营收18%-19%）、销售（占营收5%）等刚性费用对利润的实际消耗。</w:t>
      </w:r>
    </w:p>
    <w:p w14:paraId="7A5A97AB">
      <w:pPr>
        <w:pStyle w:val="50"/>
        <w:pageBreakBefore w:val="0"/>
        <w:kinsoku/>
        <w:wordWrap/>
        <w:overflowPunct/>
        <w:topLinePunct w:val="0"/>
        <w:bidi w:val="0"/>
        <w:spacing w:beforeAutospacing="0" w:afterAutospacing="0" w:line="360" w:lineRule="auto"/>
        <w:ind w:left="0" w:leftChars="0" w:firstLine="480" w:firstLineChars="200"/>
        <w:rPr>
          <w:rFonts w:hint="default" w:ascii="Times New Roman" w:hAnsi="Times New Roman" w:eastAsia="楷体" w:cs="Times New Roman"/>
          <w:b w:val="0"/>
          <w:bCs w:val="0"/>
        </w:rPr>
      </w:pPr>
      <w:r>
        <w:rPr>
          <w:rFonts w:hint="default" w:ascii="Times New Roman" w:hAnsi="Times New Roman" w:eastAsia="楷体" w:cs="Times New Roman"/>
          <w:b w:val="0"/>
          <w:bCs w:val="0"/>
        </w:rPr>
        <w:t>费用结构上，调整后期间费用更贴合成本管控逻辑：2025-2027年期间费用合计4,404万元、5,577万元、7,128万元，较原预测下降13.7%-56.0%。其中，研发费用维持营收18%-19%的投入（2025年2,555万元），保障3D视觉相机精度迭代与AI算法优化，符合“技术驱动”的业务属性；销售费用占比提升至5%（2025年660万元），匹配大客户维护需求（如京东年框谈判、宁德时代产线运维）；管理费用随营收扩张降至8%-9%（2025年1,189万元），体现规模效应下的效率提升。</w:t>
      </w:r>
    </w:p>
    <w:p w14:paraId="50221777">
      <w:pPr>
        <w:pStyle w:val="50"/>
        <w:pageBreakBefore w:val="0"/>
        <w:kinsoku/>
        <w:wordWrap/>
        <w:overflowPunct/>
        <w:topLinePunct w:val="0"/>
        <w:bidi w:val="0"/>
        <w:spacing w:beforeAutospacing="0" w:afterAutospacing="0" w:line="360" w:lineRule="auto"/>
        <w:ind w:left="0" w:leftChars="0" w:firstLine="480" w:firstLineChars="200"/>
        <w:rPr>
          <w:rFonts w:hint="default" w:ascii="Times New Roman" w:hAnsi="Times New Roman" w:eastAsia="楷体" w:cs="Times New Roman"/>
          <w:b w:val="0"/>
          <w:bCs w:val="0"/>
          <w:lang w:eastAsia="zh-CN"/>
        </w:rPr>
      </w:pPr>
      <w:r>
        <w:rPr>
          <w:rFonts w:hint="default" w:ascii="Times New Roman" w:hAnsi="Times New Roman" w:eastAsia="楷体" w:cs="Times New Roman"/>
          <w:b w:val="0"/>
          <w:bCs w:val="0"/>
        </w:rPr>
        <w:t>综上，调整后的财务预测以“订单数据为基础、客户周期为约束、成本结构为底线”，剔除了原预测中的激进假设，更客观反映企业在新能源、物流双核心业务支撑下的增长潜力</w:t>
      </w:r>
      <w:r>
        <w:rPr>
          <w:rFonts w:hint="default" w:ascii="Times New Roman" w:hAnsi="Times New Roman" w:eastAsia="楷体" w:cs="Times New Roman"/>
          <w:b w:val="0"/>
          <w:bCs w:val="0"/>
          <w:lang w:eastAsia="zh-CN"/>
        </w:rPr>
        <w:t>。</w:t>
      </w:r>
    </w:p>
    <w:p w14:paraId="0ACE9032">
      <w:pPr>
        <w:pStyle w:val="50"/>
        <w:ind w:left="0" w:leftChars="0" w:firstLine="0" w:firstLineChars="0"/>
        <w:rPr>
          <w:rFonts w:hint="default" w:ascii="Times New Roman" w:hAnsi="Times New Roman" w:eastAsia="楷体" w:cs="Times New Roman"/>
        </w:rPr>
        <w:sectPr>
          <w:footerReference r:id="rId8" w:type="default"/>
          <w:pgSz w:w="11906" w:h="16838"/>
          <w:pgMar w:top="1440" w:right="1800" w:bottom="1440" w:left="1800" w:header="851" w:footer="730" w:gutter="0"/>
          <w:pgNumType w:fmt="decimal" w:start="1"/>
          <w:cols w:space="720" w:num="1"/>
          <w:docGrid w:type="lines" w:linePitch="312" w:charSpace="0"/>
        </w:sectPr>
      </w:pPr>
    </w:p>
    <w:p w14:paraId="178460AC">
      <w:pPr>
        <w:keepNext w:val="0"/>
        <w:keepLines w:val="0"/>
        <w:pageBreakBefore w:val="0"/>
        <w:widowControl w:val="0"/>
        <w:kinsoku/>
        <w:wordWrap/>
        <w:overflowPunct/>
        <w:topLinePunct w:val="0"/>
        <w:autoSpaceDE/>
        <w:autoSpaceDN/>
        <w:bidi w:val="0"/>
        <w:adjustRightInd/>
        <w:snapToGrid/>
        <w:spacing w:line="360" w:lineRule="auto"/>
        <w:textAlignment w:val="auto"/>
        <w:outlineLvl w:val="0"/>
        <w:rPr>
          <w:rFonts w:hint="default" w:ascii="Times New Roman" w:hAnsi="Times New Roman" w:eastAsia="楷体" w:cs="Times New Roman"/>
          <w:b/>
          <w:bCs/>
          <w:sz w:val="24"/>
          <w:szCs w:val="24"/>
          <w:lang w:val="en-US" w:eastAsia="zh-CN"/>
        </w:rPr>
      </w:pPr>
      <w:bookmarkStart w:id="92" w:name="_Toc12821"/>
      <w:r>
        <w:rPr>
          <w:rFonts w:hint="default" w:ascii="Times New Roman" w:hAnsi="Times New Roman" w:eastAsia="楷体" w:cs="Times New Roman"/>
          <w:b/>
          <w:bCs/>
          <w:sz w:val="24"/>
          <w:szCs w:val="24"/>
          <w:lang w:val="en-US" w:eastAsia="zh-CN"/>
        </w:rPr>
        <w:t>附件一：高管访谈纪要</w:t>
      </w:r>
      <w:bookmarkEnd w:id="92"/>
    </w:p>
    <w:p w14:paraId="5691109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jc w:val="center"/>
        <w:textAlignment w:val="auto"/>
        <w:outlineLvl w:val="1"/>
        <w:rPr>
          <w:rFonts w:hint="default" w:ascii="Times New Roman" w:hAnsi="Times New Roman" w:eastAsia="楷体" w:cs="Times New Roman"/>
          <w:b/>
          <w:bCs/>
          <w:sz w:val="24"/>
          <w:szCs w:val="24"/>
          <w:lang w:val="en-US" w:eastAsia="zh-CN"/>
        </w:rPr>
      </w:pPr>
      <w:bookmarkStart w:id="93" w:name="_Toc22939"/>
      <w:r>
        <w:rPr>
          <w:rFonts w:hint="default" w:ascii="Times New Roman" w:hAnsi="Times New Roman" w:eastAsia="楷体" w:cs="Times New Roman"/>
          <w:b/>
          <w:bCs/>
          <w:sz w:val="24"/>
          <w:szCs w:val="24"/>
          <w:lang w:val="en-US" w:eastAsia="zh-CN"/>
        </w:rPr>
        <w:t>1.灵西机器人高管</w:t>
      </w:r>
      <w:r>
        <w:rPr>
          <w:rFonts w:hint="default" w:ascii="Times New Roman" w:hAnsi="Times New Roman" w:eastAsia="楷体" w:cs="Times New Roman"/>
          <w:b/>
          <w:bCs/>
          <w:sz w:val="24"/>
          <w:szCs w:val="24"/>
        </w:rPr>
        <w:t>访谈</w:t>
      </w:r>
      <w:r>
        <w:rPr>
          <w:rFonts w:hint="default" w:ascii="Times New Roman" w:hAnsi="Times New Roman" w:eastAsia="楷体" w:cs="Times New Roman"/>
          <w:b/>
          <w:bCs/>
          <w:sz w:val="24"/>
          <w:szCs w:val="24"/>
          <w:lang w:val="en-US" w:eastAsia="zh-CN"/>
        </w:rPr>
        <w:t>记录——丁丁</w:t>
      </w:r>
      <w:bookmarkEnd w:id="93"/>
    </w:p>
    <w:p w14:paraId="1CFFF24B">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Fonts w:hint="default" w:ascii="Times New Roman" w:hAnsi="Times New Roman" w:eastAsia="楷体" w:cs="Times New Roman"/>
          <w:b/>
          <w:bCs/>
          <w:sz w:val="24"/>
          <w:szCs w:val="24"/>
        </w:rPr>
      </w:pPr>
    </w:p>
    <w:p w14:paraId="14F20BD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sz w:val="24"/>
          <w:szCs w:val="24"/>
        </w:rPr>
        <w:t>时间：2025年</w:t>
      </w:r>
      <w:r>
        <w:rPr>
          <w:rFonts w:hint="default" w:ascii="Times New Roman" w:hAnsi="Times New Roman" w:eastAsia="楷体" w:cs="Times New Roman"/>
          <w:sz w:val="24"/>
          <w:szCs w:val="24"/>
          <w:lang w:val="en-US" w:eastAsia="zh-CN"/>
        </w:rPr>
        <w:t>8</w:t>
      </w:r>
      <w:r>
        <w:rPr>
          <w:rFonts w:hint="default" w:ascii="Times New Roman" w:hAnsi="Times New Roman" w:eastAsia="楷体" w:cs="Times New Roman"/>
          <w:sz w:val="24"/>
          <w:szCs w:val="24"/>
        </w:rPr>
        <w:t>月</w:t>
      </w:r>
      <w:r>
        <w:rPr>
          <w:rFonts w:hint="default" w:ascii="Times New Roman" w:hAnsi="Times New Roman" w:eastAsia="楷体" w:cs="Times New Roman"/>
          <w:sz w:val="24"/>
          <w:szCs w:val="24"/>
          <w:lang w:val="en-US" w:eastAsia="zh-CN"/>
        </w:rPr>
        <w:t>12</w:t>
      </w:r>
      <w:r>
        <w:rPr>
          <w:rFonts w:hint="default" w:ascii="Times New Roman" w:hAnsi="Times New Roman" w:eastAsia="楷体" w:cs="Times New Roman"/>
          <w:sz w:val="24"/>
          <w:szCs w:val="24"/>
        </w:rPr>
        <w:t>日</w:t>
      </w:r>
    </w:p>
    <w:p w14:paraId="35B8FC14">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被访谈人：公司实际控制人丁丁</w:t>
      </w:r>
    </w:p>
    <w:p w14:paraId="358065B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Fonts w:hint="default" w:ascii="Times New Roman" w:hAnsi="Times New Roman" w:eastAsia="楷体" w:cs="Times New Roman"/>
          <w:sz w:val="24"/>
          <w:szCs w:val="24"/>
          <w:lang w:val="en-US" w:eastAsia="zh-CN"/>
        </w:rPr>
      </w:pPr>
    </w:p>
    <w:p w14:paraId="763E461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问：请丁总您介绍一下您过往的工作经历？</w:t>
      </w:r>
    </w:p>
    <w:p w14:paraId="5D393EC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刚从北大毕业的时候，当时大家去外企的更多，我当时选择去的斯伦贝谢，现在中石油、中石化的乙方公司，这家公司在油田工程服务这个板块已经有一百多年了。当年这家公司每年会从北大、清华招一些人，在公司培训完后我就去了中东。当时所在的石油行业，自动化程度很高，会用到大量设备和数据。公司自己研发设备，但不卖设备，而是卖设备采集的数据服务。工作中会涉及自动化、物理、化学、机械、电器、电子等多个领域。虽然和现在的业务不是完全对口，但不管是管业务还是管项目，积累的经验和底层知识，对企业管理来说，道理是相通的。</w:t>
      </w:r>
    </w:p>
    <w:p w14:paraId="2FA6326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我在2012年回国，是因为当时页岩气在国内开始发展起来了，中国页岩气发展有三十多年历史，但相关业务板块基本是空的，国外做了很多，国内没有。所以斯伦贝谢就把我们几个当年在国内招出去、在国外的人调回来，负责整个国内页岩气业务板块，国内前期的这些业务基本上都是我们做起来的。回来后管的事情更综合一些，包括运营、销售等，大概管了几年。到 2014 年左右，我跟一个清华的同事觉得，国内的页岩气业务江山基本是我们打下来的，我们对客户很熟，而且虽然原来的公司不自己造设备，但我们觉得自己有办法做，也能卖出去，业务又熟，就想自己搞个公司。当时还从原来公司带了一些人出来创立了“成都威尔普斯石油工程技术服务有限公司”，这家公司至今仍存在，也是一直处于盈利状态，不过我已经完全从中退出了。</w:t>
      </w:r>
    </w:p>
    <w:p w14:paraId="3BBD912D">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之前离开石油行业的时候觉得这个行业是 “夕阳行业”，但其实哪怕到今天，行业毛利都很高，是高暴利行业。不过国内做这个行业，要做大比较困难，因为需要有很高层的关系。比如国内的大合同，像和中石化签的年度框架合同，都得靠关系，不然很难拿到，做起来很累、很操心。而且我内心深处还有点别的想法。</w:t>
      </w:r>
    </w:p>
    <w:p w14:paraId="6C76A33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问：请您介绍一下为什么选择创立灵西机器人？</w:t>
      </w:r>
    </w:p>
    <w:p w14:paraId="5916B62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一方面，虽然我之前在石油圈子，但除了原来的同事，其他圈子（所学专业相关）的人大多做主线相关的事，比如算法、机器人，还有很多搞研究的，这些都是我熟悉的圈子，毕竟上学时大部分时间都在做这些。我们那几届很少有人去互联网，当年腾讯在我们看来是做聊天软件的，没技术含量，看不上；阿里在北大都没有校招，百度、微软、谷歌（当时还在中国）有人去，后来去谷歌的基本都去美国了，公务员也不多。另一方面，圈子里做金融、投资的人跟我说，创业机会很好，尤其是我们原来涉及的领域。虽然我对互联网了解不多，信息不对称，但内心还是喜欢这方面的东西。2016 年我去了趟日本，见了一些在大阪大学、东京大学的朋友，他们是读完博在日本做研究的。东京大学和北大有多年交换项目，留在日本科学界的人很多做机器人相关研究。日本在2015 到 2017 年左右，就处在机器人浪潮中，人形机器人研究其实到了末尾。日本从90年代就开始这方面研究，政府背后资助 HRP（人形极限计划），从 HRP1 做到 HRP3，现在看，2016年其实是那一波浪潮的最后了，HRP5 之后他们基本放弃了人形机器人研究，因为尝试了近二十年，发现走不通。不过 HRP5 很厉害，我见过他们用 HRP5 做的手机组装线，纯双臂、仿人，没有其他自动化设备，还获得了 2014 年日本科学界大奖。虽然那个 “泡泡” 后来破了，但我还是很激动，回来后就开始关注相关领域。</w:t>
      </w:r>
    </w:p>
    <w:p w14:paraId="18FF371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国内其他同行企业关注仓储及物流更早1～2年，但是我们</w:t>
      </w:r>
      <w:r>
        <w:rPr>
          <w:rFonts w:hint="default" w:ascii="Times New Roman" w:hAnsi="Times New Roman" w:eastAsia="楷体" w:cs="Times New Roman"/>
          <w:sz w:val="24"/>
          <w:szCs w:val="24"/>
          <w:lang w:val="en-US" w:eastAsia="zh-CN"/>
        </w:rPr>
        <w:t>经验和知识储备在视觉和控制这块，</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就想着从这里作为切入点，结合手眼协调技术 —— 那时候还没考虑 “脚” 的部分。我在日本看到的情况是，几乎所有应用都需要视觉，没有视觉就没办法走智能化方案，所以就基于这些想法和积累，在国内开始做相关业务。</w:t>
      </w:r>
    </w:p>
    <w:p w14:paraId="464979F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问：这几年创业走下来，感觉怎么样？这么多年过去了，有什么体会？</w:t>
      </w:r>
    </w:p>
    <w:p w14:paraId="1DE18166">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一路肯定是磕磕绊绊的。创业的经历和当初的预计完全不一样，当时也没想那么远，就想做这个事。现在回头看，还是很喜欢这个事，一想到就很激动，但过程确实很痛苦，也不是计划出来的，更多是跟着客户需求走的。从刚开始做的时候，像京东这种合作，就是大家一拍即合，一起定义产品形态、怎么做。做到一定程度后，发现除了京东，还能用到医药、烟草等其他行业。到 2020 年，客户问我们对锂电有没有兴趣，我们觉得是机会，就往锂电方向走了。做 To B 生意，只要做出标杆案例，就有示范效应。比如我们现在和新加坡最大的零售商超合作，对整个市场的示范作用就很明显，所以还是需要这种标杆案例。</w:t>
      </w:r>
    </w:p>
    <w:p w14:paraId="7082C8B4">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问：当时做视觉这块，其实有很多其他领域的创业公司，比如物流机器人、仓储自动化等，你们没去做哪些？</w:t>
      </w:r>
    </w:p>
    <w:p w14:paraId="4B1212B5">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和我们对企业使命、愿景的想法有关。我们希望自己是一家机器人公司，虽然听起来宽泛，但像大型设备类的我们不会碰。另外，我们觉得机器人的核心难点在 “眼” 和 “脑”，早期 “手” 和 “脚” 已经有人在做了。比如我最早想和一家欧洲创业公司合作，但他们只想让我们做代理商，而我们觉得视觉很重要，需要结合行业做定制，买不到合适的硬件，就自己做了，这和公司定位很相关。国内一些公司做物流类机器人，切入点是搬运，他们其实聚焦在 “下半身”，也就是 “脚”，还有四足机器人、双足人形机器人，这些都属于 “脚” 的领域。这类机器人核心要解决两个问题：一是在物理空间中知道自己的位置，二是移动中避开障碍物（不管静态还是动态），定位和避障是移动端的核心，轮式和足式都要解决。而我们刚开始切入的是 “眼脑”，这部分和 “手” 配合更难。现在很多机器人能做叠衣服这种单一动作，但做完叠衣服再倒水就不行了，这说明 “眼脑手” 协同的难度很大。“手” 作为执行机构，让它自主执行动作很难。如果背后有 “脑” 和 “眼”—— 看到东西、规划动作，肯定需要 “手”，但难的是怎么指挥 “手” 去干活。这里面涉及硬件和算法的结合，首先得让设备能感知环境，知道物体的位置、姿态，再指挥执行机构做动作。这背后一方面是感知传感器，另一方面是算法和数据。我们一开始没想做通用机器人，就想在特定场景把活干好，这本身就有价值。</w:t>
      </w:r>
    </w:p>
    <w:p w14:paraId="2FDD3D4A">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问：你们定位是机器人公司，现在做的是视觉、相机类产品，以后会往 “手” 这些热门机器人领域延伸吗？</w:t>
      </w:r>
    </w:p>
    <w:p w14:paraId="3DD8125A">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有可能，但要按战略来。第一步我们切入 “眼”，第二步做到 “眼脑手”，这两步已经完成了；下一步是 “眼脑手足”，整合起来。这里面能做的很多，比如可以自己做 “脚” 或 “手”，也可以不做，关键看性价比。比如现在多关节六自由度的 “手”，单臂还行，双臂形态就很怪，构型决定了物理空间可达范围和动作能力，目前还比较粗糙。不同构型有自己的空间，能根据任务需求做最合适的就行。当前我们在富士康与智元机器人有合作，他们的负责人很惊讶，因为我们十天就把设备布置在富士康了，远超预期。对我们来说，装上 “眼睛” 后，背后的系统是现成的，在富士康的设备就成了执行机构，只要他们开放底层，我们就能控制。富士康的这条 3C 产线大概需要1～2000台机器人。</w:t>
      </w:r>
    </w:p>
    <w:p w14:paraId="558FCE0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问：如何智元的设备仅作为执行机构，他们会不会有不同想法？</w:t>
      </w:r>
    </w:p>
    <w:p w14:paraId="67C04FC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智元现在最重要的是先落地，不然就飘在空中了。但做人形机器人的肯定希望往通用走，毕竟几百亿市值需要通用能力支撑。现阶段他们第一要务是落地、拿订单，第二是希望通过技术积累走向通用。我们不做通用，只在专用领域做好。我们当前对智元的收费也不便宜，主要靠算法和软件挣钱。相机、算法、控制都是我们的，他们的本体相当于执行机构。</w:t>
      </w:r>
    </w:p>
    <w:p w14:paraId="07C349A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问：以后你们在智元体系里的价值会越来越大，可能成为他们生态圈的一部分，甚至成为重点投资对象？以及我们是否有在和其他机器人公司进行合作，</w:t>
      </w:r>
    </w:p>
    <w:p w14:paraId="1760EAA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一步步来。不管硬件怎么样，我们可以借资源，也可以自己组合，核心还是自己的算法和软件控制系统能力。其他机器人公司我们也可以接入，无论人形与否，都能接入。比如股东东方嘉富投资的千与千寻，我们在和他们创始团队沟通，对我们来说，不管谁家的本体都能配合，抛开本体也能和其他结合，对我们来说就是个执行机构。</w:t>
      </w:r>
    </w:p>
    <w:p w14:paraId="39237D3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问：锂电行业占比高，但有周期性，除了机器人，你们在其他领域的战略布局和拓展怎么样？比如利珀做光伏，你们有什么规划？</w:t>
      </w:r>
    </w:p>
    <w:p w14:paraId="5570667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我们的锂电或拆码垛产品要么和机械臂结合，要么和抓取结构结合，都属于大范畴，只是解决特定功能，比如检测、定位引导，在产线某环节解决特定问题。检测业务是大应用，百行百业都需要。比如前段时间吉利找我们做汽车漆面检测，之前都是大量人工干。难点一是视觉能力，二是需要机构配合，因为漆面大，不配合机械臂排不过来。新东西集成商能做的有限。集成商更多是卖明确功能的设备，不太愿意拓展边界，1+1 大于 2 的事他们很难做。所以前期核心还是我们自己设计，集成商做后面简单的事。中国行业都比较卷，除了半导体（但日子也不好过，市场小众）。视觉领域最大的是 3C、汽车、锂电，第二梯队是半导体、纺织、物流等。我们觉得横向扩展和海外纵向拓展都是机会。比如吉利的汽车漆面检测，报价可以很高，我们会尝试，但不代表做所有行业。我们更愿意做高附加值、别人难干、我们有技术优势、高毛利、高可复制的场景，比如锂电检测这种痛点没解决、技术有挑战的，还有混合码垛这种高壁垒、客户愿意买单的。不会全面布局 3C 或前景不明的行业。当前半导体检测已有不少企业在做，我们更感兴趣的是像混合马路、汽车芯片检测这种，收入和毛利不错，有技术门槛、能规模化应用的。不是非要挤半导体，但半导体里的客户定制机会（比如芯片缺陷检测）也可以做。</w:t>
      </w:r>
    </w:p>
    <w:p w14:paraId="1FBE00B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问：您是如何定义或规划公司的出海业务？</w:t>
      </w:r>
    </w:p>
    <w:p w14:paraId="0754BFDD">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跟着客户一起出海（比如宁德在匈牙利、印尼、西班牙的项目），同时自己找新加坡这样的市场。我们专注自己感兴趣的，觉得海外和有难度、有壁垒的蓝海市场是重点战略。当前难点应用我们清楚，能拿单就自己做，拿不到就合作，其实业主最终关注的是应用效果。</w:t>
      </w:r>
    </w:p>
    <w:p w14:paraId="014FE614">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问：从数据看，公司营收2024 年比 2023 年有所下降，未来几年规划，比如订单和发展，怎么考虑？会开发新产品吗？</w:t>
      </w:r>
    </w:p>
    <w:p w14:paraId="008C354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分存量和增量。存量业务所在行业未来十年还是好行业，我们要降本增效、练内功、提高毛利，保持正常增长。增量在海外，找视觉和控制结合的专业机器人机会，比如汽车漆面检测、充电机器人（手臂加眼）。这些符合我们的核心竞争力，且有需求。每个产品不一定追求几亿销售，能有五千万年收入、40% 以上毛利就很舒服，瞄准全球市场就行。今年是投入阶段，明年会正常，一旦突破，业务会很快起来。但不脱离核心技术竞争力。目标是营收往三个亿走，其实也快了。今年做到 1.5 亿，能往盈亏平衡走，三个亿的话净利率 10% 应该能达到。</w:t>
      </w:r>
    </w:p>
    <w:p w14:paraId="4C4D1A84">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问：和同行比，你们现在是什么水平？比如梅卡、利珀，他们方向、行业、技术不一样，门槛也不同。国外品牌现在在国内的替代趋势明显吗？</w:t>
      </w:r>
    </w:p>
    <w:p w14:paraId="374C250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梅卡定位成相机公司，我们定位成机器人公司，创业初衷不同，导致差异。比如我们做基于深度学习的纯双目相机（无投射设备），他们不做；我们有控制技术，他们没有，因为全做相机。利珀行业完全不同，他们定位单一行业，容易受周期影响。我们布局两三个不同行业、不同产品，就是为了对冲风险。目前汽车行业还有点国外品牌，但像漆面检测这种需要结合机械臂的，国外没有现成方案；创新场景国外销售公司没团队服务，做不到。所以国内市场会逐步被替代。</w:t>
      </w:r>
    </w:p>
    <w:p w14:paraId="0C797E5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p>
    <w:p w14:paraId="40702466">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问：公司前一轮投资约定2026 年 12 月31日前上市，是不是太激进了？能沟通延期吗？回购利率十个点，前几年还行，现在看有点高。</w:t>
      </w:r>
    </w:p>
    <w:p w14:paraId="2A02ED4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其实前一轮没提这个要求，是更早的投资者熙诚金睿提的。现在肯定要沟通，今年就有基金到期要求退出的，处理方案是创始团队补偿本金对应的利息部分，然后延期。回购利率六个点就不错了，银行利率也低。他们处理下来大家都比较理解，因为他们老大是产业出身，且牵扯到北京西城区政府，政府也不想背名声，所以还是能沟通的。前面的机构股东还是希望公司能走资本市场，毕竟前两年是最难的时候已经过去了，现在有机会冲一冲，不管是国内还是香港市场。</w:t>
      </w:r>
    </w:p>
    <w:p w14:paraId="5E7976A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问：前公司副总裁雷宇总离职，他负责产品销售，会不会影响营销团队？有没有补充人才？</w:t>
      </w:r>
    </w:p>
    <w:p w14:paraId="241507A5">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销售最早是我自己在弄，后来逐渐让雷宇负责产品，后面李雷来了之后，李雷开始负责销售，他是东北人，擅长销售。客户很多是我当年积累的，且我们靠技术和项目说话，所以雷宇的离职对公司没影响。人才会补充，但核心是技术和项目。</w:t>
      </w:r>
    </w:p>
    <w:p w14:paraId="131CF2B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问：本来融资估值有没有定，以及其他市场化投资机构的进度？</w:t>
      </w:r>
    </w:p>
    <w:p w14:paraId="12004A3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估值方面，尽量让新老股东都能挣钱，估值前几轮我控制得挺好。熙诚那一轮投得多，当时要是快的话，估值可能一下到二十个亿以上，还是务实点好，老股东和我们都得挣钱，不然压力大。其他市场化投资机构的进度尽量推进。</w:t>
      </w:r>
    </w:p>
    <w:p w14:paraId="21FB8F93">
      <w:pP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br w:type="page"/>
      </w:r>
    </w:p>
    <w:p w14:paraId="0F3C12E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jc w:val="center"/>
        <w:textAlignment w:val="auto"/>
        <w:outlineLvl w:val="1"/>
        <w:rPr>
          <w:rFonts w:hint="default" w:ascii="Times New Roman" w:hAnsi="Times New Roman" w:eastAsia="楷体" w:cs="Times New Roman"/>
          <w:b/>
          <w:bCs/>
          <w:sz w:val="24"/>
          <w:szCs w:val="24"/>
          <w:lang w:val="en-US" w:eastAsia="zh-CN"/>
        </w:rPr>
      </w:pPr>
      <w:bookmarkStart w:id="94" w:name="_Toc30202"/>
      <w:r>
        <w:rPr>
          <w:rFonts w:hint="default" w:ascii="Times New Roman" w:hAnsi="Times New Roman" w:eastAsia="楷体" w:cs="Times New Roman"/>
          <w:b/>
          <w:bCs/>
          <w:sz w:val="24"/>
          <w:szCs w:val="24"/>
          <w:lang w:val="en-US" w:eastAsia="zh-CN"/>
        </w:rPr>
        <w:t>2.灵西机器人高管访谈记录——石邑柯</w:t>
      </w:r>
      <w:bookmarkEnd w:id="94"/>
    </w:p>
    <w:p w14:paraId="4D22656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Fonts w:hint="default" w:ascii="Times New Roman" w:hAnsi="Times New Roman" w:eastAsia="楷体" w:cs="Times New Roman"/>
          <w:b/>
          <w:bCs/>
          <w:sz w:val="24"/>
          <w:szCs w:val="24"/>
        </w:rPr>
      </w:pPr>
    </w:p>
    <w:p w14:paraId="2B9630D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sz w:val="24"/>
          <w:szCs w:val="24"/>
        </w:rPr>
        <w:t>时间：2025年</w:t>
      </w:r>
      <w:r>
        <w:rPr>
          <w:rFonts w:hint="default" w:ascii="Times New Roman" w:hAnsi="Times New Roman" w:eastAsia="楷体" w:cs="Times New Roman"/>
          <w:sz w:val="24"/>
          <w:szCs w:val="24"/>
          <w:lang w:val="en-US" w:eastAsia="zh-CN"/>
        </w:rPr>
        <w:t>8</w:t>
      </w:r>
      <w:r>
        <w:rPr>
          <w:rFonts w:hint="default" w:ascii="Times New Roman" w:hAnsi="Times New Roman" w:eastAsia="楷体" w:cs="Times New Roman"/>
          <w:sz w:val="24"/>
          <w:szCs w:val="24"/>
        </w:rPr>
        <w:t>月</w:t>
      </w:r>
      <w:r>
        <w:rPr>
          <w:rFonts w:hint="default" w:ascii="Times New Roman" w:hAnsi="Times New Roman" w:eastAsia="楷体" w:cs="Times New Roman"/>
          <w:sz w:val="24"/>
          <w:szCs w:val="24"/>
          <w:lang w:val="en-US" w:eastAsia="zh-CN"/>
        </w:rPr>
        <w:t>12</w:t>
      </w:r>
      <w:r>
        <w:rPr>
          <w:rFonts w:hint="default" w:ascii="Times New Roman" w:hAnsi="Times New Roman" w:eastAsia="楷体" w:cs="Times New Roman"/>
          <w:sz w:val="24"/>
          <w:szCs w:val="24"/>
        </w:rPr>
        <w:t>日</w:t>
      </w:r>
    </w:p>
    <w:p w14:paraId="2F37E4C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被访谈人：公司副总裁、财务总监-石邑柯</w:t>
      </w:r>
    </w:p>
    <w:p w14:paraId="45A8C0E6">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firstLine="480" w:firstLineChars="200"/>
        <w:jc w:val="left"/>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p>
    <w:p w14:paraId="53F78524">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问：您能介绍一下自己的工作经历以及加入灵西的背景？</w:t>
      </w:r>
    </w:p>
    <w:p w14:paraId="28F5C3BD">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我毕业于中央财经大学会计专业，最早做审计，后来从事投行工作，原来在北京，之后到了杭州在省金控工作。加入灵西主要是因为和丁总是金华老乡，也是校友，这些年来一直有联系。2017 年丁总回杭州创业，2021 年下半年业务发展快，需要财务方面的合伙人帮忙把关，我就加入了。</w:t>
      </w:r>
    </w:p>
    <w:p w14:paraId="42D42B1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问：您的任职及主要负责哪些业务管理？财务部门的人员配置情况？</w:t>
      </w:r>
    </w:p>
    <w:p w14:paraId="23946D95">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在公司担任财务总监兼常务副总裁，以财务为主，涉及投融资，另外也管一部分行政工作。财务部有一个财务经理（姓朱）、一个成本会计，还有一个财务出纳，子公司的财务也由母公司负责。</w:t>
      </w:r>
    </w:p>
    <w:p w14:paraId="025EA94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问：公司每个月的账务处理情况如何？有没有做年度预算？</w:t>
      </w:r>
    </w:p>
    <w:p w14:paraId="027ED41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每个月正常做完账大概在 12 号到 15 号，财务经理对细节更清楚。我们年初会定一个大目标，今年的目标是 1.5 个亿营收</w:t>
      </w:r>
      <w:r>
        <w:rPr>
          <w:rStyle w:val="32"/>
          <w:rFonts w:hint="default" w:ascii="Times New Roman" w:hAnsi="Times New Roman" w:eastAsia="楷体" w:cs="Times New Roman"/>
          <w:b w:val="0"/>
          <w:bCs w:val="0"/>
          <w:i w:val="0"/>
          <w:iCs w:val="0"/>
          <w:caps w:val="0"/>
          <w:spacing w:val="0"/>
          <w:kern w:val="0"/>
          <w:sz w:val="24"/>
          <w:szCs w:val="24"/>
          <w:highlight w:val="none"/>
          <w:shd w:val="clear" w:fill="FFFFFF"/>
          <w:lang w:val="en-US" w:eastAsia="zh-CN" w:bidi="ar"/>
        </w:rPr>
        <w:t>（</w:t>
      </w:r>
      <w:r>
        <w:rPr>
          <w:rFonts w:hint="default" w:ascii="Times New Roman" w:hAnsi="Times New Roman" w:eastAsia="楷体" w:cs="Times New Roman"/>
          <w:sz w:val="24"/>
          <w:szCs w:val="24"/>
          <w:highlight w:val="none"/>
          <w:lang w:val="en-US" w:eastAsia="zh-CN"/>
        </w:rPr>
        <w:t>上半年实现营收4000万，一般是下半年营收多一些，项目交付制，</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下半年项目交付会更多，客户也会赶进度收款</w:t>
      </w:r>
      <w:r>
        <w:rPr>
          <w:rStyle w:val="32"/>
          <w:rFonts w:hint="default" w:ascii="Times New Roman" w:hAnsi="Times New Roman" w:eastAsia="楷体" w:cs="Times New Roman"/>
          <w:b w:val="0"/>
          <w:bCs w:val="0"/>
          <w:i w:val="0"/>
          <w:iCs w:val="0"/>
          <w:caps w:val="0"/>
          <w:spacing w:val="0"/>
          <w:kern w:val="0"/>
          <w:sz w:val="24"/>
          <w:szCs w:val="24"/>
          <w:highlight w:val="none"/>
          <w:shd w:val="clear" w:fill="FFFFFF"/>
          <w:lang w:val="en-US" w:eastAsia="zh-CN" w:bidi="ar"/>
        </w:rPr>
        <w:t>），</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实现盈亏平衡。</w:t>
      </w:r>
    </w:p>
    <w:p w14:paraId="7007EEE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问：公司的付款流程是怎样的？</w:t>
      </w:r>
    </w:p>
    <w:p w14:paraId="16174E76">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付款分两大类：采购类和行政类。采购类由供应链负责，定期有付款计划，供应链总结后报主管老板审批；行政类通过统一报销系统提流程，经部门负责人、财务审批，有金额限制。</w:t>
      </w:r>
    </w:p>
    <w:p w14:paraId="18315B54">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问：如果在临安扩产的话，新增固定资产及其他投入大概需要多少？</w:t>
      </w:r>
    </w:p>
    <w:p w14:paraId="4565ED2B">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固定投入主要集中在场地相关，我们和传统制造业不同，不会有特别大型的设备，以轻量级小型设备为主。抛开拿地建厂房的成本，其他设备投入大概两三千万。短期来看，公司生产以组装为主，固定资产设备相对较少；远期如果在临安拿地建楼，生产部门可以做更多拓展（包括生产设备、涉及 “手”“脚” 相关的设备），从效率角度看是可预期的。</w:t>
      </w:r>
    </w:p>
    <w:p w14:paraId="26FB16E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问：目前主要的收入增长点在新能源领域吗？核心客户有哪些？和动力电池厂的合作有多久了？他们未来的订单增长态势如何？</w:t>
      </w:r>
    </w:p>
    <w:p w14:paraId="6EBB25B4">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新能源领域以动力电池为主，光伏涉及不多，终端客户是十大电池厂，比如宁德时代、比亚迪、瑞浦、欣旺达等。主要业务是视觉检测和电芯上下料（产线中电芯的转运、搬运、抓取）等。我们是2020 年下半年开始准备切入新能源行业，2021年正式进入。这个行业有周期性，前几年国内一哄而上导致结构性过剩，宁德时代等企业有些放缓；今年国内市场明显好转，宁德、比亚迪的投入增加，有周期波动。但长期来看，行业体量很大，且在逐步增长，因为电池技术在迭代，新能源车需求在增长。</w:t>
      </w:r>
    </w:p>
    <w:p w14:paraId="368F9444">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问：公司和今天国际的合作是怎样的模式？是一起开发客户吗？</w:t>
      </w:r>
    </w:p>
    <w:p w14:paraId="2FE8B65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我们和今天国际的合作比切入新能源行业早，他们最早做烟草、物流，我们早年就在一些项目上合作了。2021 年今天国际逐步切入新能源行业，我们在一定程度上和他们一起做客户开发。产业链上，宁德时代这种大企业（链主企业）会找体量较大的集成商（通常是上市公司）合作，不会直接和我们这种小企业对接。所以一般是今天国际去开发客户，但他们的产品需要我们的配套设备，把整个链条串起来。今天国际向宁德时代提供的产品中，只有相机上会打我们的产品logo，因为机械臂等是外采的，我们的相机是核心部件。</w:t>
      </w:r>
    </w:p>
    <w:p w14:paraId="53750FC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问：今天国际在同类产品（如相机及视觉检测解决方案）中，除了你们还有其他合作方吗？你们的占比大概多少？你们的产品在今天国际整个产线中的价值占比大概多少？</w:t>
      </w:r>
    </w:p>
    <w:p w14:paraId="5C0A289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一般有两三家合作方，我们占比大概三成，每年会根据订单上下浮动，但基本在三成。今天国际做的 后道产线较多，我们的产品在其后道产线中的占比大概在 15% 上下。前道有先导等企业做，前道、中道的产线形态和后道不同，多是大型转移设备，基础技术较多，且用 2D 视觉多；我们主要做 3D 视觉，所以前道、中道涉及较少。中鼎的情况类似，我们在其供应商中占比也差不多三成。他们先对供应商有准入要求，具体订单时会让两三家供应商报价，价格不是唯一因素，还要考虑占比、产能等。我们与行业头部玩家今天国际、中鼎、先导都有合作，相对集中在今天国际和中鼎，先导去年也开始有合作业务了。</w:t>
      </w:r>
    </w:p>
    <w:p w14:paraId="52661C4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问：每家供应商占比三成左右，是有内部政策或文件规定吗？</w:t>
      </w:r>
    </w:p>
    <w:p w14:paraId="0534714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没有，会波动，主要是客户不希望被单一供应商绑定，所以会保持两三家供应商，不涉及政策问题。</w:t>
      </w:r>
    </w:p>
    <w:p w14:paraId="77D7947B">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问：和其他两家供应商相比，你们的产品或技术优势有哪些？</w:t>
      </w:r>
    </w:p>
    <w:p w14:paraId="242C0E8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其他家偏传统设备制成，我们做视觉出身，视觉能力更强，有自己的相机和视觉技术，而其他家可能没有。在处理新技术要求、用新方案解决问题时，我们有优势。</w:t>
      </w:r>
    </w:p>
    <w:p w14:paraId="0EF873D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问：2023 年亏损扩大，今年上半年亏损缩小，今年目标是打平。公司毛利率有三十左右，但净利率低，是不是因为研发人员多且研发费用没有资本化？</w:t>
      </w:r>
    </w:p>
    <w:p w14:paraId="6E72926D">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是的，公司研发人员多，研发费用当前全部费用化处理，所以净利率低。去年调整了人员结构，今年希望营收提升后打平。</w:t>
      </w:r>
    </w:p>
    <w:p w14:paraId="2CC151C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问：不同业务板块的毛利差异显著，比如 3D 工业相机毛利能到 80%，但机器人相关业务毛利低，为什么？</w:t>
      </w:r>
    </w:p>
    <w:p w14:paraId="6A098AB3">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因为产品形态不同。单一相机成本低，毛利高（五十以上）；而整体解决方案除了相机，还包括外采的机械臂等，机械臂占成本一部分，会拉低整体毛利。未来有可能自己生产外采的机械臂，但现阶段先把视觉相关的东西做好。机械臂产品相对成熟，我们更多做世界杯的运动规划（偏软件）。</w:t>
      </w:r>
    </w:p>
    <w:p w14:paraId="439CCB4B">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问：锂电池行业周期性明显，公司在其他领域的开拓有什么规划？</w:t>
      </w:r>
    </w:p>
    <w:p w14:paraId="2035831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我们重点在新能源和仓储物流两个行业，这两年也尝试拓展新行业，但宏观经济不好，客户和我们都比较谨慎。不过有两个方向：一是在这两个行业内找新场景和机会（比如出海，新能源已在匈牙利有订单，物流仓储希望直接对接海外客户，解决价格和回款问题，对接新加坡、东南亚项目）；二是看其他新机会（如 3C、光伏，和智元机器人合作在 3C 场景落地等），但批量化需要时间。</w:t>
      </w:r>
    </w:p>
    <w:p w14:paraId="35D52C6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问：海外业务是直接对接客户，还是跟着现有客户一起出海？今年有海外订单吗？海外交易用什么贸易术语（CIF、FOB）？会考虑汇率波动风险吗？</w:t>
      </w:r>
    </w:p>
    <w:p w14:paraId="5BFF193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目标是直接对接海外客户，因为通过国内中间商价格和回款都较差，直接对接更好。当然可能需要借助一些渠道力量。新能源领域在印尼、新加坡已经有订单。目前还没直接和海外客户签单，新能源的海外订单是跟着国内客户出去的（卖给国内客户，再由他们出口）。未来希望直接和海外客户交易，会面临汇率波动风险，需要做一些应对。</w:t>
      </w:r>
    </w:p>
    <w:p w14:paraId="4AE1FCC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问：公司2025 年预估 1.5 个亿营收，主要增量来自哪里？</w:t>
      </w:r>
    </w:p>
    <w:p w14:paraId="294CC67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答：去年新能源市场一般，今年上半年有增长；另外出海这一块希望有零的突破，海外市场有案例后更容易拓展，目标是两千万左右订单。</w:t>
      </w:r>
    </w:p>
    <w:p w14:paraId="4B15608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问：公司收入确认方式是怎样的？验收需要多长时间？</w:t>
      </w:r>
    </w:p>
    <w:p w14:paraId="2984F346">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答：收入确认以验收为准，付款节奏通常是 “3331”（30% 预付、30% 发货到货、30% 验收、10% 质保），相当于60% 的款项在发货到货后收到，剩下的30%验收款根据项目交付进度，一般需要三到六个月。我们的产品售后由我们负责，小问题可以远程解决，大问题需要现场处理。</w:t>
      </w:r>
    </w:p>
    <w:p w14:paraId="5B506D7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问：今天国际、中鼎等客户付款用银行转账还是承兑汇票？票据占比多少？</w:t>
      </w:r>
    </w:p>
    <w:p w14:paraId="3B0986E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答：大部分用票据（银行承兑），我们要求收银行承兑。对他们来说，大盘子中是可以一部分用银承支付的，我们拿到银承之后可以转手就付给我们的供应商。</w:t>
      </w:r>
    </w:p>
    <w:p w14:paraId="6E451AF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问：今天国际有不同主体，他们是单独投标还是统一体系投标？2023、2024年前十大瑞浦兰钧能源股份有限公司、北京京东乾石科技有限公司未出现在2025年前十大的原因</w:t>
      </w:r>
    </w:p>
    <w:p w14:paraId="7FC4E92B">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今天国际按事业部划分，不同事业部对应不同行业（比如新能源、烟草），投标体系类似，可能按行业单独运作。瑞浦兰钧、京东乾石这两家公司今年大单子还未出现，继续保持合作</w:t>
      </w:r>
    </w:p>
    <w:p w14:paraId="0685038D">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问：公司应收账款没有计提坏账准备的背景是？</w:t>
      </w:r>
    </w:p>
    <w:p w14:paraId="779342B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客户基本上都是头部客户，款项应该都能收回的，我们年底会与客户集中谈一下付款节奏，能够接受一定程度手续费的损失。</w:t>
      </w:r>
    </w:p>
    <w:p w14:paraId="6682DDD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问：公司在诸暨的返投有哪些内容，是否已完成。</w:t>
      </w:r>
    </w:p>
    <w:p w14:paraId="03079D0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诸暨厂房7000方，10年期按揭贷款，3层，总价3000多万。诸暨的返投要求只有买厂房，诸暨投了5000万，首付诸暨还补贴，几乎上没有固投要求，没有其他返投要求。诸暨一层2500方，还是希望一楼面积大一些。临安一层面积6000-7000方。另外一家子公司是配合股东东方嘉富基金里的lp设立的，但实际没有运营。</w:t>
      </w:r>
    </w:p>
    <w:p w14:paraId="1F93DCE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问：公司的采购模式？</w:t>
      </w:r>
    </w:p>
    <w:p w14:paraId="1AB2D61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t>到一定金额采购走招投标流程，供应商都可以替代，采购价格不好说，取决于量，谈判能力，供应链采购价格在市场上有一定优势。</w:t>
      </w:r>
    </w:p>
    <w:p w14:paraId="69DE261B">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问：公司存在劳务外包2人，请介绍一下公司劳务派遣的情况。</w:t>
      </w:r>
    </w:p>
    <w:p w14:paraId="19595E2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textAlignment w:val="auto"/>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bCs/>
          <w:i w:val="0"/>
          <w:iCs w:val="0"/>
          <w:caps w:val="0"/>
          <w:spacing w:val="0"/>
          <w:kern w:val="0"/>
          <w:sz w:val="24"/>
          <w:szCs w:val="24"/>
          <w:shd w:val="clear" w:fill="FFFFFF"/>
          <w:lang w:val="en-US" w:eastAsia="zh-CN" w:bidi="ar"/>
        </w:rPr>
        <w:t>答：</w:t>
      </w:r>
      <w:r>
        <w:rPr>
          <w:rFonts w:hint="default" w:ascii="Times New Roman" w:hAnsi="Times New Roman" w:eastAsia="楷体" w:cs="Times New Roman"/>
          <w:sz w:val="24"/>
          <w:szCs w:val="24"/>
          <w:highlight w:val="none"/>
          <w:lang w:val="en-US" w:eastAsia="zh-CN"/>
        </w:rPr>
        <w:t>劳务外包岗位做的是供应链，入职2个月就离职了，不是重要岗位，公司劳务派遣费支出150万元实际上支付给项目外协人员的。</w:t>
      </w:r>
    </w:p>
    <w:p w14:paraId="6D2ED954">
      <w:pP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pPr>
      <w:r>
        <w:rPr>
          <w:rStyle w:val="32"/>
          <w:rFonts w:hint="default" w:ascii="Times New Roman" w:hAnsi="Times New Roman" w:eastAsia="楷体" w:cs="Times New Roman"/>
          <w:b w:val="0"/>
          <w:bCs w:val="0"/>
          <w:i w:val="0"/>
          <w:iCs w:val="0"/>
          <w:caps w:val="0"/>
          <w:spacing w:val="0"/>
          <w:kern w:val="0"/>
          <w:sz w:val="24"/>
          <w:szCs w:val="24"/>
          <w:shd w:val="clear" w:fill="FFFFFF"/>
          <w:lang w:val="en-US" w:eastAsia="zh-CN" w:bidi="ar"/>
        </w:rPr>
        <w:br w:type="page"/>
      </w:r>
    </w:p>
    <w:p w14:paraId="2BAB4FB3">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jc w:val="center"/>
        <w:textAlignment w:val="auto"/>
        <w:outlineLvl w:val="1"/>
        <w:rPr>
          <w:rFonts w:hint="default" w:ascii="Times New Roman" w:hAnsi="Times New Roman" w:eastAsia="楷体" w:cs="Times New Roman"/>
          <w:b/>
          <w:bCs/>
          <w:sz w:val="24"/>
          <w:szCs w:val="24"/>
          <w:lang w:val="en-US" w:eastAsia="zh-CN"/>
        </w:rPr>
      </w:pPr>
      <w:bookmarkStart w:id="95" w:name="_Toc17656"/>
      <w:r>
        <w:rPr>
          <w:rFonts w:hint="default" w:ascii="Times New Roman" w:hAnsi="Times New Roman" w:eastAsia="楷体" w:cs="Times New Roman"/>
          <w:b/>
          <w:bCs/>
          <w:sz w:val="24"/>
          <w:szCs w:val="24"/>
          <w:lang w:val="en-US" w:eastAsia="zh-CN"/>
        </w:rPr>
        <w:t>3.灵西机器人高管访谈记录——李野</w:t>
      </w:r>
      <w:bookmarkEnd w:id="95"/>
    </w:p>
    <w:p w14:paraId="230ECBB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32"/>
        </w:rPr>
      </w:pPr>
    </w:p>
    <w:p w14:paraId="4A6F72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时间：2025年8月</w:t>
      </w:r>
      <w:r>
        <w:rPr>
          <w:rFonts w:hint="default" w:ascii="Times New Roman" w:hAnsi="Times New Roman" w:eastAsia="楷体" w:cs="Times New Roman"/>
          <w:b/>
          <w:bCs/>
          <w:sz w:val="24"/>
          <w:szCs w:val="24"/>
          <w:lang w:val="en-US" w:eastAsia="zh-CN"/>
        </w:rPr>
        <w:t>19</w:t>
      </w:r>
      <w:r>
        <w:rPr>
          <w:rFonts w:hint="default" w:ascii="Times New Roman" w:hAnsi="Times New Roman" w:eastAsia="楷体" w:cs="Times New Roman"/>
          <w:b/>
          <w:bCs/>
          <w:sz w:val="24"/>
          <w:szCs w:val="24"/>
        </w:rPr>
        <w:t>日</w:t>
      </w:r>
    </w:p>
    <w:p w14:paraId="2461C11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被访谈人：</w:t>
      </w:r>
      <w:r>
        <w:rPr>
          <w:rFonts w:hint="default" w:ascii="Times New Roman" w:hAnsi="Times New Roman" w:eastAsia="楷体" w:cs="Times New Roman"/>
          <w:b/>
          <w:bCs/>
          <w:sz w:val="24"/>
          <w:szCs w:val="24"/>
          <w:lang w:val="en-US" w:eastAsia="zh-CN"/>
        </w:rPr>
        <w:t>李野</w:t>
      </w:r>
      <w:r>
        <w:rPr>
          <w:rFonts w:hint="default" w:ascii="Times New Roman" w:hAnsi="Times New Roman" w:eastAsia="楷体" w:cs="Times New Roman"/>
          <w:b/>
          <w:bCs/>
          <w:sz w:val="24"/>
          <w:szCs w:val="24"/>
        </w:rPr>
        <w:t>（</w:t>
      </w:r>
      <w:r>
        <w:rPr>
          <w:rFonts w:hint="default" w:ascii="Times New Roman" w:hAnsi="Times New Roman" w:eastAsia="楷体" w:cs="Times New Roman"/>
          <w:b/>
          <w:bCs/>
          <w:sz w:val="24"/>
          <w:szCs w:val="24"/>
          <w:lang w:val="en-US" w:eastAsia="zh-CN"/>
        </w:rPr>
        <w:t>公司副总裁，营销负责人</w:t>
      </w:r>
      <w:r>
        <w:rPr>
          <w:rFonts w:hint="default" w:ascii="Times New Roman" w:hAnsi="Times New Roman" w:eastAsia="楷体" w:cs="Times New Roman"/>
          <w:b/>
          <w:bCs/>
          <w:sz w:val="24"/>
          <w:szCs w:val="24"/>
        </w:rPr>
        <w:t>）</w:t>
      </w:r>
    </w:p>
    <w:p w14:paraId="261326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lang w:val="en-US" w:eastAsia="zh-CN"/>
        </w:rPr>
      </w:pPr>
    </w:p>
    <w:p w14:paraId="6F4B5B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lang w:val="en-US" w:eastAsia="zh-CN"/>
        </w:rPr>
        <w:t>问：请</w:t>
      </w:r>
      <w:r>
        <w:rPr>
          <w:rFonts w:hint="default" w:ascii="Times New Roman" w:hAnsi="Times New Roman" w:eastAsia="楷体" w:cs="Times New Roman"/>
          <w:b/>
          <w:bCs/>
          <w:sz w:val="24"/>
          <w:szCs w:val="24"/>
        </w:rPr>
        <w:t>您简单介绍一下自己的学习经历、工作经历，以及现在在灵西负责的具体工作内容。</w:t>
      </w:r>
    </w:p>
    <w:p w14:paraId="2896D3C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sz w:val="24"/>
          <w:szCs w:val="24"/>
        </w:rPr>
        <w:t>毕业于北大人工智能科学实验室，研究方向是语音，丁总的研究方向是视觉。</w:t>
      </w:r>
      <w:r>
        <w:rPr>
          <w:rFonts w:hint="default" w:ascii="Times New Roman" w:hAnsi="Times New Roman" w:eastAsia="楷体" w:cs="Times New Roman"/>
          <w:sz w:val="24"/>
          <w:szCs w:val="24"/>
          <w:lang w:val="en-US" w:eastAsia="zh-CN"/>
        </w:rPr>
        <w:t>20</w:t>
      </w:r>
      <w:r>
        <w:rPr>
          <w:rFonts w:hint="default" w:ascii="Times New Roman" w:hAnsi="Times New Roman" w:eastAsia="楷体" w:cs="Times New Roman"/>
          <w:sz w:val="24"/>
          <w:szCs w:val="24"/>
        </w:rPr>
        <w:t>08年毕业之后，有15年时间一直在中国移动。因为国企是轮岗制，我从最开始的产品研发，到个人市场运营、集团市场运营，再到网络建设维护、公司综合管理，都有涉及。2023年8月入职灵西，入职头一年半负责市场营销管理工作，具体包括销售和售前规划部门；从2023年12月份开始，又监管交付相关工作，涵盖项目部和工程中心。目前主要负责销售、售前规划部门管理，同时监管项目部、工程中心以及海外营销部门（该部门1人双向汇报，一方面向丁总汇报，一方面由我监管）。</w:t>
      </w:r>
    </w:p>
    <w:p w14:paraId="11E440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lang w:val="en-US" w:eastAsia="zh-CN"/>
        </w:rPr>
        <w:t>问：</w:t>
      </w:r>
      <w:r>
        <w:rPr>
          <w:rFonts w:hint="default" w:ascii="Times New Roman" w:hAnsi="Times New Roman" w:eastAsia="楷体" w:cs="Times New Roman"/>
          <w:b/>
          <w:bCs/>
          <w:sz w:val="24"/>
          <w:szCs w:val="24"/>
        </w:rPr>
        <w:t>麻烦您介绍一下销售部门的人员结构、构成，日常运作方式以及管理模式是怎样的？</w:t>
      </w:r>
    </w:p>
    <w:p w14:paraId="2F0C48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b/>
          <w:bCs/>
          <w:sz w:val="24"/>
          <w:szCs w:val="24"/>
        </w:rPr>
        <w:t>答</w:t>
      </w:r>
      <w:r>
        <w:rPr>
          <w:rFonts w:hint="default" w:ascii="Times New Roman" w:hAnsi="Times New Roman" w:eastAsia="楷体" w:cs="Times New Roman"/>
          <w:b/>
          <w:bCs/>
          <w:sz w:val="24"/>
          <w:szCs w:val="24"/>
          <w:lang w:eastAsia="zh-CN"/>
        </w:rPr>
        <w:t>：</w:t>
      </w:r>
      <w:r>
        <w:rPr>
          <w:rFonts w:hint="default" w:ascii="Times New Roman" w:hAnsi="Times New Roman" w:eastAsia="楷体" w:cs="Times New Roman"/>
          <w:sz w:val="24"/>
          <w:szCs w:val="24"/>
        </w:rPr>
        <w:t>灵西销售体系包括大客户经理和售前规划人员。销售部门有4位同事，划分主要依据重点区域，结合客情来进行；售前规划部门有5位同事，其职责是负责成本核算和方案规划，是公司从外到内的关键节点，需内部整合各技术部门，根据客户需求整理方案，对外输出成本和方案，上述人员数量不包括我。另外，海外营销部门目前有2位同事。业务模式采用直销模式，1对1配置大客户经理；售前规划人员牵头对接内部技术部门与外部客户需求，形成闭环。销售团队以客户为核心开展工作，而非按产品划分，确保对客户需求的精准响应和服务跟进。</w:t>
      </w:r>
    </w:p>
    <w:p w14:paraId="01D1EF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lang w:val="en-US" w:eastAsia="zh-CN"/>
        </w:rPr>
        <w:t>问：</w:t>
      </w:r>
      <w:r>
        <w:rPr>
          <w:rFonts w:hint="default" w:ascii="Times New Roman" w:hAnsi="Times New Roman" w:eastAsia="楷体" w:cs="Times New Roman"/>
          <w:b/>
          <w:bCs/>
          <w:sz w:val="24"/>
          <w:szCs w:val="24"/>
        </w:rPr>
        <w:t>公司目前主要有几款产品？在产品布局上有什么计划？销售团队是分产品进行销售，还是每个人分区域进行销售？</w:t>
      </w:r>
    </w:p>
    <w:p w14:paraId="6146F6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b w:val="0"/>
          <w:bCs w:val="0"/>
          <w:sz w:val="24"/>
          <w:szCs w:val="24"/>
          <w:lang w:val="en-US" w:eastAsia="zh-CN"/>
        </w:rPr>
        <w:t>公司</w:t>
      </w:r>
      <w:r>
        <w:rPr>
          <w:rFonts w:hint="default" w:ascii="Times New Roman" w:hAnsi="Times New Roman" w:eastAsia="楷体" w:cs="Times New Roman"/>
          <w:sz w:val="24"/>
          <w:szCs w:val="24"/>
        </w:rPr>
        <w:t>主要有两大块核心业务相关产品。一块是核心的视觉类产品，涵盖软件、硬件、算法，甚至到交付的全站式服务；另一块是基于机器人的相关产品，因为灵西是机器人公司，核心竞争力包括机器人及机械臂的控制，业务类型主要有融合视觉的机械臂应用、基于机器人的控制算法和项目落地。产品布局计划：目前更聚焦于打磨现有核心产品的技术，比如让视觉“眼睛”看得更准、更快，让机械臂“手”更灵活、节拍更高、成本更低，以实现客户更好的应用效果，暂未明确拓展全新产品品类的具体计划，更多是基于现有产品迭代优化。目前销售团队人少而精，依据客户来做划分，没有按照产品区分，会结合重点区域和客情进行人员分配，确保对客户的深度服务。</w:t>
      </w:r>
    </w:p>
    <w:p w14:paraId="28022F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lang w:val="en-US" w:eastAsia="zh-CN"/>
        </w:rPr>
        <w:t>问：</w:t>
      </w:r>
      <w:r>
        <w:rPr>
          <w:rFonts w:hint="default" w:ascii="Times New Roman" w:hAnsi="Times New Roman" w:eastAsia="楷体" w:cs="Times New Roman"/>
          <w:b/>
          <w:bCs/>
          <w:sz w:val="24"/>
          <w:szCs w:val="24"/>
        </w:rPr>
        <w:t>从客户自身业务需求来看，目前各类产品的需求情况如何？哪一类客户需求更多、更广泛？</w:t>
      </w:r>
    </w:p>
    <w:p w14:paraId="5A4859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b/>
          <w:bCs/>
          <w:sz w:val="24"/>
          <w:szCs w:val="24"/>
        </w:rPr>
        <w:t>答</w:t>
      </w:r>
      <w:r>
        <w:rPr>
          <w:rFonts w:hint="default" w:ascii="Times New Roman" w:hAnsi="Times New Roman" w:eastAsia="楷体" w:cs="Times New Roman"/>
          <w:b/>
          <w:bCs/>
          <w:sz w:val="24"/>
          <w:szCs w:val="24"/>
          <w:lang w:eastAsia="zh-CN"/>
        </w:rPr>
        <w:t>：</w:t>
      </w:r>
      <w:r>
        <w:rPr>
          <w:rFonts w:hint="default" w:ascii="Times New Roman" w:hAnsi="Times New Roman" w:eastAsia="楷体" w:cs="Times New Roman"/>
          <w:sz w:val="24"/>
          <w:szCs w:val="24"/>
        </w:rPr>
        <w:t>从需求客户群来看，不同产品需求情况不同：</w:t>
      </w:r>
      <w:r>
        <w:rPr>
          <w:rFonts w:hint="default" w:ascii="Times New Roman" w:hAnsi="Times New Roman" w:eastAsia="楷体" w:cs="Times New Roman"/>
          <w:sz w:val="24"/>
          <w:szCs w:val="24"/>
          <w:lang w:val="en-US" w:eastAsia="zh-CN"/>
        </w:rPr>
        <w:t>①</w:t>
      </w:r>
      <w:r>
        <w:rPr>
          <w:rFonts w:hint="default" w:ascii="Times New Roman" w:hAnsi="Times New Roman" w:eastAsia="楷体" w:cs="Times New Roman"/>
          <w:sz w:val="24"/>
          <w:szCs w:val="24"/>
        </w:rPr>
        <w:t>机器视觉相关需求</w:t>
      </w:r>
      <w:r>
        <w:rPr>
          <w:rFonts w:hint="default" w:ascii="Times New Roman" w:hAnsi="Times New Roman" w:eastAsia="楷体" w:cs="Times New Roman"/>
          <w:sz w:val="24"/>
          <w:szCs w:val="24"/>
          <w:lang w:eastAsia="zh-CN"/>
        </w:rPr>
        <w:t>，</w:t>
      </w:r>
      <w:r>
        <w:rPr>
          <w:rFonts w:hint="default" w:ascii="Times New Roman" w:hAnsi="Times New Roman" w:eastAsia="楷体" w:cs="Times New Roman"/>
          <w:sz w:val="24"/>
          <w:szCs w:val="24"/>
        </w:rPr>
        <w:t>需求最大且广泛。现在各类自动化设备不断迭代，实现多种功能的重要前置条件是对视觉信号的处理，进而进行引导、检测、分类等操作，其中相机这块需求比较大。</w:t>
      </w:r>
      <w:r>
        <w:rPr>
          <w:rFonts w:hint="default" w:ascii="Times New Roman" w:hAnsi="Times New Roman" w:eastAsia="楷体" w:cs="Times New Roman"/>
          <w:sz w:val="24"/>
          <w:szCs w:val="24"/>
          <w:lang w:val="en-US" w:eastAsia="zh-CN"/>
        </w:rPr>
        <w:t>②</w:t>
      </w:r>
      <w:r>
        <w:rPr>
          <w:rFonts w:hint="default" w:ascii="Times New Roman" w:hAnsi="Times New Roman" w:eastAsia="楷体" w:cs="Times New Roman"/>
          <w:sz w:val="24"/>
          <w:szCs w:val="24"/>
        </w:rPr>
        <w:t>手眼结合工位解决方案需求：需求也很旺盛。在当前竞争环境下，企业都关注降本增效，手眼结合（相机搭配机械臂）的一站式工位解决方案能实现24小时不间断生产，需求持续增长。</w:t>
      </w:r>
      <w:r>
        <w:rPr>
          <w:rFonts w:hint="default" w:ascii="Times New Roman" w:hAnsi="Times New Roman" w:eastAsia="楷体" w:cs="Times New Roman"/>
          <w:sz w:val="24"/>
          <w:szCs w:val="24"/>
          <w:lang w:val="en-US" w:eastAsia="zh-CN"/>
        </w:rPr>
        <w:t>③</w:t>
      </w:r>
      <w:r>
        <w:rPr>
          <w:rFonts w:hint="default" w:ascii="Times New Roman" w:hAnsi="Times New Roman" w:eastAsia="楷体" w:cs="Times New Roman"/>
          <w:sz w:val="24"/>
          <w:szCs w:val="24"/>
        </w:rPr>
        <w:t>特定行业机械臂控制需求：从产值角度看需求较大。在新能源行业、医药行业等，有一些固定工位不带视觉的机械臂控制需求，这类需求规模较大，一条产线可能涉及十几二十个工位的解决方案，且基于核心集群控制技术，需求从2021年至今都非常旺盛，比如从光伏产业到新能源锂电产业，包括三元锂电池、后续固态电池产线更新迭代，都有相关需求。</w:t>
      </w:r>
    </w:p>
    <w:p w14:paraId="2136AF6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lang w:val="en-US" w:eastAsia="zh-CN"/>
        </w:rPr>
        <w:t>问：</w:t>
      </w:r>
      <w:r>
        <w:rPr>
          <w:rFonts w:hint="default" w:ascii="Times New Roman" w:hAnsi="Times New Roman" w:eastAsia="楷体" w:cs="Times New Roman"/>
          <w:b/>
          <w:bCs/>
          <w:sz w:val="24"/>
          <w:szCs w:val="24"/>
        </w:rPr>
        <w:t>公司与今天国际、京东、昆船等核心客户最初是如何接触并开始合作的？后续如何成为他们的主要供应商？</w:t>
      </w:r>
    </w:p>
    <w:p w14:paraId="2A13F6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b/>
          <w:bCs/>
          <w:sz w:val="24"/>
          <w:szCs w:val="24"/>
        </w:rPr>
        <w:t>答</w:t>
      </w:r>
      <w:r>
        <w:rPr>
          <w:rFonts w:hint="default" w:ascii="Times New Roman" w:hAnsi="Times New Roman" w:eastAsia="楷体" w:cs="Times New Roman"/>
          <w:b/>
          <w:bCs/>
          <w:sz w:val="24"/>
          <w:szCs w:val="24"/>
          <w:lang w:eastAsia="zh-CN"/>
        </w:rPr>
        <w:t>：</w:t>
      </w:r>
      <w:r>
        <w:rPr>
          <w:rFonts w:hint="default" w:ascii="Times New Roman" w:hAnsi="Times New Roman" w:eastAsia="楷体" w:cs="Times New Roman"/>
          <w:sz w:val="24"/>
          <w:szCs w:val="24"/>
        </w:rPr>
        <w:t>我们是跟着核心客户一路成长起来的，今天国际、京东、昆船等都是国内物流集成商头部客户。最开始合作基于物流领域场内物流的手眼单工位解决方案，比如和京东合作的第一个项目，是京东仓内的手眼结合解决方案，当时是国内第一套实现3D手眼结合代替人工工位的方案，当时一年所有业务规模大概在千万级，单个工位价格30万到40万。随着新能源行业兴起，这些合作良好的客户带领我们进入新能源领域，合作从传统行业切入到新能源行业，一路从小到大。一方面，我们与客户战略高层关系熟悉，日常沟通顺畅；更核心的是彼此对双方技术能力的认可，以及常年配合形成的默契。比如我们的工程师对客户的调度系统非常熟悉，新供应商进来可能需要半年时间才能完全消化理解，在当前市场环境下，这是很高的门槛。像京东在手眼结合领域，我们是连续4年的年框</w:t>
      </w:r>
      <w:r>
        <w:rPr>
          <w:rFonts w:hint="default" w:ascii="Times New Roman" w:hAnsi="Times New Roman" w:eastAsia="楷体" w:cs="Times New Roman"/>
          <w:sz w:val="24"/>
          <w:szCs w:val="24"/>
          <w:lang w:val="en-US" w:eastAsia="zh-CN"/>
        </w:rPr>
        <w:t>合作</w:t>
      </w:r>
      <w:r>
        <w:rPr>
          <w:rFonts w:hint="default" w:ascii="Times New Roman" w:hAnsi="Times New Roman" w:eastAsia="楷体" w:cs="Times New Roman"/>
          <w:sz w:val="24"/>
          <w:szCs w:val="24"/>
        </w:rPr>
        <w:t>唯一中标商，也是其所有机械臂解决方案的唯一供应商；今天国际原来有3家同类产品供应商，现在只剩2家</w:t>
      </w:r>
      <w:r>
        <w:rPr>
          <w:rFonts w:hint="default" w:ascii="Times New Roman" w:hAnsi="Times New Roman" w:eastAsia="楷体" w:cs="Times New Roman"/>
          <w:sz w:val="24"/>
          <w:szCs w:val="24"/>
          <w:lang w:eastAsia="zh-CN"/>
        </w:rPr>
        <w:t>（</w:t>
      </w:r>
      <w:r>
        <w:rPr>
          <w:rFonts w:hint="default" w:ascii="Times New Roman" w:hAnsi="Times New Roman" w:eastAsia="楷体" w:cs="Times New Roman"/>
          <w:sz w:val="24"/>
          <w:szCs w:val="24"/>
          <w:lang w:val="en-US" w:eastAsia="zh-CN"/>
        </w:rPr>
        <w:t>去年年底减少</w:t>
      </w:r>
      <w:r>
        <w:rPr>
          <w:rFonts w:hint="default" w:ascii="Times New Roman" w:hAnsi="Times New Roman" w:eastAsia="楷体" w:cs="Times New Roman"/>
          <w:sz w:val="24"/>
          <w:szCs w:val="24"/>
          <w:lang w:eastAsia="zh-CN"/>
        </w:rPr>
        <w:t>）</w:t>
      </w:r>
      <w:r>
        <w:rPr>
          <w:rFonts w:hint="default" w:ascii="Times New Roman" w:hAnsi="Times New Roman" w:eastAsia="楷体" w:cs="Times New Roman"/>
          <w:sz w:val="24"/>
          <w:szCs w:val="24"/>
        </w:rPr>
        <w:t>，我们是其中之一</w:t>
      </w:r>
      <w:r>
        <w:rPr>
          <w:rFonts w:hint="default" w:ascii="Times New Roman" w:hAnsi="Times New Roman" w:eastAsia="楷体" w:cs="Times New Roman"/>
          <w:sz w:val="24"/>
          <w:szCs w:val="24"/>
          <w:lang w:eastAsia="zh-CN"/>
        </w:rPr>
        <w:t>，</w:t>
      </w:r>
      <w:r>
        <w:rPr>
          <w:rFonts w:hint="default" w:ascii="Times New Roman" w:hAnsi="Times New Roman" w:eastAsia="楷体" w:cs="Times New Roman"/>
          <w:sz w:val="24"/>
          <w:szCs w:val="24"/>
        </w:rPr>
        <w:t>未来在今天国际同类产品的供应占比有进一步提升的趋势，目前在其新能源产线交付上已基本占到一半以上，随着合作深入和我们技术、服务优势的凸显，占比大概率会继续提升。</w:t>
      </w:r>
    </w:p>
    <w:p w14:paraId="79A2CDB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lang w:val="en-US" w:eastAsia="zh-CN"/>
        </w:rPr>
        <w:t>问：</w:t>
      </w:r>
      <w:r>
        <w:rPr>
          <w:rFonts w:hint="default" w:ascii="Times New Roman" w:hAnsi="Times New Roman" w:eastAsia="楷体" w:cs="Times New Roman"/>
          <w:b/>
          <w:bCs/>
          <w:sz w:val="24"/>
          <w:szCs w:val="24"/>
        </w:rPr>
        <w:t>公司与今天国际等核心客户合作过程中，有一些供应商逐渐消失，相较于这些消失的供应商以及今天国际目前剩余的另一家供应商，灵西对客户来说最核心的优势是什么？目前这些核心客户是否比较稳定？</w:t>
      </w:r>
    </w:p>
    <w:p w14:paraId="64D22B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sz w:val="24"/>
          <w:szCs w:val="24"/>
        </w:rPr>
        <w:t>核心优势：一是多年合作形成的高契合度，包括我们的系统与客户系统的契合度，以及双方实施团队的配合默契度，我们的工程师对客户系统熟悉，新供应商难以快速替代；二是灵西自身的研发能力，我们有完整的算法团队、软件团队，而其他竞争对手多采用外包形式。在面对行业难点和有视觉需求的特定工位时，我们优势明显，比如在新能源领域，我们有自研产品和自己的视觉团队，能提供完整视觉解决方案，竞争对手若想承接相关业务，需通过转包外包，成本不可控。目前核心客户非常稳定。以京东为例，我们是其手眼结合领域连续4年的年框唯一中标商，也是所有机械臂解决方案的唯一供应商；与今天国际在新能源领域合作加深，供应占比持续提升，且客户复购情况良好，未出现客户流失情况。</w:t>
      </w:r>
    </w:p>
    <w:p w14:paraId="79208D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lang w:val="en-US" w:eastAsia="zh-CN"/>
        </w:rPr>
        <w:t>问：</w:t>
      </w:r>
      <w:r>
        <w:rPr>
          <w:rFonts w:hint="default" w:ascii="Times New Roman" w:hAnsi="Times New Roman" w:eastAsia="楷体" w:cs="Times New Roman"/>
          <w:b/>
          <w:bCs/>
          <w:sz w:val="24"/>
          <w:szCs w:val="24"/>
        </w:rPr>
        <w:t>公司2023年、2024年营收大概都在1亿左右规模，接下来今年以及未来几年，在销售上有什么发展规划和指标？</w:t>
      </w:r>
    </w:p>
    <w:p w14:paraId="359AB2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sz w:val="24"/>
          <w:szCs w:val="24"/>
        </w:rPr>
        <w:t>今年设定的营收目标大概是1.5亿元。未来三年希望做到</w:t>
      </w:r>
      <w:r>
        <w:rPr>
          <w:rFonts w:hint="default" w:ascii="Times New Roman" w:hAnsi="Times New Roman" w:eastAsia="楷体" w:cs="Times New Roman"/>
          <w:sz w:val="24"/>
          <w:szCs w:val="24"/>
          <w:lang w:eastAsia="zh-CN"/>
        </w:rPr>
        <w:t>3亿-5亿</w:t>
      </w:r>
      <w:r>
        <w:rPr>
          <w:rFonts w:hint="default" w:ascii="Times New Roman" w:hAnsi="Times New Roman" w:eastAsia="楷体" w:cs="Times New Roman"/>
          <w:sz w:val="24"/>
          <w:szCs w:val="24"/>
        </w:rPr>
        <w:t>的营收规模。背后的支撑因素包括：机器换人的大趋势未改变，且随着解决方案成熟，趋势加快；人口老龄化及企业降本增效需求提升；公司坚持全流程解决方案，在客户侧口碑较好；累计交付近300条产线，老产线迭代有较大市场空间；海外市场有巨大商机，我们有与国际同步的技术能力和国内全产业链配套带来的成本优势，出海选择合适行业能带来明显增长。新能源领域新产线需求基本稳定或略微下降，但老产线迭代能带来与新产线基本1:1的增量，同时海外市场逐步打开，有望拉升营收和毛利。</w:t>
      </w:r>
    </w:p>
    <w:p w14:paraId="7DE42A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lang w:val="en-US" w:eastAsia="zh-CN"/>
        </w:rPr>
        <w:t>问：</w:t>
      </w:r>
      <w:r>
        <w:rPr>
          <w:rFonts w:hint="default" w:ascii="Times New Roman" w:hAnsi="Times New Roman" w:eastAsia="楷体" w:cs="Times New Roman"/>
          <w:b/>
          <w:bCs/>
          <w:sz w:val="24"/>
          <w:szCs w:val="24"/>
        </w:rPr>
        <w:t>公司目前重点深耕新能源、锂电、仓储物流领域，未来几年计划达到</w:t>
      </w:r>
      <w:r>
        <w:rPr>
          <w:rFonts w:hint="default" w:ascii="Times New Roman" w:hAnsi="Times New Roman" w:eastAsia="楷体" w:cs="Times New Roman"/>
          <w:b/>
          <w:bCs/>
          <w:sz w:val="24"/>
          <w:szCs w:val="24"/>
          <w:lang w:eastAsia="zh-CN"/>
        </w:rPr>
        <w:t>3亿-5亿</w:t>
      </w:r>
      <w:r>
        <w:rPr>
          <w:rFonts w:hint="default" w:ascii="Times New Roman" w:hAnsi="Times New Roman" w:eastAsia="楷体" w:cs="Times New Roman"/>
          <w:b/>
          <w:bCs/>
          <w:sz w:val="24"/>
          <w:szCs w:val="24"/>
        </w:rPr>
        <w:t>规模，是否主要还是深耕这两个行业？其他行业是否有拓展计划？对于新领域客户，有什么想法或计划？</w:t>
      </w:r>
    </w:p>
    <w:p w14:paraId="7407B2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b/>
          <w:bCs/>
          <w:sz w:val="24"/>
          <w:szCs w:val="24"/>
        </w:rPr>
        <w:t>答</w:t>
      </w:r>
      <w:r>
        <w:rPr>
          <w:rFonts w:hint="default" w:ascii="Times New Roman" w:hAnsi="Times New Roman" w:eastAsia="楷体" w:cs="Times New Roman"/>
          <w:b/>
          <w:bCs/>
          <w:sz w:val="24"/>
          <w:szCs w:val="24"/>
          <w:lang w:eastAsia="zh-CN"/>
        </w:rPr>
        <w:t>：</w:t>
      </w:r>
      <w:r>
        <w:rPr>
          <w:rFonts w:hint="default" w:ascii="Times New Roman" w:hAnsi="Times New Roman" w:eastAsia="楷体" w:cs="Times New Roman"/>
          <w:sz w:val="24"/>
          <w:szCs w:val="24"/>
        </w:rPr>
        <w:t>核心行业深耕：新能源、仓储物流是目前重点深耕的行业，未来几年仍会以这两个行业为主要增长来源，因为新能源行业增长快，仓储物流领域与核心客户合作基础深厚，有稳定需求。其他行业拓展：灵西提供的核心能力（类似“眼睛”“手”“脚”的配合，解决人工替代问题）本质上与行业无关，目前已涉及烟草、医药等行业，比如为昆船提供十几条烟草产线解决方案，为京东在医药行业的石药项目提供落地服务。未来会边走边看，依托自身技术优势，在有合适机会的行业进行拓展，不局限于特定行业，更关注技术打磨和需求匹配。新领域客户计划：重点在于打磨自身技术，提升“眼睛”看得更准、更快，“手”更灵活、节拍更高、成本更低的能力，以更好满足客户需求。对于新领域客户，会通过现有核心客户的行业延伸、参与海外项目（如海外超市仓解决方案）等方式接触，在过程中评估需求真实性和市场规模，谨慎切入。</w:t>
      </w:r>
    </w:p>
    <w:p w14:paraId="00D20E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b/>
          <w:bCs/>
          <w:sz w:val="24"/>
          <w:szCs w:val="24"/>
        </w:rPr>
        <w:t>问</w:t>
      </w:r>
      <w:r>
        <w:rPr>
          <w:rFonts w:hint="default" w:ascii="Times New Roman" w:hAnsi="Times New Roman" w:eastAsia="楷体" w:cs="Times New Roman"/>
          <w:b/>
          <w:bCs/>
          <w:sz w:val="24"/>
          <w:szCs w:val="24"/>
          <w:lang w:eastAsia="zh-CN"/>
        </w:rPr>
        <w:t>：</w:t>
      </w:r>
      <w:r>
        <w:rPr>
          <w:rFonts w:hint="default" w:ascii="Times New Roman" w:hAnsi="Times New Roman" w:eastAsia="楷体" w:cs="Times New Roman"/>
          <w:b/>
          <w:bCs/>
          <w:sz w:val="24"/>
          <w:szCs w:val="24"/>
        </w:rPr>
        <w:t>公司海外出海业务是重要发展方向，目前海外销售部门有2位同事，后续是否会扩招？海外业务目前主要通过什么渠道拓展客户？比如海外超市仓项目，是销售团队直接对接介绍产品，还是通过其他渠道？在海外业务拓展中，如何控制风险？</w:t>
      </w:r>
    </w:p>
    <w:p w14:paraId="2DCC5B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sz w:val="24"/>
          <w:szCs w:val="24"/>
        </w:rPr>
        <w:t>会逐步扩张海外营销团队。公司前年启动出海策略，初期主要与原有合作方协同出海，今年加大独立产品出海力度，成立专门面向海外客户的销售团队，后续根据区域和产品发展情况扩充团队，目前海外销售总监有常年海外销售经验。目前主要依托渠道拓展海外客户。因为我们对海外市场的理解相较于集成商伙伴还有差距，所以先依托渠道合作。比如正在交付的匈牙利项目、即将交付的印尼项目，以及涉足的新加坡项目，都是通过与渠道合作推进。未来产品成熟后，会参加海外供应商展会，逐步建立海外现有团队。在海外业务拓展中，首先考虑机会与风险平衡，明确自身优势与劣势（劣势是对海外市场理解较浅）。在项目交付过程中，打造销售和海外技术指导团队，打磨产品，研究海外竞争对手，处于学习过程；坚持“小步快跑”，先踏踏实实做好基础工作，控制风险，尽可能可控地“交学费”，避免像部分出海企业那样亏损严重。</w:t>
      </w:r>
    </w:p>
    <w:p w14:paraId="129BA5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b/>
          <w:bCs/>
          <w:sz w:val="24"/>
          <w:szCs w:val="24"/>
        </w:rPr>
        <w:t>问</w:t>
      </w:r>
      <w:r>
        <w:rPr>
          <w:rFonts w:hint="default" w:ascii="Times New Roman" w:hAnsi="Times New Roman" w:eastAsia="楷体" w:cs="Times New Roman"/>
          <w:b/>
          <w:bCs/>
          <w:sz w:val="24"/>
          <w:szCs w:val="24"/>
          <w:lang w:eastAsia="zh-CN"/>
        </w:rPr>
        <w:t>：</w:t>
      </w:r>
      <w:r>
        <w:rPr>
          <w:rFonts w:hint="default" w:ascii="Times New Roman" w:hAnsi="Times New Roman" w:eastAsia="楷体" w:cs="Times New Roman"/>
          <w:b/>
          <w:bCs/>
          <w:sz w:val="24"/>
          <w:szCs w:val="24"/>
        </w:rPr>
        <w:t>公司整体业务是否存在季节性、区域性特点？如果存在，具体表现是怎样的？</w:t>
      </w:r>
    </w:p>
    <w:p w14:paraId="26C383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b/>
          <w:bCs/>
          <w:sz w:val="24"/>
          <w:szCs w:val="24"/>
        </w:rPr>
        <w:t>答</w:t>
      </w:r>
      <w:r>
        <w:rPr>
          <w:rFonts w:hint="default" w:ascii="Times New Roman" w:hAnsi="Times New Roman" w:eastAsia="楷体" w:cs="Times New Roman"/>
          <w:b/>
          <w:bCs/>
          <w:sz w:val="24"/>
          <w:szCs w:val="24"/>
          <w:lang w:eastAsia="zh-CN"/>
        </w:rPr>
        <w:t>：</w:t>
      </w:r>
      <w:r>
        <w:rPr>
          <w:rFonts w:hint="default" w:ascii="Times New Roman" w:hAnsi="Times New Roman" w:eastAsia="楷体" w:cs="Times New Roman"/>
          <w:sz w:val="24"/>
          <w:szCs w:val="24"/>
        </w:rPr>
        <w:t>没有区域性特点，业务遍布全国，从青海到广东，从最北的哈尔滨到南方各地都有项目落地，且公司在不断探索跨区域交付模式。存在一定季节性影响，主要体现在北方冬季交付上。北方冬季交付量会减少，对业务量影响大概10%，因为厂房在实际交付时多为半露天状态，冬季施工条件受限。但由于签单有前置性，所以对整体营收影响不是特别大。</w:t>
      </w:r>
    </w:p>
    <w:p w14:paraId="769B335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lang w:val="en-US" w:eastAsia="zh-CN"/>
        </w:rPr>
        <w:t>问：</w:t>
      </w:r>
      <w:r>
        <w:rPr>
          <w:rFonts w:hint="default" w:ascii="Times New Roman" w:hAnsi="Times New Roman" w:eastAsia="楷体" w:cs="Times New Roman"/>
          <w:b/>
          <w:bCs/>
          <w:sz w:val="24"/>
          <w:szCs w:val="24"/>
        </w:rPr>
        <w:t>不同类型项目的交付周期大概多久？交付过程是怎样的？</w:t>
      </w:r>
    </w:p>
    <w:p w14:paraId="3D6FAFB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b/>
          <w:bCs/>
          <w:sz w:val="24"/>
          <w:szCs w:val="24"/>
        </w:rPr>
        <w:t>答</w:t>
      </w:r>
      <w:r>
        <w:rPr>
          <w:rFonts w:hint="default" w:ascii="Times New Roman" w:hAnsi="Times New Roman" w:eastAsia="楷体" w:cs="Times New Roman"/>
          <w:b/>
          <w:bCs/>
          <w:sz w:val="24"/>
          <w:szCs w:val="24"/>
          <w:lang w:eastAsia="zh-CN"/>
        </w:rPr>
        <w:t>：</w:t>
      </w:r>
      <w:r>
        <w:rPr>
          <w:rFonts w:hint="default" w:ascii="Times New Roman" w:hAnsi="Times New Roman" w:eastAsia="楷体" w:cs="Times New Roman"/>
          <w:sz w:val="24"/>
          <w:szCs w:val="24"/>
        </w:rPr>
        <w:t>交付周期：从签单到具体实施有60天准备期，后续实际交付周期看项目体量。成熟的手眼结合工位项目进场后1个月到1个半月可完成交付。稍微复杂的项目大概3个月交付。新能源产线项目因涉及几十家供应商，整体交付周期大概6个月。</w:t>
      </w:r>
    </w:p>
    <w:p w14:paraId="362CDDF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w:t>
      </w:r>
      <w:r>
        <w:rPr>
          <w:rFonts w:hint="default" w:ascii="Times New Roman" w:hAnsi="Times New Roman" w:eastAsia="楷体" w:cs="Times New Roman"/>
          <w:b/>
          <w:bCs/>
          <w:sz w:val="24"/>
          <w:szCs w:val="24"/>
          <w:lang w:eastAsia="zh-CN"/>
        </w:rPr>
        <w:t>：</w:t>
      </w:r>
      <w:r>
        <w:rPr>
          <w:rFonts w:hint="default" w:ascii="Times New Roman" w:hAnsi="Times New Roman" w:eastAsia="楷体" w:cs="Times New Roman"/>
          <w:b/>
          <w:bCs/>
          <w:sz w:val="24"/>
          <w:szCs w:val="24"/>
        </w:rPr>
        <w:t>锂电池领域客户的付款方式主要是3331，还是有其他种类？不同类型项目的付款方式有什么区别？</w:t>
      </w:r>
    </w:p>
    <w:p w14:paraId="0B7981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b/>
          <w:bCs/>
          <w:sz w:val="24"/>
          <w:szCs w:val="24"/>
        </w:rPr>
        <w:t>答</w:t>
      </w:r>
      <w:r>
        <w:rPr>
          <w:rFonts w:hint="default" w:ascii="Times New Roman" w:hAnsi="Times New Roman" w:eastAsia="楷体" w:cs="Times New Roman"/>
          <w:b/>
          <w:bCs/>
          <w:sz w:val="24"/>
          <w:szCs w:val="24"/>
          <w:lang w:eastAsia="zh-CN"/>
        </w:rPr>
        <w:t>：</w:t>
      </w:r>
      <w:r>
        <w:rPr>
          <w:rFonts w:hint="default" w:ascii="Times New Roman" w:hAnsi="Times New Roman" w:eastAsia="楷体" w:cs="Times New Roman"/>
          <w:sz w:val="24"/>
          <w:szCs w:val="24"/>
        </w:rPr>
        <w:t>锂电池领域客户付款方式分两类：</w:t>
      </w:r>
      <w:r>
        <w:rPr>
          <w:rFonts w:hint="default" w:ascii="Times New Roman" w:hAnsi="Times New Roman" w:eastAsia="楷体" w:cs="Times New Roman"/>
          <w:sz w:val="24"/>
          <w:szCs w:val="24"/>
          <w:lang w:val="en-US" w:eastAsia="zh-CN"/>
        </w:rPr>
        <w:t>①</w:t>
      </w:r>
      <w:r>
        <w:rPr>
          <w:rFonts w:hint="default" w:ascii="Times New Roman" w:hAnsi="Times New Roman" w:eastAsia="楷体" w:cs="Times New Roman"/>
          <w:sz w:val="24"/>
          <w:szCs w:val="24"/>
        </w:rPr>
        <w:t>新产线项目：一般采用3331（或3431）的付款方式，该行业付款模式已很成熟，相对透明。</w:t>
      </w:r>
      <w:r>
        <w:rPr>
          <w:rFonts w:hint="default" w:ascii="Times New Roman" w:hAnsi="Times New Roman" w:eastAsia="楷体" w:cs="Times New Roman"/>
          <w:sz w:val="24"/>
          <w:szCs w:val="24"/>
          <w:lang w:val="en-US" w:eastAsia="zh-CN"/>
        </w:rPr>
        <w:t>②</w:t>
      </w:r>
      <w:r>
        <w:rPr>
          <w:rFonts w:hint="default" w:ascii="Times New Roman" w:hAnsi="Times New Roman" w:eastAsia="楷体" w:cs="Times New Roman"/>
          <w:sz w:val="24"/>
          <w:szCs w:val="24"/>
        </w:rPr>
        <w:t>老产线迭代改造项目：一是毛利较高，二是回款方式可协商，常见的有55付款（合同签订付50%，验收后付50%）或到货付款，这类项目回款周期比新产线短很多。</w:t>
      </w:r>
    </w:p>
    <w:p w14:paraId="0A189C7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w:t>
      </w:r>
      <w:r>
        <w:rPr>
          <w:rFonts w:hint="default" w:ascii="Times New Roman" w:hAnsi="Times New Roman" w:eastAsia="楷体" w:cs="Times New Roman"/>
          <w:b/>
          <w:bCs/>
          <w:sz w:val="24"/>
          <w:szCs w:val="24"/>
          <w:lang w:eastAsia="zh-CN"/>
        </w:rPr>
        <w:t>：</w:t>
      </w:r>
      <w:r>
        <w:rPr>
          <w:rFonts w:hint="default" w:ascii="Times New Roman" w:hAnsi="Times New Roman" w:eastAsia="楷体" w:cs="Times New Roman"/>
          <w:b/>
          <w:bCs/>
          <w:sz w:val="24"/>
          <w:szCs w:val="24"/>
        </w:rPr>
        <w:t>公司3D相机主要是自研生产吗？有哪些核心技术？与市面上同类产品（包括国外垄断品牌、国内如华睿等品牌）相比，价格策略是怎样的？在整体解决方案上有什么优势？</w:t>
      </w:r>
    </w:p>
    <w:p w14:paraId="54C047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sz w:val="24"/>
          <w:szCs w:val="24"/>
        </w:rPr>
        <w:t>答</w:t>
      </w:r>
      <w:r>
        <w:rPr>
          <w:rFonts w:hint="default" w:ascii="Times New Roman" w:hAnsi="Times New Roman" w:eastAsia="楷体" w:cs="Times New Roman"/>
          <w:sz w:val="24"/>
          <w:szCs w:val="24"/>
          <w:lang w:eastAsia="zh-CN"/>
        </w:rPr>
        <w:t>：</w:t>
      </w:r>
      <w:r>
        <w:rPr>
          <w:rFonts w:hint="default" w:ascii="Times New Roman" w:hAnsi="Times New Roman" w:eastAsia="楷体" w:cs="Times New Roman"/>
          <w:sz w:val="24"/>
          <w:szCs w:val="24"/>
        </w:rPr>
        <w:t>3D相机全部自研生产。核心技术贴近需求优化调整产品，比如现场激光结合产线的移动式设计；自研高速轮廓仪，针对特定工位高精度筛选需求；攻克2.5D技术，是全球第二家攻克该技术的企业（攻克后被部分竞争对手“拉黑”，技术交流存在一定困难）。价格策略</w:t>
      </w:r>
      <w:r>
        <w:rPr>
          <w:rFonts w:hint="default" w:ascii="Times New Roman" w:hAnsi="Times New Roman" w:eastAsia="楷体" w:cs="Times New Roman"/>
          <w:sz w:val="24"/>
          <w:szCs w:val="24"/>
          <w:lang w:val="en-US" w:eastAsia="zh-CN"/>
        </w:rPr>
        <w:t>上</w:t>
      </w:r>
      <w:r>
        <w:rPr>
          <w:rFonts w:hint="default" w:ascii="Times New Roman" w:hAnsi="Times New Roman" w:eastAsia="楷体" w:cs="Times New Roman"/>
          <w:sz w:val="24"/>
          <w:szCs w:val="24"/>
        </w:rPr>
        <w:t>单相机价格与市面上同类产品差不多，没有明显价格优势。整体解决方案不能简单说价格有优势，而是会与客户1对1沟通，结合行业痛点和操作人员操作习惯，提供定制化解决方案，让产品“长成客户需求的样子”。对公司而言，定制化不会使成本有太大变化，但能形成明显的竞争差异化优势，就像“快餐有市场，私家菜也有市场”，我们的定制化方案更能精准解决客户实际问题。</w:t>
      </w:r>
    </w:p>
    <w:p w14:paraId="2A4089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w:t>
      </w:r>
      <w:r>
        <w:rPr>
          <w:rFonts w:hint="default" w:ascii="Times New Roman" w:hAnsi="Times New Roman" w:eastAsia="楷体" w:cs="Times New Roman"/>
          <w:b/>
          <w:bCs/>
          <w:sz w:val="24"/>
          <w:szCs w:val="24"/>
          <w:lang w:eastAsia="zh-CN"/>
        </w:rPr>
        <w:t>：</w:t>
      </w:r>
      <w:r>
        <w:rPr>
          <w:rFonts w:hint="default" w:ascii="Times New Roman" w:hAnsi="Times New Roman" w:eastAsia="楷体" w:cs="Times New Roman"/>
          <w:b/>
          <w:bCs/>
          <w:sz w:val="24"/>
          <w:szCs w:val="24"/>
        </w:rPr>
        <w:t>公司之前有一位副总裁叫雷宇，之前负责产品市场相关工作，后来离职了，他的离职对公司整体营销是否有太大影响？具体体现在哪些方面？</w:t>
      </w:r>
    </w:p>
    <w:p w14:paraId="0B40E32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b/>
          <w:bCs/>
          <w:sz w:val="24"/>
          <w:szCs w:val="24"/>
        </w:rPr>
        <w:t>答</w:t>
      </w:r>
      <w:r>
        <w:rPr>
          <w:rFonts w:hint="default" w:ascii="Times New Roman" w:hAnsi="Times New Roman" w:eastAsia="楷体" w:cs="Times New Roman"/>
          <w:b/>
          <w:bCs/>
          <w:sz w:val="24"/>
          <w:szCs w:val="24"/>
          <w:lang w:eastAsia="zh-CN"/>
        </w:rPr>
        <w:t>：</w:t>
      </w:r>
      <w:r>
        <w:rPr>
          <w:rFonts w:hint="default" w:ascii="Times New Roman" w:hAnsi="Times New Roman" w:eastAsia="楷体" w:cs="Times New Roman"/>
          <w:sz w:val="24"/>
          <w:szCs w:val="24"/>
        </w:rPr>
        <w:t>雷宇离职对公司整体营销没有太大影响，具体原因如下：</w:t>
      </w:r>
      <w:r>
        <w:rPr>
          <w:rFonts w:hint="default" w:ascii="Times New Roman" w:hAnsi="Times New Roman" w:eastAsia="楷体" w:cs="Times New Roman"/>
          <w:sz w:val="24"/>
          <w:szCs w:val="24"/>
          <w:lang w:val="en-US" w:eastAsia="zh-CN"/>
        </w:rPr>
        <w:t>①</w:t>
      </w:r>
      <w:r>
        <w:rPr>
          <w:rFonts w:hint="default" w:ascii="Times New Roman" w:hAnsi="Times New Roman" w:eastAsia="楷体" w:cs="Times New Roman"/>
          <w:sz w:val="24"/>
          <w:szCs w:val="24"/>
        </w:rPr>
        <w:t>交接过程：我与雷宇有一段共事时间，营销工作交接持续了3个月，期间共同负责营销管理。当时我入职也是因为发现销售跟进存在问题（如一个核心客户大半年无订单），入职后两人一起商量优化策略，很快扭转局面。</w:t>
      </w:r>
      <w:r>
        <w:rPr>
          <w:rFonts w:hint="default" w:ascii="Times New Roman" w:hAnsi="Times New Roman" w:eastAsia="楷体" w:cs="Times New Roman"/>
          <w:sz w:val="24"/>
          <w:szCs w:val="24"/>
          <w:lang w:val="en-US" w:eastAsia="zh-CN"/>
        </w:rPr>
        <w:t>②</w:t>
      </w:r>
      <w:r>
        <w:rPr>
          <w:rFonts w:hint="default" w:ascii="Times New Roman" w:hAnsi="Times New Roman" w:eastAsia="楷体" w:cs="Times New Roman"/>
          <w:sz w:val="24"/>
          <w:szCs w:val="24"/>
        </w:rPr>
        <w:t>客户与业务影响：一是客户没有流失，核心客户合作稳定；二是客户复购情况快速好转，之前存在的业务停滞问题得到解决，整体销售业绩未受负面影响。</w:t>
      </w:r>
    </w:p>
    <w:p w14:paraId="5E99074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w:t>
      </w:r>
      <w:r>
        <w:rPr>
          <w:rFonts w:hint="default" w:ascii="Times New Roman" w:hAnsi="Times New Roman" w:eastAsia="楷体" w:cs="Times New Roman"/>
          <w:b/>
          <w:bCs/>
          <w:sz w:val="24"/>
          <w:szCs w:val="24"/>
          <w:lang w:eastAsia="zh-CN"/>
        </w:rPr>
        <w:t>：</w:t>
      </w:r>
      <w:r>
        <w:rPr>
          <w:rFonts w:hint="default" w:ascii="Times New Roman" w:hAnsi="Times New Roman" w:eastAsia="楷体" w:cs="Times New Roman"/>
          <w:b/>
          <w:bCs/>
          <w:sz w:val="24"/>
          <w:szCs w:val="24"/>
        </w:rPr>
        <w:t>灵西与上市公司视觉领域企业相比，是领域上很少接触，竞争错开，还是存在直接竞争？如果存在竞争，公司的竞争优势是什么？</w:t>
      </w:r>
    </w:p>
    <w:p w14:paraId="592A97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b/>
          <w:bCs/>
          <w:sz w:val="24"/>
          <w:szCs w:val="24"/>
        </w:rPr>
        <w:t>答</w:t>
      </w:r>
      <w:r>
        <w:rPr>
          <w:rFonts w:hint="default" w:ascii="Times New Roman" w:hAnsi="Times New Roman" w:eastAsia="楷体" w:cs="Times New Roman"/>
          <w:b/>
          <w:bCs/>
          <w:sz w:val="24"/>
          <w:szCs w:val="24"/>
          <w:lang w:eastAsia="zh-CN"/>
        </w:rPr>
        <w:t>：</w:t>
      </w:r>
      <w:r>
        <w:rPr>
          <w:rFonts w:hint="default" w:ascii="Times New Roman" w:hAnsi="Times New Roman" w:eastAsia="楷体" w:cs="Times New Roman"/>
          <w:sz w:val="24"/>
          <w:szCs w:val="24"/>
        </w:rPr>
        <w:t>存在竞争，但竞争策略有差异，不完全是直接对抗。可以用类比说明：灵西更像京东，大的视觉公司更类似于淘宝。大的视觉公司多以纯产品销售为主，在3D视觉领域扩张速度快；灵西则更注重切入应用场景，提供一站式服务。竞争优势：3D视觉是有门槛的技术领域，灵西的优势在于真正切入场景，给客户提供一站式服务，解决客户实际痛点和问题。在切入市场时，会筛选需求真实性和市场规模，虽然切入较慎重，但客户对我们交付的方案解决问题的效果认可度较高，逐步形成了良好口碑。</w:t>
      </w:r>
    </w:p>
    <w:p w14:paraId="27E243A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w:t>
      </w:r>
      <w:r>
        <w:rPr>
          <w:rFonts w:hint="default" w:ascii="Times New Roman" w:hAnsi="Times New Roman" w:eastAsia="楷体" w:cs="Times New Roman"/>
          <w:b/>
          <w:bCs/>
          <w:sz w:val="24"/>
          <w:szCs w:val="24"/>
          <w:lang w:eastAsia="zh-CN"/>
        </w:rPr>
        <w:t>：</w:t>
      </w:r>
      <w:r>
        <w:rPr>
          <w:rFonts w:hint="default" w:ascii="Times New Roman" w:hAnsi="Times New Roman" w:eastAsia="楷体" w:cs="Times New Roman"/>
          <w:b/>
          <w:bCs/>
          <w:sz w:val="24"/>
          <w:szCs w:val="24"/>
        </w:rPr>
        <w:t>目前公司的战略定位、市场定位、产品定位分别是什么？</w:t>
      </w:r>
    </w:p>
    <w:p w14:paraId="0304A3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b/>
          <w:bCs/>
          <w:sz w:val="24"/>
          <w:szCs w:val="24"/>
        </w:rPr>
        <w:t>答</w:t>
      </w:r>
      <w:r>
        <w:rPr>
          <w:rFonts w:hint="default" w:ascii="Times New Roman" w:hAnsi="Times New Roman" w:eastAsia="楷体" w:cs="Times New Roman"/>
          <w:b/>
          <w:bCs/>
          <w:sz w:val="24"/>
          <w:szCs w:val="24"/>
          <w:lang w:eastAsia="zh-CN"/>
        </w:rPr>
        <w:t>：</w:t>
      </w:r>
      <w:r>
        <w:rPr>
          <w:rFonts w:hint="default" w:ascii="Times New Roman" w:hAnsi="Times New Roman" w:eastAsia="楷体" w:cs="Times New Roman"/>
          <w:sz w:val="24"/>
          <w:szCs w:val="24"/>
        </w:rPr>
        <w:t>战略定位：坚持全流程为客户解决问题，以技术为核心，依托自研产品和解决方案，跟随核心客户成长，逐步拓展新能源、海外等市场，实现营收稳步增长，未来三年向3-5亿规模迈进。市场定位：聚焦机器视觉和机器人应用领域，重点服务国内物流集成商头部客户（如今天国际、京东、昆船）及新能源行业客户，同时逐步拓展海外市场和烟草、医药等细分行业市场。产品定位：以自研3D相机为核心硬件，搭配自主研发的软件、算法，提供涵盖视觉、机器人控制、机械臂应用的一站式解决方案，产品贴近客户需求，注重定制化和场景化落地，而非通用型纯产品销售。</w:t>
      </w:r>
    </w:p>
    <w:p w14:paraId="003DE5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w:t>
      </w:r>
      <w:r>
        <w:rPr>
          <w:rFonts w:hint="default" w:ascii="Times New Roman" w:hAnsi="Times New Roman" w:eastAsia="楷体" w:cs="Times New Roman"/>
          <w:b/>
          <w:bCs/>
          <w:sz w:val="24"/>
          <w:szCs w:val="24"/>
          <w:lang w:eastAsia="zh-CN"/>
        </w:rPr>
        <w:t>：</w:t>
      </w:r>
      <w:r>
        <w:rPr>
          <w:rFonts w:hint="default" w:ascii="Times New Roman" w:hAnsi="Times New Roman" w:eastAsia="楷体" w:cs="Times New Roman"/>
          <w:b/>
          <w:bCs/>
          <w:sz w:val="24"/>
          <w:szCs w:val="24"/>
        </w:rPr>
        <w:t>公司所处市场的发展现状及特点是什么？目前面临的市场竞争状况如何？</w:t>
      </w:r>
    </w:p>
    <w:p w14:paraId="5552968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b/>
          <w:bCs/>
          <w:sz w:val="24"/>
          <w:szCs w:val="24"/>
        </w:rPr>
        <w:t>答</w:t>
      </w:r>
      <w:r>
        <w:rPr>
          <w:rFonts w:hint="default" w:ascii="Times New Roman" w:hAnsi="Times New Roman" w:eastAsia="楷体" w:cs="Times New Roman"/>
          <w:b/>
          <w:bCs/>
          <w:sz w:val="24"/>
          <w:szCs w:val="24"/>
          <w:lang w:eastAsia="zh-CN"/>
        </w:rPr>
        <w:t>：</w:t>
      </w:r>
      <w:r>
        <w:rPr>
          <w:rFonts w:hint="default" w:ascii="Times New Roman" w:hAnsi="Times New Roman" w:eastAsia="楷体" w:cs="Times New Roman"/>
          <w:sz w:val="24"/>
          <w:szCs w:val="24"/>
        </w:rPr>
        <w:t>市场发展现状：机器换人大趋势未改变，企业降本增效需求提升，自动化设备迭代加快，带动机器视觉、机器人应用市场需求增长。新能源行业（如锂电）产线更新迭代频繁，老产线改造需求与新产线需求形成互补；海外市场有较大发展空间，但对企业技术、本地化服务能力要求较高。市场特点：一是技术门槛存在，3D视觉等核心技术需要长期积累；二是客户需求个性化，对定制化解决方案需求增加，单纯依赖通用产品难以满足客户痛点；三是市场竞争加剧，部分竞争力不足的企业逐渐被淘汰，行业集中度有提升趋势。市场竞争状况：整体竞争激烈，之前在投标中常见的很多竞争对手逐渐消失，市场环境较严峻。但灵西凭借稳定的技术能力、与核心客户的深度合作、全流程解决方案优势，保持了稳定发展，且营收逐步提升。主要竞争对手包括国内大的视觉公司（如以纯产品销售为主的企业）和部分海外品牌，国内竞争对手多依赖外包团队，海外品牌在技术上有一定优势但成本较高。</w:t>
      </w:r>
    </w:p>
    <w:p w14:paraId="2DD3B6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lang w:val="en-US" w:eastAsia="zh-CN"/>
        </w:rPr>
        <w:t>问：企业</w:t>
      </w:r>
      <w:r>
        <w:rPr>
          <w:rFonts w:hint="default" w:ascii="Times New Roman" w:hAnsi="Times New Roman" w:eastAsia="楷体" w:cs="Times New Roman"/>
          <w:b/>
          <w:bCs/>
          <w:sz w:val="24"/>
          <w:szCs w:val="24"/>
        </w:rPr>
        <w:t>未来的市场增长点主要有哪些？</w:t>
      </w:r>
    </w:p>
    <w:p w14:paraId="36BFF7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sz w:val="24"/>
          <w:szCs w:val="24"/>
        </w:rPr>
        <w:t>未来市场增长点：一是新能源行业老产线迭代改造，预计能带来与新产线1:1的增量；二是海外市场，凭借技术和成本优势，在合适行业实现增长；三是核心客户在现有合作基础上的业务延伸，如京东在医药行业的拓展带动公司业务增长；四是新兴行业（如烟草、医药）的市场开拓，形成新的营收来源。</w:t>
      </w:r>
    </w:p>
    <w:p w14:paraId="017CD9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lang w:val="en-US" w:eastAsia="zh-CN"/>
        </w:rPr>
        <w:t>问：</w:t>
      </w:r>
      <w:r>
        <w:rPr>
          <w:rFonts w:hint="default" w:ascii="Times New Roman" w:hAnsi="Times New Roman" w:eastAsia="楷体" w:cs="Times New Roman"/>
          <w:b/>
          <w:bCs/>
          <w:sz w:val="24"/>
          <w:szCs w:val="24"/>
        </w:rPr>
        <w:t>本行业的进入门槛有哪些？技术发展趋势是什么？</w:t>
      </w:r>
    </w:p>
    <w:p w14:paraId="553BD3B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sz w:val="24"/>
          <w:szCs w:val="24"/>
        </w:rPr>
        <w:t>进入门槛：一是技术门槛，3D视觉、机器人控制算法等核心技术需要长期研发积累，非短期能突破；二是客户资源门槛，与核心客户建立深度合作需要时间和默契，新企业难以快速获得客户信任，且熟悉客户系统（如WCS调度系统）需要较长周期；三是服务能力门槛，客户对定制化解决方案和全流程服务需求高，需要企业具备整合内部技术资源、快速响应客户需求的能力，单纯依赖外包团队难以满足要求。技术发展趋势：一是机器视觉技术向更高精度、更快速度、更低成本方向发展，2.5D、3D视觉技术应用场景不断拓展；二是机器人与视觉融合更紧密，“手眼协同”“手脚协同”技术逐步成熟，能适应更复杂的工位需求；三是解决方案向智能化、一体化发展，不仅能实现单一工位自动化，还能融入客户整体产线调度系统，提升整体生产效率。</w:t>
      </w:r>
    </w:p>
    <w:p w14:paraId="175F9C9D">
      <w:pPr>
        <w:rPr>
          <w:rFonts w:hint="default" w:ascii="Times New Roman" w:hAnsi="Times New Roman" w:eastAsia="楷体" w:cs="Times New Roman"/>
          <w:b/>
          <w:bCs/>
          <w:sz w:val="24"/>
          <w:szCs w:val="24"/>
          <w:lang w:val="en-US" w:eastAsia="zh-CN"/>
        </w:rPr>
      </w:pPr>
      <w:r>
        <w:rPr>
          <w:rFonts w:hint="default" w:ascii="Times New Roman" w:hAnsi="Times New Roman" w:eastAsia="楷体" w:cs="Times New Roman"/>
          <w:b/>
          <w:bCs/>
          <w:sz w:val="24"/>
          <w:szCs w:val="24"/>
          <w:lang w:val="en-US" w:eastAsia="zh-CN"/>
        </w:rPr>
        <w:br w:type="page"/>
      </w:r>
    </w:p>
    <w:p w14:paraId="7C35FE5D">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jc w:val="center"/>
        <w:textAlignment w:val="auto"/>
        <w:outlineLvl w:val="1"/>
        <w:rPr>
          <w:rFonts w:hint="default" w:ascii="Times New Roman" w:hAnsi="Times New Roman" w:eastAsia="楷体" w:cs="Times New Roman"/>
          <w:b/>
          <w:bCs/>
          <w:sz w:val="24"/>
          <w:szCs w:val="24"/>
          <w:lang w:val="en-US" w:eastAsia="zh-CN"/>
        </w:rPr>
      </w:pPr>
      <w:bookmarkStart w:id="96" w:name="_Toc5348"/>
      <w:r>
        <w:rPr>
          <w:rFonts w:hint="default" w:ascii="Times New Roman" w:hAnsi="Times New Roman" w:eastAsia="楷体" w:cs="Times New Roman"/>
          <w:b/>
          <w:bCs/>
          <w:sz w:val="24"/>
          <w:szCs w:val="24"/>
          <w:lang w:val="en-US" w:eastAsia="zh-CN"/>
        </w:rPr>
        <w:t>4.灵西机器人访谈记录——研发</w:t>
      </w:r>
      <w:bookmarkEnd w:id="96"/>
    </w:p>
    <w:p w14:paraId="5203B1C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32"/>
        </w:rPr>
      </w:pPr>
    </w:p>
    <w:p w14:paraId="6338AB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时间：2025年8月12日</w:t>
      </w:r>
    </w:p>
    <w:p w14:paraId="342BE3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被访谈人：付伟男（研发</w:t>
      </w:r>
      <w:r>
        <w:rPr>
          <w:rFonts w:hint="default" w:ascii="Times New Roman" w:hAnsi="Times New Roman" w:eastAsia="楷体" w:cs="Times New Roman"/>
          <w:b/>
          <w:bCs/>
          <w:sz w:val="24"/>
          <w:szCs w:val="24"/>
          <w:lang w:val="en-US" w:eastAsia="zh-CN"/>
        </w:rPr>
        <w:t>负责人</w:t>
      </w:r>
      <w:r>
        <w:rPr>
          <w:rFonts w:hint="default" w:ascii="Times New Roman" w:hAnsi="Times New Roman" w:eastAsia="楷体" w:cs="Times New Roman"/>
          <w:b/>
          <w:bCs/>
          <w:sz w:val="24"/>
          <w:szCs w:val="24"/>
        </w:rPr>
        <w:t>）</w:t>
      </w:r>
    </w:p>
    <w:p w14:paraId="3438B0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p>
    <w:p w14:paraId="2BFB0A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一、研发团队概况</w:t>
      </w:r>
    </w:p>
    <w:p w14:paraId="358B4F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问：您的岗位及主要负责内容是什么？研发团队规模如何？</w:t>
      </w:r>
    </w:p>
    <w:p w14:paraId="3CF3D1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答：我担任研发总监，负责算法、软件及相机的全流程研发，涵盖软件、硬件和算法方面；研发部门（不含机械、电器团队）现有52-53人，公司总人数约140人，研发人员占比接近1/3。</w:t>
      </w:r>
    </w:p>
    <w:p w14:paraId="43D3CF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p>
    <w:p w14:paraId="3F06B2A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问：研发团队的学历构成是怎样的？社招人员是否存在竞业风险？</w:t>
      </w:r>
    </w:p>
    <w:p w14:paraId="01E111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答：研发团队以硕士为主，尤其是算法部，基本要求硕士毕业；社招时会做背景调查，明确询问候选人是否有竞业协议，若存在竞业协议则不会录用。</w:t>
      </w:r>
    </w:p>
    <w:p w14:paraId="4B6322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p>
    <w:p w14:paraId="6DE8CD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问：研发团队的学历构成是怎样的？社招人员是否存在竞业风险？</w:t>
      </w:r>
    </w:p>
    <w:p w14:paraId="7E1D57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答：研发团队以硕士为主，尤其是算法部，基本要求硕士毕业；社招时会做背景调查，明确询问候选人是否有竞业协议，若存在竞业协议则不会录用。</w:t>
      </w:r>
    </w:p>
    <w:p w14:paraId="5B5BEE4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p>
    <w:p w14:paraId="13481B0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问：研发部门人员流动率如何？</w:t>
      </w:r>
    </w:p>
    <w:p w14:paraId="71789E8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答：近两年人员流动率正常，无异常波动；算法部人员因行业特性（对经验和学历要求高）相对稳定。</w:t>
      </w:r>
    </w:p>
    <w:p w14:paraId="002278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p>
    <w:p w14:paraId="40BB9F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二、核心技术与在研项目</w:t>
      </w:r>
    </w:p>
    <w:p w14:paraId="13E2FE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问：结合公司“3+2+N”战略，当前重点研发项目及技术优势是什么？</w:t>
      </w:r>
    </w:p>
    <w:p w14:paraId="688BC20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重点项目包括纯双目纯视觉3D相机（2024年3-4月启动，无需激光/结构光，可重建透明、反光物体，国内国际领先）、2023年推出的2.5D视觉系统及深度算法（核心研发方向）。技术优势体现在全栈自研：硬件上有五大相机产品线（如国内首创LASER激光面阵相机，抗环境光≥10000lux），软件上LINX-VISION平台含100+算子及高性能匹配算法，纯双目方案成本优势显著，2.5D系统检测精度达微米级。</w:t>
      </w:r>
    </w:p>
    <w:p w14:paraId="3D1CCD8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p>
    <w:p w14:paraId="54AE1B2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问：纯双目相机的研发周期、投入及进展如何？</w:t>
      </w:r>
    </w:p>
    <w:p w14:paraId="7B897F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答：纯双目相机于 2024 年 3-4 月启动研发，已投入 190 多万，目前已有一款在项目中试用；该相机旨在替代现有结构光产品，成本优势显著，若表现良好有望替代结构光；研发周期因项目推进顺利，实际进度快于原计划。</w:t>
      </w:r>
    </w:p>
    <w:p w14:paraId="0823FA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p>
    <w:p w14:paraId="6A388F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问：机器人产品是否从3D相机延伸而来？核心优势是什么？</w:t>
      </w:r>
    </w:p>
    <w:p w14:paraId="5CAD92A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答：机器人并非从3D相机延伸，而是老板初期定的“视觉+控制”双方案，老板对控制领域也较了解；核心优势是3D视觉技术+算法，以此为基础拓展至机器人等领域</w:t>
      </w:r>
    </w:p>
    <w:p w14:paraId="0982E6F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sz w:val="24"/>
          <w:szCs w:val="24"/>
        </w:rPr>
      </w:pPr>
    </w:p>
    <w:p w14:paraId="7BED9C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问：深度学习和神经网络在技术中有哪些应用？</w:t>
      </w:r>
    </w:p>
    <w:p w14:paraId="67F1F52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应用较多，例如用结构光相机拍摄透明物体（如矿泉水杯）时，会将RGB信息作为参考引导深度恢复，还会通过深度学习做平滑处理；传统算法仅在简单场景（如基础照明检测）中使用，复杂场景主要依赖深度学习。</w:t>
      </w:r>
    </w:p>
    <w:p w14:paraId="279EC9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p>
    <w:p w14:paraId="4321B9D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问：3D视觉技术的数据是否需要压缩或滤波处理？</w:t>
      </w:r>
    </w:p>
    <w:p w14:paraId="44BA7A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答：相机的计算和推理均在本地完成（类似手机本地处理），仅训练时数据在公司本地，无需云传输，因此不涉及数据压缩；工业场景（如宁德时代）通常不允许联网，数据存储在客户本地系统。</w:t>
      </w:r>
    </w:p>
    <w:p w14:paraId="55251C6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bCs/>
          <w:sz w:val="24"/>
          <w:szCs w:val="24"/>
        </w:rPr>
      </w:pPr>
    </w:p>
    <w:p w14:paraId="6C3EA40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三、技术路线与行业竞争</w:t>
      </w:r>
    </w:p>
    <w:p w14:paraId="11A358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问：主要竞争对手及技术路线对比如何？与国际巨头相比有何差异？</w:t>
      </w:r>
    </w:p>
    <w:p w14:paraId="0BA7CD2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结构光方向与梅卡曼德接近，双目方向与图漾技术路线不同（图漾用散斑，我们用纯双目）；奥普特做套散单，凌云光外购3D相机做集成，非直接竞争。技术路线上，Top相机帧率高（30帧）但分辨率低，结构光精度高（0.1-1mm）但帧率低，散斑居中。与国际巨头（如基恩士、欧姆龙）相比，3D工业相机领域无差距甚至领先，2D高精度检测（如3C微米级测量）仍有差距，我们3D相机精度稳定在10μm左右，2.5D精度更高但不恢复3D结构。</w:t>
      </w:r>
    </w:p>
    <w:p w14:paraId="216EAB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p>
    <w:p w14:paraId="14EE1D6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四、硬件研发与国产化</w:t>
      </w:r>
    </w:p>
    <w:p w14:paraId="3394C1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问：硬件是否采用GPU或FPGA加速计算？国产化程度如何？</w:t>
      </w:r>
    </w:p>
    <w:p w14:paraId="68531B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答：前两年用英伟达芯片（如TX2），因断货风险转向国产极瑞芯片；国产芯片的优势是成本低、量大稳定，但生态较英伟达差距大。存储芯片采用长江存储（国内头部供应商，亦是海康的供应商）。</w:t>
      </w:r>
    </w:p>
    <w:p w14:paraId="553465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p>
    <w:p w14:paraId="240385C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问：核心硬件哪些自研，哪些外购？</w:t>
      </w:r>
    </w:p>
    <w:p w14:paraId="77A8EFE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答：相机全自研，定制执行机构自研；机械臂、减速电机等市面成熟产品外购。原则是：非卡脖子且可外购的不自研，核心技术（如用国产激光振镜替代含TI芯片的光机）自主研发以规避供应链风险。</w:t>
      </w:r>
    </w:p>
    <w:p w14:paraId="476CBE8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p>
    <w:p w14:paraId="7D9CA39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五、研发管理与合作</w:t>
      </w:r>
    </w:p>
    <w:p w14:paraId="56501D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问：研发规划分工、与高校合作模式及知识产权归属如何？</w:t>
      </w:r>
    </w:p>
    <w:p w14:paraId="1619EF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研发由老板提前规划，联合外企专家（如万文伟老师）每周指导，分工为“预研+落地”：强团队预研前沿技术，专人落地部署并迭代。与大阪大学、杭电等高校合作，以公司名义申请国家/地方项目，高校参与研发，知识产权全部归属公司，非外包模式（因高校商业化能力与企业差距大）。</w:t>
      </w:r>
    </w:p>
    <w:p w14:paraId="33001A3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p>
    <w:p w14:paraId="57B7AA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问：国际及国内在3D工业相机研发领域较强的高校有哪些？</w:t>
      </w:r>
    </w:p>
    <w:p w14:paraId="6AE932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答：国际上，大阪大学在结构光领域研发能力较强；国内方面，四川大学有老师在3D视觉领域成果突出，清华、浙大（计算机CAD方向某老师团队）的3D视觉研发实力也较为领先。</w:t>
      </w:r>
    </w:p>
    <w:p w14:paraId="725AA7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p>
    <w:p w14:paraId="29A24D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六、行业场景落地与技术瓶颈</w:t>
      </w:r>
    </w:p>
    <w:p w14:paraId="5C80E7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问：新能源和物流行业技术落地难点及突破方案？当前技术瓶颈是什么？</w:t>
      </w:r>
    </w:p>
    <w:p w14:paraId="08EE91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新能源领域难点是锂电蓝膜反光、电芯高反光缺陷检测，通过“2D+2.5D+3D”多维度成像和深度学习模型突破，漏杀率≤0.05%、过杀率≤0.8%；物流行业难点是10万+SKU识别和无序拆码垛，通过标准化工作站实现≥1500件/小时拆效率，获“LT创新产品奖”。当前瓶颈是硬件计算性能限制边缘端大模型部署，导致分辨率受限，纯双目已在中关村项目验证多物体精准抓取，结构光在小视野高精度场景（如焊点检测）仍不可替代。</w:t>
      </w:r>
    </w:p>
    <w:p w14:paraId="70F3E1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p>
    <w:p w14:paraId="66A32A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七、技术瓶颈与场景能力</w:t>
      </w:r>
    </w:p>
    <w:p w14:paraId="49F921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问：如何解决遮挡/弱光建模问题？自主学习模式如何实现？</w:t>
      </w:r>
    </w:p>
    <w:p w14:paraId="6B19D06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遮挡恢复靠算法“猜测”，工业场景少用；弱光通过深度学习图像增强（类似手机夜景模式）、双目匹配（利用微弱像素变化恢复深度）解决。自主学习依赖模型泛化能力，训练时选择通用特征（避免依赖颜色），通过虚拟数据扩充训练集，减少对真实场景数据依赖，适配客户现场SKU更换需求。</w:t>
      </w:r>
    </w:p>
    <w:p w14:paraId="708EA6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p>
    <w:p w14:paraId="07E85B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问：公司技术优势能保持多久？国内3D算法水平如何？</w:t>
      </w:r>
    </w:p>
    <w:p w14:paraId="192FE5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中国在3D算法领域国际领先，投入力度大，但行业竞争激烈，技术优势通常可保持1-1.5年；例如2023年推出国内首款2.5D相机后，仅1-2年就有多家公司跟进。早年进口3D相机售价高达24万，现在国产同类产品仅5万，国内技术迭代和成本优化速度很快。</w:t>
      </w:r>
    </w:p>
    <w:p w14:paraId="762AF3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p>
    <w:p w14:paraId="03E099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问：当前 3D 视觉技术存在哪些瓶颈？</w:t>
      </w:r>
    </w:p>
    <w:p w14:paraId="0AAEDF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答：硬件瓶颈主要是计算性能，边缘端无法部署大模型，导致支持的分辨率受限；输入图片越大，对模型大小和显存要求越高，速度越慢，边缘端仅能部署小规模模型。</w:t>
      </w:r>
    </w:p>
    <w:p w14:paraId="21F225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p>
    <w:p w14:paraId="1DE00D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问：纯双目相机能否解决复杂场景下的多物体识别与抓取问题？</w:t>
      </w:r>
    </w:p>
    <w:p w14:paraId="716FDB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答：可以，纯双目相机在复杂场景下的多物体精准抓取能力已通过验证，例如在中关村某项目中，实际使用纯双目算法，仅用结构光相机作为验证，效果良好</w:t>
      </w:r>
    </w:p>
    <w:p w14:paraId="4FBABF55">
      <w:pPr>
        <w:rPr>
          <w:rFonts w:hint="default" w:ascii="Times New Roman" w:hAnsi="Times New Roman" w:eastAsia="楷体" w:cs="Times New Roman"/>
          <w:b/>
          <w:bCs/>
          <w:sz w:val="24"/>
          <w:szCs w:val="24"/>
          <w:lang w:val="en-US" w:eastAsia="zh-CN"/>
        </w:rPr>
      </w:pPr>
      <w:r>
        <w:rPr>
          <w:rFonts w:hint="default" w:ascii="Times New Roman" w:hAnsi="Times New Roman" w:eastAsia="楷体" w:cs="Times New Roman"/>
          <w:b/>
          <w:bCs/>
          <w:sz w:val="24"/>
          <w:szCs w:val="24"/>
          <w:lang w:val="en-US" w:eastAsia="zh-CN"/>
        </w:rPr>
        <w:br w:type="page"/>
      </w:r>
    </w:p>
    <w:p w14:paraId="6D3275A3">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jc w:val="center"/>
        <w:textAlignment w:val="auto"/>
        <w:outlineLvl w:val="1"/>
        <w:rPr>
          <w:rFonts w:hint="default" w:ascii="Times New Roman" w:hAnsi="Times New Roman" w:eastAsia="楷体" w:cs="Times New Roman"/>
          <w:b/>
          <w:bCs/>
          <w:sz w:val="24"/>
          <w:szCs w:val="24"/>
          <w:lang w:val="en-US" w:eastAsia="zh-CN"/>
        </w:rPr>
      </w:pPr>
      <w:bookmarkStart w:id="97" w:name="_Toc13019"/>
      <w:r>
        <w:rPr>
          <w:rFonts w:hint="default" w:ascii="Times New Roman" w:hAnsi="Times New Roman" w:eastAsia="楷体" w:cs="Times New Roman"/>
          <w:b/>
          <w:bCs/>
          <w:sz w:val="24"/>
          <w:szCs w:val="24"/>
          <w:lang w:val="en-US" w:eastAsia="zh-CN"/>
        </w:rPr>
        <w:t>5.灵西机器人访谈记录——财务</w:t>
      </w:r>
      <w:bookmarkEnd w:id="97"/>
    </w:p>
    <w:p w14:paraId="71B9A1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32"/>
        </w:rPr>
      </w:pPr>
    </w:p>
    <w:p w14:paraId="3B65B3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时间：2025年8月12日</w:t>
      </w:r>
    </w:p>
    <w:p w14:paraId="4FD8CC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被访谈人：朱赵琴（财务经理）</w:t>
      </w:r>
    </w:p>
    <w:p w14:paraId="4F0264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p>
    <w:p w14:paraId="4B60C87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一、收入确认与税务差异类</w:t>
      </w:r>
    </w:p>
    <w:p w14:paraId="30F0B1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问：2024年增值税申报表销售额与账面营业收入存在约2000万元差异，原因是什么？</w:t>
      </w:r>
    </w:p>
    <w:p w14:paraId="018CD4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差异主要源于收入确认与开票时点不一致。2023年底部分项目已开票但未终验，相关收入在2024年确认；同时2024年部分开票项目需在2025年完成终验后确认收入，导致申报表销售额（约8000万元）与账面营收（1亿元）存在差异。</w:t>
      </w:r>
    </w:p>
    <w:p w14:paraId="09F137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p>
    <w:p w14:paraId="1A64A0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问：不同产品和业务领域的收入确认原则是什么？</w:t>
      </w:r>
    </w:p>
    <w:p w14:paraId="34E01F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答：公司统一按客户终验确认收入。针对3D视觉相机、智能专用机器人等产品及新能源、仓储物流领域的定制化解决方案，均需完成项目终验后结转收入。年度内为匹配完税节奏，开票后账面会同步确认收入。</w:t>
      </w:r>
    </w:p>
    <w:p w14:paraId="18F0A1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p>
    <w:p w14:paraId="0FBCCC0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二、存货管理类</w:t>
      </w:r>
    </w:p>
    <w:p w14:paraId="147970C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问：硬件生产成本占售价50%-60%，生产过程中是否存在大量原材料和在制品存货？</w:t>
      </w:r>
    </w:p>
    <w:p w14:paraId="3A8BBE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存在一定量的原材料和在制品存货。未完成终验的项目成本会暂存于存货，待项目终验后结转至成本。2024年购买商品支付现金较高（约6000万元），2025年上半年降至600多万元，主要因付款方式变化（2025年90%以上采购用承兑支付，2024年以现金支付为主），实际采购量稳定（2025年约</w:t>
      </w:r>
      <w:r>
        <w:rPr>
          <w:rFonts w:hint="default" w:ascii="Times New Roman" w:hAnsi="Times New Roman" w:eastAsia="楷体" w:cs="Times New Roman"/>
          <w:b w:val="0"/>
          <w:bCs w:val="0"/>
          <w:sz w:val="24"/>
          <w:szCs w:val="24"/>
          <w:lang w:eastAsia="zh-CN"/>
        </w:rPr>
        <w:t>2000万-3000万</w:t>
      </w:r>
      <w:r>
        <w:rPr>
          <w:rFonts w:hint="default" w:ascii="Times New Roman" w:hAnsi="Times New Roman" w:eastAsia="楷体" w:cs="Times New Roman"/>
          <w:b w:val="0"/>
          <w:bCs w:val="0"/>
          <w:sz w:val="24"/>
          <w:szCs w:val="24"/>
        </w:rPr>
        <w:t>元）。</w:t>
      </w:r>
    </w:p>
    <w:p w14:paraId="6E51BE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p>
    <w:p w14:paraId="589B39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问：存货成本是否受市场波动影响？如何保障存货管理效率？</w:t>
      </w:r>
    </w:p>
    <w:p w14:paraId="5B67C0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答：标准件成本一年内波动较小，非标准件波动取决于材质和工艺。公司通过稳定报价策略保障毛利率（维持36%左右），减少成本波动影响。同时，通过跟踪项目进度推进终验，加速存货结转，避免积压。</w:t>
      </w:r>
    </w:p>
    <w:p w14:paraId="582930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p>
    <w:p w14:paraId="770842C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三、应收账款与信用风险管理类</w:t>
      </w:r>
    </w:p>
    <w:p w14:paraId="165598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问：与京东、宁德时代等头部客户合作是否存在大量应收账款？为何未计提坏账？</w:t>
      </w:r>
    </w:p>
    <w:p w14:paraId="2C1AAAB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2025年6月底应收账款约1.2亿元，应收票据500多万元，主要来自头部客户。因客户资质优良，回收性有保障，暂未单独计提坏账，但每年会进行减值测试。应收账款集中在年底回款较多，去年受下游客户回款节奏影响，部分大客户回款略有延迟。</w:t>
      </w:r>
    </w:p>
    <w:p w14:paraId="07CA3A3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p>
    <w:p w14:paraId="2916E3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问：大额订单和分期付款情况下，如何管理信用风险？</w:t>
      </w:r>
    </w:p>
    <w:p w14:paraId="5109333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答：付款节奏遵循“3331”模式（30%预付、30%到货、30%验收、10%质保），60%款项在发货到货后收取，降低前期资金占用风险。年底会与客户沟通回款，可接受少量手续费换取提前回款，确保资金流动性。</w:t>
      </w:r>
    </w:p>
    <w:p w14:paraId="6C1E3F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p>
    <w:p w14:paraId="0C6196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问：供应商账期及付款方式是什么？应收账款的回款节奏如何？</w:t>
      </w:r>
    </w:p>
    <w:p w14:paraId="572013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答：供应商账期一般为月结，付款以6个月承兑为主；25年6月底应收票据约500多万元，应收账款约1.2亿元，应收账款主要集中在下半年回款，去年受下游客户回款节奏影响，部分大客户回款略有延迟。</w:t>
      </w:r>
    </w:p>
    <w:p w14:paraId="5F83C3C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sz w:val="24"/>
          <w:szCs w:val="24"/>
        </w:rPr>
      </w:pPr>
    </w:p>
    <w:p w14:paraId="4FE0AD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四、借款与资金管理类</w:t>
      </w:r>
    </w:p>
    <w:p w14:paraId="632796F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问：短期借款到期偿还计划是什么？</w:t>
      </w:r>
    </w:p>
    <w:p w14:paraId="387CE0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答：目前短期借款中，国投泰康信托1000万元（2025年11月到期）、杭州银行500万元（2025年10月到期）。偿还资金来自公司活期理财或T+1理财，账面货币资金约1亿元，储备充足，已做好还款准备。</w:t>
      </w:r>
    </w:p>
    <w:p w14:paraId="0338E1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p>
    <w:p w14:paraId="5083A0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问：8000万银行授信额度的使用规划是什么？</w:t>
      </w:r>
    </w:p>
    <w:p w14:paraId="5E6607C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答：实际获批授信远高于8000万元，资金成本低（最高3%，最低不足1%）。主要用于流动资金支持，与资本金支出严格区分，不作为产能扩张资金，仅作为资金储备应对业务需求。</w:t>
      </w:r>
    </w:p>
    <w:p w14:paraId="256D87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p>
    <w:p w14:paraId="3D0DEF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问：采购付款方式及账期如何设置？</w:t>
      </w:r>
    </w:p>
    <w:p w14:paraId="5379E22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答：供应商账期一般为月结，付款以6个月承兑为主，少量用现金支付。客户支付的应收票据会优先用于支付供应商款项，减少现金流出，降低资金成本。</w:t>
      </w:r>
    </w:p>
    <w:p w14:paraId="4176C4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p>
    <w:p w14:paraId="010EC2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lang w:eastAsia="zh-CN"/>
        </w:rPr>
      </w:pPr>
      <w:r>
        <w:rPr>
          <w:rFonts w:hint="default" w:ascii="Times New Roman" w:hAnsi="Times New Roman" w:eastAsia="楷体" w:cs="Times New Roman"/>
          <w:b/>
          <w:bCs/>
          <w:sz w:val="24"/>
          <w:szCs w:val="24"/>
          <w:lang w:eastAsia="zh-CN"/>
        </w:rPr>
        <w:t>问：交易性金融资产的投资方向是什么？</w:t>
      </w:r>
    </w:p>
    <w:p w14:paraId="5C8BD4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eastAsia="zh-CN"/>
        </w:rPr>
      </w:pPr>
      <w:r>
        <w:rPr>
          <w:rFonts w:hint="default" w:ascii="Times New Roman" w:hAnsi="Times New Roman" w:eastAsia="楷体" w:cs="Times New Roman"/>
          <w:b w:val="0"/>
          <w:bCs w:val="0"/>
          <w:sz w:val="24"/>
          <w:szCs w:val="24"/>
          <w:lang w:eastAsia="zh-CN"/>
        </w:rPr>
        <w:t>答：主要投资于财通证券的低风险理财产品（以债券为主），金额约1600万元，大部分资金存放于银行。</w:t>
      </w:r>
    </w:p>
    <w:p w14:paraId="3176B16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p>
    <w:p w14:paraId="59A4EF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五、长期借款与固定资产</w:t>
      </w:r>
    </w:p>
    <w:p w14:paraId="394780D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问：2000多万元长期借款的用途及诸暨厂房情况？</w:t>
      </w:r>
    </w:p>
    <w:p w14:paraId="4E815B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答：长期借款主要用于诸暨厂房购置，厂房面积7000多方（3层），2025年初投入使用，总价约3000万元，采取十年期按揭贷款，利率3.3%-3.5%。该厂房为反投要求（诸暨</w:t>
      </w:r>
      <w:r>
        <w:rPr>
          <w:rFonts w:hint="default" w:ascii="Times New Roman" w:hAnsi="Times New Roman" w:eastAsia="楷体" w:cs="Times New Roman"/>
          <w:b w:val="0"/>
          <w:bCs w:val="0"/>
          <w:sz w:val="24"/>
          <w:szCs w:val="24"/>
          <w:lang w:val="en-US" w:eastAsia="zh-CN"/>
        </w:rPr>
        <w:t>政府</w:t>
      </w:r>
      <w:r>
        <w:rPr>
          <w:rFonts w:hint="default" w:ascii="Times New Roman" w:hAnsi="Times New Roman" w:eastAsia="楷体" w:cs="Times New Roman"/>
          <w:b w:val="0"/>
          <w:bCs w:val="0"/>
          <w:sz w:val="24"/>
          <w:szCs w:val="24"/>
        </w:rPr>
        <w:t>投资5000万元，补贴30%首付，剩余70%为银行贷款），无其他反投要求（如税收、营收指标）。</w:t>
      </w:r>
    </w:p>
    <w:p w14:paraId="00C0F5A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p>
    <w:p w14:paraId="36FC8F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问：未来是否计划增加长期或短期负债比例？</w:t>
      </w:r>
    </w:p>
    <w:p w14:paraId="6300447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答：目前资产负债率约30%，流动性贷款充足且成本低，暂无明确计划增加负债。融资租赁等方式成本较高（7%-8%），交易结构复杂，暂不考虑，负债调整将根据业务需求动态规划。</w:t>
      </w:r>
    </w:p>
    <w:p w14:paraId="503CEF7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问：生产设备及研发设备的更新周期是多久？</w:t>
      </w:r>
    </w:p>
    <w:p w14:paraId="0053D1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答：设备更新周期不固定，主要取决于使用情况。一般来讲，生产及研发设备至少可使用三五年。</w:t>
      </w:r>
    </w:p>
    <w:p w14:paraId="3400566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p>
    <w:p w14:paraId="42EBAF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六、财务规划与目标</w:t>
      </w:r>
    </w:p>
    <w:p w14:paraId="722B90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问：未来3-4年的财务目标是什么？</w:t>
      </w:r>
    </w:p>
    <w:p w14:paraId="455FD1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答：2025年目标营收1.5亿元，力争盈亏平衡；未来2-3年目标营收达3-5亿元，有上市计划但无具体时间表，估值不低于前轮水平。</w:t>
      </w:r>
    </w:p>
    <w:p w14:paraId="7F1E79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p>
    <w:p w14:paraId="2D77EC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lang w:val="en-US" w:eastAsia="zh-CN"/>
        </w:rPr>
        <w:t>七、</w:t>
      </w:r>
      <w:r>
        <w:rPr>
          <w:rFonts w:hint="default" w:ascii="Times New Roman" w:hAnsi="Times New Roman" w:eastAsia="楷体" w:cs="Times New Roman"/>
          <w:b/>
          <w:bCs/>
          <w:sz w:val="24"/>
          <w:szCs w:val="24"/>
        </w:rPr>
        <w:t>客户与市场动态</w:t>
      </w:r>
    </w:p>
    <w:p w14:paraId="6DDB54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问：瑞浦兰钧等客户的合作验证周期是多久？</w:t>
      </w:r>
    </w:p>
    <w:p w14:paraId="19A786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答：新客户验证周期一般为3-6个月，瑞浦兰钧作为青山控股旗下企业，虽规模不及宁德时代、新旺达，但发展较快、投入力度大。</w:t>
      </w:r>
    </w:p>
    <w:p w14:paraId="622A29B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p>
    <w:p w14:paraId="0EA9FB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lang w:val="en-US"/>
        </w:rPr>
      </w:pPr>
      <w:r>
        <w:rPr>
          <w:rFonts w:hint="default" w:ascii="Times New Roman" w:hAnsi="Times New Roman" w:eastAsia="楷体" w:cs="Times New Roman"/>
          <w:b/>
          <w:bCs/>
          <w:sz w:val="24"/>
          <w:szCs w:val="24"/>
        </w:rPr>
        <w:t>问：23-24 年前十大客户中的瑞浦兰钧、京东，25 年上半年未进入前十大，原因是什么？</w:t>
      </w:r>
    </w:p>
    <w:p w14:paraId="3505E0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答：因 24 年与这两家公司合作了大额订单，25 年上半年暂无大额新订单，属于正常业务波动，并非合作终止。</w:t>
      </w:r>
    </w:p>
    <w:p w14:paraId="395EFBC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p>
    <w:p w14:paraId="68614B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问：对同行竞争对手（如梅卡曼德、华睿科技）的了解如何？</w:t>
      </w:r>
    </w:p>
    <w:p w14:paraId="48EEF3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答：对同行仅有初步了解，无详细信息。梅卡曼德主要聚焦汽车零部件领域，与灵西细分市场不同；</w:t>
      </w:r>
      <w:r>
        <w:rPr>
          <w:rFonts w:hint="default" w:ascii="Times New Roman" w:hAnsi="Times New Roman" w:eastAsia="楷体" w:cs="Times New Roman"/>
          <w:b w:val="0"/>
          <w:bCs w:val="0"/>
          <w:sz w:val="24"/>
          <w:szCs w:val="24"/>
          <w:lang w:val="en-US" w:eastAsia="zh-CN"/>
        </w:rPr>
        <w:t>华睿</w:t>
      </w:r>
      <w:r>
        <w:rPr>
          <w:rFonts w:hint="default" w:ascii="Times New Roman" w:hAnsi="Times New Roman" w:eastAsia="楷体" w:cs="Times New Roman"/>
          <w:b w:val="0"/>
          <w:bCs w:val="0"/>
          <w:sz w:val="24"/>
          <w:szCs w:val="24"/>
        </w:rPr>
        <w:t>科技大头业务在光伏，锂电池业务占比低，且受去年光伏行业低迷影响。</w:t>
      </w:r>
    </w:p>
    <w:p w14:paraId="3059AB2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sz w:val="24"/>
          <w:szCs w:val="24"/>
        </w:rPr>
      </w:pPr>
    </w:p>
    <w:p w14:paraId="04D81CD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lang w:val="en-US" w:eastAsia="zh-CN"/>
        </w:rPr>
        <w:t>八</w:t>
      </w:r>
      <w:r>
        <w:rPr>
          <w:rFonts w:hint="default" w:ascii="Times New Roman" w:hAnsi="Times New Roman" w:eastAsia="楷体" w:cs="Times New Roman"/>
          <w:b/>
          <w:bCs/>
          <w:sz w:val="24"/>
          <w:szCs w:val="24"/>
        </w:rPr>
        <w:t>、其他财务细节类</w:t>
      </w:r>
    </w:p>
    <w:p w14:paraId="2202F88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问：研发费用是否资本化？如何处理？</w:t>
      </w:r>
    </w:p>
    <w:p w14:paraId="3ED487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答：研发费用全部费用化处理，未进行资本化。2024年研发费用1240.98万元，主要用于AI算法优化和3D/2.5D智能相机适配，直接计入当期损益，因无形资产规模较低，未满足资本化条件。</w:t>
      </w:r>
    </w:p>
    <w:p w14:paraId="24A877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p>
    <w:p w14:paraId="658FF3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问：供应商准入及采购流程是否规范？</w:t>
      </w:r>
    </w:p>
    <w:p w14:paraId="72E056A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t>答：供应商需通过准入流程，包括产品检测、现场考察等环节。大额采购（具体金额由供应链确认）执行招标或议标，无独家供应商，采购价格综合考量采购量、型号及谈判能力，确保硬件采购价格具备市场优势。</w:t>
      </w:r>
    </w:p>
    <w:p w14:paraId="0FEADCF7">
      <w:pPr>
        <w:rPr>
          <w:rFonts w:hint="default" w:ascii="Times New Roman" w:hAnsi="Times New Roman" w:eastAsia="楷体" w:cs="Times New Roman"/>
          <w:b w:val="0"/>
          <w:bCs w:val="0"/>
          <w:sz w:val="24"/>
          <w:szCs w:val="24"/>
        </w:rPr>
      </w:pPr>
      <w:r>
        <w:rPr>
          <w:rFonts w:hint="default" w:ascii="Times New Roman" w:hAnsi="Times New Roman" w:eastAsia="楷体" w:cs="Times New Roman"/>
          <w:b w:val="0"/>
          <w:bCs w:val="0"/>
          <w:sz w:val="24"/>
          <w:szCs w:val="24"/>
        </w:rPr>
        <w:br w:type="page"/>
      </w:r>
    </w:p>
    <w:p w14:paraId="2F611573">
      <w:pPr>
        <w:keepNext w:val="0"/>
        <w:keepLines w:val="0"/>
        <w:pageBreakBefore w:val="0"/>
        <w:widowControl w:val="0"/>
        <w:kinsoku/>
        <w:wordWrap/>
        <w:overflowPunct/>
        <w:topLinePunct w:val="0"/>
        <w:autoSpaceDE/>
        <w:autoSpaceDN/>
        <w:bidi w:val="0"/>
        <w:adjustRightInd/>
        <w:snapToGrid/>
        <w:spacing w:line="360" w:lineRule="auto"/>
        <w:textAlignment w:val="auto"/>
        <w:outlineLvl w:val="0"/>
        <w:rPr>
          <w:rFonts w:hint="default" w:ascii="Times New Roman" w:hAnsi="Times New Roman" w:eastAsia="楷体" w:cs="Times New Roman"/>
          <w:b/>
          <w:bCs/>
          <w:sz w:val="24"/>
          <w:szCs w:val="24"/>
          <w:lang w:val="en-US" w:eastAsia="zh-CN"/>
        </w:rPr>
      </w:pPr>
      <w:bookmarkStart w:id="98" w:name="_Toc8815"/>
      <w:r>
        <w:rPr>
          <w:rFonts w:hint="default" w:ascii="Times New Roman" w:hAnsi="Times New Roman" w:eastAsia="楷体" w:cs="Times New Roman"/>
          <w:b/>
          <w:bCs/>
          <w:sz w:val="24"/>
          <w:szCs w:val="24"/>
          <w:lang w:val="en-US" w:eastAsia="zh-CN"/>
        </w:rPr>
        <w:t>附件二：客户及供应商访谈</w:t>
      </w:r>
      <w:bookmarkEnd w:id="98"/>
    </w:p>
    <w:p w14:paraId="1CE7A234">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jc w:val="center"/>
        <w:textAlignment w:val="auto"/>
        <w:outlineLvl w:val="1"/>
        <w:rPr>
          <w:rFonts w:hint="default" w:ascii="Times New Roman" w:hAnsi="Times New Roman" w:eastAsia="楷体" w:cs="Times New Roman"/>
          <w:b/>
          <w:bCs/>
          <w:sz w:val="24"/>
          <w:szCs w:val="24"/>
          <w:lang w:val="en-US" w:eastAsia="zh-CN"/>
        </w:rPr>
      </w:pPr>
      <w:bookmarkStart w:id="99" w:name="_Toc24376"/>
      <w:r>
        <w:rPr>
          <w:rFonts w:hint="default" w:ascii="Times New Roman" w:hAnsi="Times New Roman" w:eastAsia="楷体" w:cs="Times New Roman"/>
          <w:b/>
          <w:bCs/>
          <w:sz w:val="24"/>
          <w:szCs w:val="24"/>
          <w:lang w:val="en-US" w:eastAsia="zh-CN"/>
        </w:rPr>
        <w:t>1.灵西机器人客户访谈提纲——今天国际</w:t>
      </w:r>
      <w:bookmarkEnd w:id="99"/>
    </w:p>
    <w:p w14:paraId="056ABA1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楷体" w:cs="Times New Roman"/>
          <w:b/>
          <w:bCs/>
          <w:sz w:val="24"/>
          <w:szCs w:val="24"/>
          <w:lang w:val="en-US" w:eastAsia="zh-CN"/>
        </w:rPr>
      </w:pPr>
      <w:r>
        <w:rPr>
          <w:rFonts w:hint="default" w:ascii="Times New Roman" w:hAnsi="Times New Roman" w:eastAsia="楷体" w:cs="Times New Roman"/>
          <w:b/>
          <w:bCs/>
          <w:sz w:val="24"/>
          <w:szCs w:val="24"/>
          <w:lang w:val="en-US" w:eastAsia="zh-CN"/>
        </w:rPr>
        <w:t>访谈对象：今天国际副总裁高远</w:t>
      </w:r>
    </w:p>
    <w:p w14:paraId="0276BAE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楷体" w:cs="Times New Roman"/>
          <w:b/>
          <w:bCs/>
          <w:sz w:val="24"/>
          <w:szCs w:val="24"/>
          <w:lang w:val="en-US" w:eastAsia="zh-CN"/>
        </w:rPr>
      </w:pPr>
      <w:r>
        <w:rPr>
          <w:rFonts w:hint="default" w:ascii="Times New Roman" w:hAnsi="Times New Roman" w:eastAsia="楷体" w:cs="Times New Roman"/>
          <w:b/>
          <w:bCs/>
          <w:sz w:val="24"/>
          <w:szCs w:val="24"/>
          <w:lang w:val="en-US" w:eastAsia="zh-CN"/>
        </w:rPr>
        <w:t>访谈时间：2025年8月20日</w:t>
      </w:r>
    </w:p>
    <w:p w14:paraId="4545E2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1.请您简单介绍一下贵司（公司名称、主营业务等情况），您在公司的任职岗位，负责的工作内容。</w:t>
      </w:r>
    </w:p>
    <w:p w14:paraId="4DB82DA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sz w:val="24"/>
          <w:szCs w:val="24"/>
          <w:lang w:val="en-US" w:eastAsia="zh-CN"/>
        </w:rPr>
        <w:t>上市公司今天国际（300532.SZ），现有业务包括自动化物流系统及设备的设计、销售、安装、调试等。高远，现任公司副总裁，负责公司新能源行业业务的整体统筹。</w:t>
      </w:r>
    </w:p>
    <w:p w14:paraId="61F36F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p>
    <w:p w14:paraId="15238A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2.请问贵司是在哪年与灵西机器人建立合作关系，是通过哪种渠道建立合作（朋友介绍/业务开拓/招投标等）？其他同类产品供应商进入贵司供应体系需要完成哪些流程，难度如何，需要多久完成验证入库。请问贵司的关联方或上下游是否存在向灵西机器人采购的情形。</w:t>
      </w:r>
    </w:p>
    <w:p w14:paraId="71E3B5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sz w:val="24"/>
          <w:szCs w:val="24"/>
          <w:lang w:val="en-US" w:eastAsia="zh-CN"/>
        </w:rPr>
        <w:t>公司2018年通过市场调研了解到灵西机器人，后通过对灵西机器人产品的测试后，将其纳入供应商体系当中，双方于2019年开始正式建立合作。其他同类产品供应商如果需要进入公司体系，首先需要进行产品测试，根据测试情况来定，如果符合才能进入供应商体系，整体流程3-6个月。现在集团体系只有两家主体向灵西机器人采购，下游应该是没有向机器人采购，好像宁德时代有些零散采购。</w:t>
      </w:r>
    </w:p>
    <w:p w14:paraId="73BEF7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p>
    <w:p w14:paraId="79054B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3.贵司向灵西机器人采购哪些产品，采购产品的最终用途，采购流程是怎样的，每次采购是否都需要走招投标流程，采购频率是怎样的，每次采购的形式（每次都单独签署合同/直接下订单/框架协议+订单）采购是否存在季节性波动，贵司是否会进行提前备货采购，近几年的采购金额大概是多少（2023年、2024年、2025年上半年），采购价格自合作以来的变化趋势，您预计贵司向灵西机器人的采购未来增长趋势是怎样的？</w:t>
      </w:r>
    </w:p>
    <w:p w14:paraId="6A39858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sz w:val="24"/>
          <w:szCs w:val="24"/>
          <w:lang w:val="en-US" w:eastAsia="zh-CN"/>
        </w:rPr>
        <w:t>主要采购机械手、3D相机集成产品，用于锂电后端集成生产线上。一般是框架协议+下订单的方式进行采购。近几年采购相对稳定，最多2个月就会下次订单。第4季度采购多一点，很多厂家会在年底释放产能，等他们确定后，有一些采购我们就需要下订单了；第一季度有春节的因素相对少一点。不会进行提前备货。体系内两个主体23年24年的采购合计基本上都是5000多万，25年上半年采购有2000多万，这两年新能源项目并没有减少，而是稳步增长，未来的采购肯定是持续增长的。</w:t>
      </w:r>
    </w:p>
    <w:p w14:paraId="41F4F0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p>
    <w:p w14:paraId="1F732A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4.贵司同类产品的采购，除灵西机器人以外是否还存在其他供应商。如有，同类产品向灵西机器人采购的比例占多少，这个比例是否相对固定。与其他供应商提供的产品相比，您认为灵西机器人的产品有哪些优劣势。贵司是否会指定灵西采购原材料的供应商，如有请说明指定供应商及指定原因。</w:t>
      </w:r>
    </w:p>
    <w:p w14:paraId="776BABE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sz w:val="24"/>
          <w:szCs w:val="24"/>
          <w:lang w:val="en-US" w:eastAsia="zh-CN"/>
        </w:rPr>
        <w:t>同类产品还有2家供应商，向灵西采购占比一半以上。灵西产品优势：唯一有自研3D视觉技术+机械集成方案，所以产品价格也稍微高一些。基于产品技术质量的考量，部分标准件会指定灵西的供应商，这部分标准件应该占灵西产品成本10%～20%。</w:t>
      </w:r>
    </w:p>
    <w:p w14:paraId="2E99AA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p>
    <w:p w14:paraId="0DCF98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5.贵司采购付款的方式（银行转账/银行汇票/商业汇票/现金），账期是怎样的（与其他同类产品供应商是否一致，合作以来是否发生过变化），付款是否为对公付款，是否存在其他第三方或个人账户介入，付款节奏（预付多少、发货后付多少、验收后付多少……），验收一般需要多久，灵西机器人产品质保期为多久。</w:t>
      </w:r>
    </w:p>
    <w:p w14:paraId="34DB82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sz w:val="24"/>
          <w:szCs w:val="24"/>
          <w:lang w:val="en-US" w:eastAsia="zh-CN"/>
        </w:rPr>
        <w:t>第一笔银行转账，后面是银承（付款节奏3331），其他供应商也是一样的付款方式及节奏，安装调整完成后2个月内完成验收，质保期是1年，付款都是对公账户付款。</w:t>
      </w:r>
    </w:p>
    <w:p w14:paraId="126BBB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p>
    <w:p w14:paraId="0BCE9A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6.请问合作期间，灵西机器人的产品是否出现过质量问题，如出现，请问解决机制是怎样的，灵西是否会派人前往维护，相关费用由谁承担。合作期间，双方是否出现过纠纷或潜在纠纷情况。</w:t>
      </w:r>
    </w:p>
    <w:p w14:paraId="015D012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sz w:val="24"/>
          <w:szCs w:val="24"/>
          <w:lang w:val="en-US" w:eastAsia="zh-CN"/>
        </w:rPr>
        <w:t>合作期间没有出现过大的质量问题，小问题灵西会派人过来维修，质保期内由灵西承担费用，质保期后今天国际承担费用。合作期间没有出现过纠纷。</w:t>
      </w:r>
    </w:p>
    <w:p w14:paraId="059B12AA">
      <w:pPr>
        <w:rPr>
          <w:rFonts w:hint="default" w:ascii="Times New Roman" w:hAnsi="Times New Roman" w:eastAsia="楷体" w:cs="Times New Roman"/>
          <w:b/>
          <w:bCs/>
          <w:sz w:val="24"/>
          <w:szCs w:val="24"/>
          <w:lang w:val="en-US" w:eastAsia="zh-CN"/>
        </w:rPr>
      </w:pPr>
      <w:r>
        <w:rPr>
          <w:rFonts w:hint="default" w:ascii="Times New Roman" w:hAnsi="Times New Roman" w:eastAsia="楷体" w:cs="Times New Roman"/>
          <w:b/>
          <w:bCs/>
          <w:sz w:val="24"/>
          <w:szCs w:val="24"/>
          <w:lang w:val="en-US" w:eastAsia="zh-CN"/>
        </w:rPr>
        <w:br w:type="page"/>
      </w:r>
    </w:p>
    <w:p w14:paraId="6C2141A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jc w:val="center"/>
        <w:textAlignment w:val="auto"/>
        <w:outlineLvl w:val="1"/>
        <w:rPr>
          <w:rFonts w:hint="default" w:ascii="Times New Roman" w:hAnsi="Times New Roman" w:eastAsia="楷体" w:cs="Times New Roman"/>
          <w:b/>
          <w:bCs/>
          <w:sz w:val="24"/>
          <w:szCs w:val="24"/>
          <w:lang w:val="en-US" w:eastAsia="zh-CN"/>
        </w:rPr>
      </w:pPr>
      <w:bookmarkStart w:id="100" w:name="_Toc3711"/>
      <w:r>
        <w:rPr>
          <w:rFonts w:hint="default" w:ascii="Times New Roman" w:hAnsi="Times New Roman" w:eastAsia="楷体" w:cs="Times New Roman"/>
          <w:b/>
          <w:bCs/>
          <w:sz w:val="24"/>
          <w:szCs w:val="24"/>
          <w:lang w:val="en-US" w:eastAsia="zh-CN"/>
        </w:rPr>
        <w:t>2.灵西机器人客户访谈提纲——中鼎智能</w:t>
      </w:r>
      <w:bookmarkEnd w:id="100"/>
    </w:p>
    <w:p w14:paraId="12AA8C0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楷体" w:cs="Times New Roman"/>
          <w:b/>
          <w:bCs/>
          <w:sz w:val="24"/>
          <w:szCs w:val="24"/>
          <w:lang w:val="en-US" w:eastAsia="zh-CN"/>
        </w:rPr>
      </w:pPr>
      <w:r>
        <w:rPr>
          <w:rFonts w:hint="default" w:ascii="Times New Roman" w:hAnsi="Times New Roman" w:eastAsia="楷体" w:cs="Times New Roman"/>
          <w:b/>
          <w:bCs/>
          <w:sz w:val="24"/>
          <w:szCs w:val="24"/>
          <w:lang w:val="en-US" w:eastAsia="zh-CN"/>
        </w:rPr>
        <w:t>访谈对象：中鼎采购部负责人刘芳源</w:t>
      </w:r>
    </w:p>
    <w:p w14:paraId="539FBA6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楷体" w:cs="Times New Roman"/>
          <w:b/>
          <w:bCs/>
          <w:sz w:val="24"/>
          <w:szCs w:val="24"/>
          <w:lang w:val="en-US" w:eastAsia="zh-CN"/>
        </w:rPr>
      </w:pPr>
      <w:r>
        <w:rPr>
          <w:rFonts w:hint="default" w:ascii="Times New Roman" w:hAnsi="Times New Roman" w:eastAsia="楷体" w:cs="Times New Roman"/>
          <w:b/>
          <w:bCs/>
          <w:sz w:val="24"/>
          <w:szCs w:val="24"/>
          <w:lang w:val="en-US" w:eastAsia="zh-CN"/>
        </w:rPr>
        <w:t>访谈时间：2025年8月20日</w:t>
      </w:r>
    </w:p>
    <w:p w14:paraId="75D5BA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1.请您简单介绍一下贵司（公司名称、主营业务等情况），您在公司的任职岗位，负责的工作内容。</w:t>
      </w:r>
    </w:p>
    <w:p w14:paraId="22AC74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sz w:val="24"/>
          <w:szCs w:val="24"/>
          <w:lang w:val="en-US" w:eastAsia="zh-CN"/>
        </w:rPr>
        <w:t>我司主要业务为智能仓储集成，布局新能源相关业务及智能制造方向业务，业务覆盖智能仓储系统搭建、新能源领域配套服务及智能制造场景下的技术解决方案等多个板块。我担任公司的采购总监，全面统筹公司的采购工作。</w:t>
      </w:r>
    </w:p>
    <w:p w14:paraId="3BA857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p>
    <w:p w14:paraId="1F29D8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2.请问贵司是在哪年与灵西机器人建立合作关系，是通过哪种渠道建立合作（朋友介绍/业务开拓/招投标等）？其他同类产品供应商进入贵司供应体系需要完成哪些流程，难度如何，需要多久完成验证入库。请问贵司的关联方或上下游是否存在向灵西机器人采购的情形。</w:t>
      </w:r>
    </w:p>
    <w:p w14:paraId="4FDD4D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sz w:val="24"/>
          <w:szCs w:val="24"/>
          <w:lang w:val="en-US" w:eastAsia="zh-CN"/>
        </w:rPr>
        <w:t>2019年开始合作，通过朋友介绍搭建合作桥梁。当时中鼎正开展新能源业务，急需匹配具备相关业务能力的供应商，朋友提及位于杭州的灵犀在该领域有成熟业务布局，双方随后进行初步接触，经多轮沟通与需求匹配后，正式开启合作。同类产品有3-4家供应商，灵西占比1/3。同类产品供应商进入供应体系需要完成实地审厂、项目案例核查、项目现场调研、技术交流、客户口碑调研、核心能力评估（设计能力，供应链组织能力、现场交付能力、并行项目处理能力）等环节，正常完成流程需要2个多月完成。根据了解，有一个下游客户直接向灵西采购相机，具体客户名称不便透露。</w:t>
      </w:r>
    </w:p>
    <w:p w14:paraId="2D0DCB6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p>
    <w:p w14:paraId="46630C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3.贵司向灵西机器人采购哪些产品，采购产品的最终用途，采购流程是怎样的，每次采购是否都需要走招投标流程，采购频率是怎样的，每次采购的形式（每次都单独签署合同/直接下订单/框架协议+订单）采购是否存在季节性波动，贵司是否会进行提前备货采购，近几年的采购金额大概是多少（2023年、2024年、2025年上半年），采购价格自合作以来的变化趋势，您预计贵司向灵西机器人的采购未来增长趋势是怎样的？</w:t>
      </w:r>
    </w:p>
    <w:p w14:paraId="67CA0E7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sz w:val="24"/>
          <w:szCs w:val="24"/>
          <w:lang w:val="en-US" w:eastAsia="zh-CN"/>
        </w:rPr>
        <w:t>主要采购机器人解决方案、视觉解决方案，用在我们自己的产品上。都是非标项目，采用签框架+下订单的形式，各项目一单一议。采购没有季节性波动，根据项目需求下订单。不进行提前采购备货，灵西为保障项目的交付时效，可能会自行对部分核心产品（如常用型号的机器人、相机等）进行少量备货。每年采购金额3000万左右，项目多的时候会4000万，少的时候2000万左右，采购价格根据项目具体技术、配置要求不一样，其中单体相机的价格是比较稳定的。未来采购趋势无法预测，根据市场变化来定。个人认为锂电行业未来需要更多的生产线改造和升级，所以还有一段时间3-5年可以发展；智能制造升级是必然趋势，而升级进程通常从生产线自动化与仓库智能化起步，智能仓储与生产线自动化（如机械手替代人工）的需求旺盛</w:t>
      </w:r>
    </w:p>
    <w:p w14:paraId="3A5F0E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p>
    <w:p w14:paraId="10939D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b/>
          <w:bCs/>
          <w:sz w:val="24"/>
          <w:szCs w:val="24"/>
          <w:lang w:val="en-US" w:eastAsia="zh-CN"/>
        </w:rPr>
        <w:t>4.</w:t>
      </w:r>
      <w:r>
        <w:rPr>
          <w:rFonts w:hint="default" w:ascii="Times New Roman" w:hAnsi="Times New Roman" w:eastAsia="楷体" w:cs="Times New Roman"/>
          <w:sz w:val="24"/>
          <w:szCs w:val="24"/>
          <w:lang w:val="en-US" w:eastAsia="zh-CN"/>
        </w:rPr>
        <w:t>贵司同类产品的采购，除灵西机器人以外是否还存在其他供应商。如有，同类产品向灵西机器人采购的比例占多少，这个比例是否相对固定。与其他供应商提供的产品相比，您认为灵西机器人的产品有哪些优劣势。贵司是否会指定灵西采购原材料的供应商，如有请说明指定供应商及指定原因。</w:t>
      </w:r>
    </w:p>
    <w:p w14:paraId="557295E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sz w:val="24"/>
          <w:szCs w:val="24"/>
          <w:lang w:val="en-US" w:eastAsia="zh-CN"/>
        </w:rPr>
        <w:t>同类产品有3-4家供应商，灵西占比1/3。灵西技术能力很强，整体方案方式还不错，销售与项目对接高效。没有指定灵西的原材料供应商，仅在采购机械手整体设备时（如涉及ABB、库卡等知名品牌机械手），会要求灵西从中鼎提供的品牌列表中选择（如允许灵犀在ABB、库卡中任选其一），但不会限定灵西仅使用某一个品牌，给予灵西一定的选择空间</w:t>
      </w:r>
    </w:p>
    <w:p w14:paraId="50C6B9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p>
    <w:p w14:paraId="379BDC3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5.贵司采购付款的方式（银行转账/银行汇票/商业汇票/现金），账期是怎样的（与其他同类产品供应商是否一致，合作以来是否发生过变化），付款是否为对公付款，是否存在其他第三方或个人账户介入，付款节奏（预付多少、发货后付多少、验收后付多少...），验收一般需要多久，灵西机器人产品质保期为多久。</w:t>
      </w:r>
    </w:p>
    <w:p w14:paraId="3DDAB7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sz w:val="24"/>
          <w:szCs w:val="24"/>
          <w:lang w:val="en-US" w:eastAsia="zh-CN"/>
        </w:rPr>
        <w:t>主要是银承，特殊情况下银行转账，付款节奏3331，验收根据项目情况不一致。不涉及第三方或个人账户介入，产品质保期都是1年。</w:t>
      </w:r>
    </w:p>
    <w:p w14:paraId="35BB3B5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p>
    <w:p w14:paraId="0D9C69C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6.请问合作期间，灵西机器人的产品是否出现过质量问题，如出现，请问解决机制是怎样的，灵西是否会派人前往维护，相关费用由谁承担。合作期间，双方是否出现过纠纷或潜在纠纷情况。</w:t>
      </w:r>
    </w:p>
    <w:p w14:paraId="50D0279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sz w:val="24"/>
          <w:szCs w:val="24"/>
          <w:lang w:val="en-US" w:eastAsia="zh-CN"/>
        </w:rPr>
        <w:t>合作期间没有出现过质量问题。假如出现质量问题，会给解决时效，如灵西未在时效内解决，会给一定罚款。质保期外付费解决质量问题。无纠纷情况</w:t>
      </w:r>
    </w:p>
    <w:p w14:paraId="49DD98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新能源行业增长：给灵西的业务包括：锂电业务+仓储业务，工厂的仓库改造升级（也看好这个板块）</w:t>
      </w:r>
    </w:p>
    <w:p w14:paraId="7AEABC01">
      <w:pPr>
        <w:rPr>
          <w:rFonts w:hint="default" w:ascii="Times New Roman" w:hAnsi="Times New Roman" w:eastAsia="楷体" w:cs="Times New Roman"/>
          <w:b/>
          <w:bCs/>
          <w:sz w:val="24"/>
          <w:szCs w:val="24"/>
          <w:lang w:val="en-US" w:eastAsia="zh-CN"/>
        </w:rPr>
      </w:pPr>
    </w:p>
    <w:p w14:paraId="354722DC">
      <w:pPr>
        <w:rPr>
          <w:rFonts w:hint="default" w:ascii="Times New Roman" w:hAnsi="Times New Roman" w:eastAsia="楷体" w:cs="Times New Roman"/>
          <w:b/>
          <w:bCs/>
          <w:sz w:val="24"/>
          <w:szCs w:val="24"/>
          <w:lang w:val="en-US" w:eastAsia="zh-CN"/>
        </w:rPr>
      </w:pPr>
      <w:r>
        <w:rPr>
          <w:rFonts w:hint="default" w:ascii="Times New Roman" w:hAnsi="Times New Roman" w:eastAsia="楷体" w:cs="Times New Roman"/>
          <w:b/>
          <w:bCs/>
          <w:sz w:val="24"/>
          <w:szCs w:val="24"/>
          <w:lang w:val="en-US" w:eastAsia="zh-CN"/>
        </w:rPr>
        <w:br w:type="page"/>
      </w:r>
    </w:p>
    <w:p w14:paraId="408B90D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jc w:val="center"/>
        <w:textAlignment w:val="auto"/>
        <w:outlineLvl w:val="1"/>
        <w:rPr>
          <w:rFonts w:hint="default" w:ascii="Times New Roman" w:hAnsi="Times New Roman" w:eastAsia="楷体" w:cs="Times New Roman"/>
          <w:b/>
          <w:bCs/>
          <w:sz w:val="24"/>
          <w:szCs w:val="24"/>
          <w:lang w:val="en-US" w:eastAsia="zh-CN"/>
        </w:rPr>
      </w:pPr>
      <w:bookmarkStart w:id="101" w:name="_Toc30514"/>
      <w:r>
        <w:rPr>
          <w:rFonts w:hint="default" w:ascii="Times New Roman" w:hAnsi="Times New Roman" w:eastAsia="楷体" w:cs="Times New Roman"/>
          <w:b/>
          <w:bCs/>
          <w:sz w:val="24"/>
          <w:szCs w:val="24"/>
          <w:lang w:val="en-US" w:eastAsia="zh-CN"/>
        </w:rPr>
        <w:t>3.灵西机器人客户访谈提纲——京东乾石</w:t>
      </w:r>
      <w:bookmarkEnd w:id="101"/>
    </w:p>
    <w:p w14:paraId="1173B34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楷体" w:cs="Times New Roman"/>
          <w:b/>
          <w:bCs/>
          <w:sz w:val="24"/>
          <w:szCs w:val="24"/>
          <w:lang w:val="en-US" w:eastAsia="zh-CN"/>
        </w:rPr>
      </w:pPr>
      <w:r>
        <w:rPr>
          <w:rFonts w:hint="default" w:ascii="Times New Roman" w:hAnsi="Times New Roman" w:eastAsia="楷体" w:cs="Times New Roman"/>
          <w:b/>
          <w:bCs/>
          <w:sz w:val="24"/>
          <w:szCs w:val="24"/>
          <w:lang w:val="en-US" w:eastAsia="zh-CN"/>
        </w:rPr>
        <w:t>访谈对象：京东物流规划部主任-李显菲</w:t>
      </w:r>
    </w:p>
    <w:p w14:paraId="4E058631">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1.京东和灵西的合作模式？</w:t>
      </w:r>
    </w:p>
    <w:p w14:paraId="24EBC74F">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b w:val="0"/>
          <w:bCs w:val="0"/>
          <w:sz w:val="24"/>
          <w:szCs w:val="24"/>
          <w:lang w:val="en-US" w:eastAsia="zh-CN"/>
        </w:rPr>
        <w:t>一般是京东提出仓内的各种痛点，把需要解决的问题梳理清楚，然后灵西做仓内各个环境和各个场景的规划最后出整体的解决方案，然后把解决方案落地到现场，调试完成交付给我们，相当于一个交钥匙工程。具体来说，现在和灵西合作的主要是拆垛与码垛两个场景，码垛分为入库码垛和混合码垛，后期应该还会尝试给传输带做供包。因为京东有1000多个自营仓，对应有很多个配送中心与分拣中心，所有的分拣都是需要码垛的，一个分拣中心应该会有二十台左右机械臂的码垛量，除分拣之外所有仓的入库也是需要码垛的，一个仓有十多个入库月台，入库码垛机械臂的量是非常可观的。</w:t>
      </w:r>
    </w:p>
    <w:p w14:paraId="7DE7658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2.选择灵西合作的原因？</w:t>
      </w:r>
    </w:p>
    <w:p w14:paraId="347EB2A1">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b w:val="0"/>
          <w:bCs w:val="0"/>
          <w:sz w:val="24"/>
          <w:szCs w:val="24"/>
          <w:lang w:val="en-US" w:eastAsia="zh-CN"/>
        </w:rPr>
        <w:t>我们和灵西从17年就开始合作，刚开始京东打算自己做机械工作站，当时灵西是提供视觉解决方案，京东自研做机械工作站，当时京东测了许多家3D视觉公司，最后测出来灵西的准确率是最高的。同时价格也比较合适，所以采购了灵西的视觉解决方案。之后因为京东业务调整，后期就让灵西提供整体的解决方案。当时看过阿丘、梅卡曼德等，市面上当时的几家都测了，最后确实灵西的比较好。当时是通过一些参数指标来选择灵西，测了不同形式的商品，包括黑色的、白色的、彩色的、反光的，测了不同商品的准确率。最后是灵西测的最好。</w:t>
      </w:r>
    </w:p>
    <w:p w14:paraId="732417FF">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3.灵西和京东的合作是针对京东内部还是对外也有别的终端客户？</w:t>
      </w:r>
    </w:p>
    <w:p w14:paraId="0462747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b w:val="0"/>
          <w:bCs w:val="0"/>
          <w:sz w:val="24"/>
          <w:szCs w:val="24"/>
          <w:lang w:val="en-US" w:eastAsia="zh-CN"/>
        </w:rPr>
        <w:t>京东目前内部的很多物流场景就是集成灵西的。比如像飞鹤奶粉生产出来之后如何发放到门店，京东的智能供应链部门就是做生产性企业的仓储配送的解决方案，这部分就会用到灵西的产品。京东内部与对外赋能的占比差不多各为50%。我这边负责的对内业务，京东还有另一个部门合作是对外赋能的灵西也在合作。目前京东内部自营仓库的采购量就有几十套机械臂了，对外赋能更多，因为对外赋能会比京东自营的场景简单一些。</w:t>
      </w:r>
    </w:p>
    <w:p w14:paraId="73EF3F76">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4.灵西的技术路线目前可以覆盖到物流的哪几个阶段？</w:t>
      </w:r>
    </w:p>
    <w:p w14:paraId="53D9DAF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b w:val="0"/>
          <w:bCs w:val="0"/>
          <w:sz w:val="24"/>
          <w:szCs w:val="24"/>
          <w:lang w:val="en-US" w:eastAsia="zh-CN"/>
        </w:rPr>
        <w:t>目前已经可以覆盖大件的入库码垛和中件的整排码垛。混合码垛也有和灵西做过对外赋能的场景。</w:t>
      </w:r>
    </w:p>
    <w:p w14:paraId="4E3B1BB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5.预计未来京东向灵西采购机械臂的具体规划？</w:t>
      </w:r>
    </w:p>
    <w:p w14:paraId="7DB0B5E1">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b w:val="0"/>
          <w:bCs w:val="0"/>
          <w:sz w:val="24"/>
          <w:szCs w:val="24"/>
          <w:lang w:val="en-US" w:eastAsia="zh-CN"/>
        </w:rPr>
        <w:t>灵西这边业务线也挺多的，因为京东是一个头部的物流企业，所以他们给我们这边还是挺配合的。我们计划入库码垛与拆垛是未来主要的发展方向。毕竟有这么多的仓以及卸货人员，人员浪费还是挺严重的，拆垛后期会配合机械臂形成拆垛投线，明年机械臂在拆垛这块明年会多推一些。目前招工越来越困难，自动化的覆盖会越来越快。预计对内业务一年向灵西采购五十多台是比较理想的状态，但由于技术的进步、人员成本等的变化，三年五年之后的量是难以量化的。</w:t>
      </w:r>
    </w:p>
    <w:p w14:paraId="67932915">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6.京东对外赋能部门终端客户和京东、灵西之间的关系？</w:t>
      </w:r>
    </w:p>
    <w:p w14:paraId="47A85225">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b w:val="0"/>
          <w:bCs w:val="0"/>
          <w:sz w:val="24"/>
          <w:szCs w:val="24"/>
          <w:lang w:val="en-US" w:eastAsia="zh-CN"/>
        </w:rPr>
        <w:t>目前京东对接的终端客户有飞鹤、良品铺子、酒品等大的生产商，京东对接的客户类型是偏消费为主的，我们就算给别人做运输方案也是做仓储运输这块的，不会做生产这块。合作模式：京东是总包，再分给灵西，灵西可以与重大客户进行直接联系。灵西只是做一个小环节，不能把总包承担起来。灵西目前公司还是属于初创期，相对小，灵西提供给京东由京东这边做打包，灵西只是一个小的供应商。接到客户订单从开始谈到交付大概两三个月左右灵西会给供货。后续与灵西合作不会因为生产能力不足而会中断掉与他们的合作。灵西与京东合作没有过退货换货的情况，他是伴随着京东物流一点点成长起来的，可能开始的时候一些工作站打包的不是很精细，但现在状态越来越好。</w:t>
      </w:r>
    </w:p>
    <w:p w14:paraId="08687840">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7.项目回款情况？</w:t>
      </w:r>
    </w:p>
    <w:p w14:paraId="353E2353">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b w:val="0"/>
          <w:bCs w:val="0"/>
          <w:sz w:val="24"/>
          <w:szCs w:val="24"/>
          <w:lang w:val="en-US" w:eastAsia="zh-CN"/>
        </w:rPr>
        <w:t>正常情况下都是3331，除非是一个创新型的项目，就是完全一个场景很创新我们共同打磨这个工作站，这种付款形式可能就是90%与10%的质保金。第一个3是预付，后面两个3的时间节点，设备进场有一个付款，设备交付有一个付款。一般来说，灵西能够拿到这个钱大概是四个月，大概四个多月能收到90%。</w:t>
      </w:r>
    </w:p>
    <w:p w14:paraId="34B1F1F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8.近期是否将灵西与行业中的竞品公司做一个比较吗？其他竞品公司做不到像灵西这么好的原因是什么呢？</w:t>
      </w:r>
    </w:p>
    <w:p w14:paraId="7763E124">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w:t>
      </w: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b w:val="0"/>
          <w:bCs w:val="0"/>
          <w:sz w:val="24"/>
          <w:szCs w:val="24"/>
          <w:lang w:val="en-US" w:eastAsia="zh-CN"/>
        </w:rPr>
        <w:t>虽然每年我们是在和灵西合作，但我们每年都会和其他供应商进行沟通的，我们继续与灵西合作也是经过考量的，包括技术能力与性价比这块，都会进行评估。每个公司都有每个公司的定位，像梅卡和灵西都是走的自研相机的路线，但是不一样的是，灵西自己做相机和机械臂的整个集成，会大幅度减少客户需要做的事情。所以这也是我们和灵西合作没有和梅卡合作的原因之一。灵西单论相机在技术上与梅卡相比，17年和18年的灵西相机比梅卡是更好一点的。但是这几年大家都在进步，所以相比之下是一种持平的状态。</w:t>
      </w:r>
    </w:p>
    <w:p w14:paraId="7AE1B31E">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9.未来是否有新的相机-机械臂一体化解决方案供应商出现抢占灵西的份额？</w:t>
      </w:r>
    </w:p>
    <w:p w14:paraId="6EC8592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b w:val="0"/>
          <w:bCs w:val="0"/>
          <w:sz w:val="24"/>
          <w:szCs w:val="24"/>
          <w:lang w:val="en-US" w:eastAsia="zh-CN"/>
        </w:rPr>
        <w:t>应该是有的，但这种发展起来是不容易的，无论哪个行业资本投入都是很重要的，一个公司想要在行业打出知名度，需要打包出好多工作站的，人员技术场景的积累需要好多时间的。在这个行业先发优势是很重要的，并不是说做出来3D相机就能做好一整个机械臂工作站，这是需要对物流场景有很好的认知的。</w:t>
      </w:r>
    </w:p>
    <w:p w14:paraId="380FDE33">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10.物流领域从生产到仓储整个过程对机械臂大概是怎样的需求？</w:t>
      </w:r>
    </w:p>
    <w:p w14:paraId="1713B164">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bCs/>
          <w:sz w:val="24"/>
          <w:szCs w:val="24"/>
          <w:lang w:val="en-US" w:eastAsia="zh-CN"/>
        </w:rPr>
        <w:t>答：</w:t>
      </w:r>
      <w:r>
        <w:rPr>
          <w:rFonts w:hint="default" w:ascii="Times New Roman" w:hAnsi="Times New Roman" w:eastAsia="楷体" w:cs="Times New Roman"/>
          <w:b w:val="0"/>
          <w:bCs w:val="0"/>
          <w:sz w:val="24"/>
          <w:szCs w:val="24"/>
          <w:lang w:val="en-US" w:eastAsia="zh-CN"/>
        </w:rPr>
        <w:t>仓储端首先需要卸车，如果技术足够成熟卸车这块儿也可以用机械臂，大多数公司都不能做。卸车之后是码垛，码垛这块儿也需要机械臂，之后的货品上架就不需要了。拣货部分，中件拣货与小件拣货都有可能用到机械臂。最后是打包出库，打包之前有个拆垛的动作，拆垛需要机械臂，投线之后商品就从仓出去了，就到了分拣中心，分拣中心能用到机械臂的就是供包。然后接着就到了站点，站点这块就不需要机械臂。总结来看，需要机械臂的地方一个是卸车之后的码垛，另外一个是打磨之后的拆垛，还有就是分拣中心的拆检。量级方面，从仓储端这几个步骤对机械臂的需求—单一层入库码垛这一块儿配五台机械臂是没有问题的，拆购的话是分中件还是小件，中件肯定是需要机械臂的，配两台机械臂是没问题的，中件很多都会有塑封供包环节，一个中件仓上六个机械臂是没有问题的。目前京东中件大概有四百多个仓。大件仓也需要机械臂，但是因为我们这边大件仓利润比较薄，所以暂时上的自动化设备不多。站点估计不会上，分拣中心是需要的。单一分拣中心的话，中件仓上个十台八台都应该的</w:t>
      </w:r>
    </w:p>
    <w:p w14:paraId="4CA4463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lang w:val="en-US" w:eastAsia="zh-CN"/>
        </w:rPr>
      </w:pPr>
      <w:r>
        <w:rPr>
          <w:rFonts w:hint="default" w:ascii="Times New Roman" w:hAnsi="Times New Roman" w:eastAsia="楷体" w:cs="Times New Roman"/>
          <w:b/>
          <w:bCs/>
          <w:sz w:val="24"/>
          <w:szCs w:val="24"/>
          <w:lang w:val="en-US" w:eastAsia="zh-CN"/>
        </w:rPr>
        <w:br w:type="page"/>
      </w:r>
    </w:p>
    <w:p w14:paraId="5170BDB5">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80" w:firstLineChars="200"/>
        <w:jc w:val="center"/>
        <w:textAlignment w:val="auto"/>
        <w:outlineLvl w:val="1"/>
        <w:rPr>
          <w:rFonts w:hint="default" w:ascii="Times New Roman" w:hAnsi="Times New Roman" w:eastAsia="楷体" w:cs="Times New Roman"/>
          <w:b/>
          <w:bCs/>
          <w:sz w:val="24"/>
          <w:szCs w:val="24"/>
          <w:lang w:val="en-US" w:eastAsia="zh-CN"/>
        </w:rPr>
      </w:pPr>
      <w:bookmarkStart w:id="102" w:name="_Toc9014"/>
      <w:r>
        <w:rPr>
          <w:rFonts w:hint="default" w:ascii="Times New Roman" w:hAnsi="Times New Roman" w:eastAsia="楷体" w:cs="Times New Roman"/>
          <w:b/>
          <w:bCs/>
          <w:sz w:val="24"/>
          <w:szCs w:val="24"/>
          <w:lang w:val="en-US" w:eastAsia="zh-CN"/>
        </w:rPr>
        <w:t>4.灵西机器人供应商访谈记录——库卡机器人</w:t>
      </w:r>
      <w:bookmarkEnd w:id="102"/>
    </w:p>
    <w:p w14:paraId="520409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32"/>
        </w:rPr>
      </w:pPr>
    </w:p>
    <w:p w14:paraId="628EC4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时间：2025年8月</w:t>
      </w:r>
      <w:r>
        <w:rPr>
          <w:rFonts w:hint="default" w:ascii="Times New Roman" w:hAnsi="Times New Roman" w:eastAsia="楷体" w:cs="Times New Roman"/>
          <w:b/>
          <w:bCs/>
          <w:sz w:val="24"/>
          <w:szCs w:val="24"/>
          <w:lang w:val="en-US" w:eastAsia="zh-CN"/>
        </w:rPr>
        <w:t>19</w:t>
      </w:r>
      <w:r>
        <w:rPr>
          <w:rFonts w:hint="default" w:ascii="Times New Roman" w:hAnsi="Times New Roman" w:eastAsia="楷体" w:cs="Times New Roman"/>
          <w:b/>
          <w:bCs/>
          <w:sz w:val="24"/>
          <w:szCs w:val="24"/>
        </w:rPr>
        <w:t>日</w:t>
      </w:r>
    </w:p>
    <w:p w14:paraId="3EB6F2C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lang w:val="en-US" w:eastAsia="zh-CN"/>
        </w:rPr>
      </w:pPr>
      <w:r>
        <w:rPr>
          <w:rFonts w:hint="default" w:ascii="Times New Roman" w:hAnsi="Times New Roman" w:eastAsia="楷体" w:cs="Times New Roman"/>
          <w:b/>
          <w:bCs/>
          <w:sz w:val="24"/>
          <w:szCs w:val="24"/>
        </w:rPr>
        <w:t>被访谈人：</w:t>
      </w:r>
      <w:r>
        <w:rPr>
          <w:rFonts w:hint="default" w:ascii="Times New Roman" w:hAnsi="Times New Roman" w:eastAsia="楷体" w:cs="Times New Roman"/>
          <w:b/>
          <w:bCs/>
          <w:sz w:val="24"/>
          <w:szCs w:val="24"/>
          <w:lang w:val="en-US" w:eastAsia="zh-CN"/>
        </w:rPr>
        <w:t>桑海波（库卡机器人销售总监）</w:t>
      </w:r>
    </w:p>
    <w:p w14:paraId="3DF275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lang w:val="en-US" w:eastAsia="zh-CN"/>
        </w:rPr>
      </w:pPr>
    </w:p>
    <w:p w14:paraId="051AE6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一、库卡机器人公司基本情况及业务介绍</w:t>
      </w:r>
    </w:p>
    <w:p w14:paraId="2049D68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sz w:val="24"/>
          <w:szCs w:val="24"/>
        </w:rPr>
        <w:t>问：请您介绍一下库卡机器人的基本情况，包括发展历程、生产基地、市场地位以及主要业务划分。</w:t>
      </w:r>
    </w:p>
    <w:p w14:paraId="638411E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sz w:val="24"/>
          <w:szCs w:val="24"/>
        </w:rPr>
        <w:t>答：库卡原是德国企业，专注做工业机械手，为生产型企业提供设备配套。2011年我们在中国建厂，不过当时工厂很小；2013年搬到上海松江，开始做本地化业务，那时候主要由德国人负责管理。2017年美的开始逐步收购我们，2019年彻底完成收购，之后我们并入美的集团下属的机器人及自动化事业部，这是美的五大事业部中比较大的分支。目前我们在广东佛山有全球最大的生产基地，有8个厂房，年生产机器人约10万台，涵盖3kg小机型到1吨大负载机型。早些年我们是外资“四大品牌”之一，占中国机器人市场约60%份额；近年国内市场发展快，我们仍维持头部地位，从3年前的市场第三升到去年第二，今年有望冲击第一。业务按行业划分，包括汽车、3C焊接、一般工业、物流、医疗及新行业等。昆山基地是收购莱斯机器人后整改命名的昆山工业机器人，早期延续焊机业务，后来负责美的家电生产线机器人的实施与落地。</w:t>
      </w:r>
    </w:p>
    <w:p w14:paraId="72FB90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p>
    <w:p w14:paraId="544B87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二、桑海波个人经营情况</w:t>
      </w:r>
    </w:p>
    <w:p w14:paraId="4A266CA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sz w:val="24"/>
          <w:szCs w:val="24"/>
        </w:rPr>
        <w:t>问：请您介绍一下个人在库卡的</w:t>
      </w:r>
      <w:r>
        <w:rPr>
          <w:rFonts w:hint="default" w:ascii="Times New Roman" w:hAnsi="Times New Roman" w:eastAsia="楷体" w:cs="Times New Roman"/>
          <w:sz w:val="24"/>
          <w:szCs w:val="24"/>
          <w:lang w:val="en-US" w:eastAsia="zh-CN"/>
        </w:rPr>
        <w:t>履历</w:t>
      </w:r>
      <w:r>
        <w:rPr>
          <w:rFonts w:hint="default" w:ascii="Times New Roman" w:hAnsi="Times New Roman" w:eastAsia="楷体" w:cs="Times New Roman"/>
          <w:sz w:val="24"/>
          <w:szCs w:val="24"/>
        </w:rPr>
        <w:t>情况，包括加入时间、岗位变动等。</w:t>
      </w:r>
    </w:p>
    <w:p w14:paraId="2CB1C6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sz w:val="24"/>
          <w:szCs w:val="24"/>
        </w:rPr>
        <w:t>答：我2015年底加入库卡，至今快10年了。刚进入时在售后关键技术支持部门，给客户解答现场应用问题，还做新技术培训。大概2-3年后转岗到销售部门做业务拓展，又过了2-3年晋升为行业负责人，一直任职到现在。</w:t>
      </w:r>
    </w:p>
    <w:p w14:paraId="6DE7AD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p>
    <w:p w14:paraId="35F858D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三、与灵西机器人的合作起源与发展</w:t>
      </w:r>
    </w:p>
    <w:p w14:paraId="0A13CF6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sz w:val="24"/>
          <w:szCs w:val="24"/>
        </w:rPr>
        <w:t>问：库卡是从什么时候开始与灵西机器人合作的？合作是如何起源和发展的？</w:t>
      </w:r>
    </w:p>
    <w:p w14:paraId="2EEFD3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sz w:val="24"/>
          <w:szCs w:val="24"/>
        </w:rPr>
        <w:t>答：我们和灵西正式合作始于2020年，其实2019年就和灵西的双创团队有交流了。当时我们想扩展机器人业务，一直在寻找合作机会，灵西的方向比较契合。2020年在物流、拆码垛等应用场景做了几个项目，之后合作就逐步深入了。</w:t>
      </w:r>
    </w:p>
    <w:p w14:paraId="72AD267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p>
    <w:p w14:paraId="4F7B2A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四、为灵西机器人提供的产品与服务</w:t>
      </w:r>
    </w:p>
    <w:p w14:paraId="3F90108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sz w:val="24"/>
          <w:szCs w:val="24"/>
        </w:rPr>
        <w:t>问：库卡主要为灵西机器人提供哪些产品？在视觉方面有什么支持？</w:t>
      </w:r>
    </w:p>
    <w:p w14:paraId="72E10D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sz w:val="24"/>
          <w:szCs w:val="24"/>
        </w:rPr>
        <w:t>答：我们主要给灵西提供标准的工业机器人设备。因为我们本身没有视觉产品，而视觉是灵西的主要产品，所以我们更多是把机器人和灵西的视觉产品进行有机组合，过程中会做开发、调试、培训这些支持服务。</w:t>
      </w:r>
    </w:p>
    <w:p w14:paraId="2A5391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p>
    <w:p w14:paraId="285635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五、灵西机器人在库卡的销售比重及与其他视觉公司合作情况</w:t>
      </w:r>
    </w:p>
    <w:p w14:paraId="52B07F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问：灵西机器人在库卡同类产品中的销售占比大概是多少？库卡与其他视觉公司有合作吗？</w:t>
      </w:r>
    </w:p>
    <w:p w14:paraId="2F5A2C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sz w:val="24"/>
          <w:szCs w:val="24"/>
        </w:rPr>
        <w:t>答：我们一年机器人出货量约2.5-3万台，包含所有行业。灵西是物流或拆码垛细分领域的头部客户，去年在这个细分领域，灵西的采购量接近100台。在这个细分场景下，灵西在我们的合作客户中排第一，出货量比梅卡曼德、</w:t>
      </w:r>
      <w:r>
        <w:rPr>
          <w:rFonts w:hint="default" w:ascii="Times New Roman" w:hAnsi="Times New Roman" w:eastAsia="楷体" w:cs="Times New Roman"/>
          <w:sz w:val="24"/>
          <w:szCs w:val="24"/>
          <w:lang w:val="en-US" w:eastAsia="zh-CN"/>
        </w:rPr>
        <w:t>猩猿哲</w:t>
      </w:r>
      <w:r>
        <w:rPr>
          <w:rFonts w:hint="default" w:ascii="Times New Roman" w:hAnsi="Times New Roman" w:eastAsia="楷体" w:cs="Times New Roman"/>
          <w:sz w:val="24"/>
          <w:szCs w:val="24"/>
        </w:rPr>
        <w:t>等友商多，所以在该行业细分里比重很大。我们和其他视觉公司也有一些合作，但规模不大。</w:t>
      </w:r>
    </w:p>
    <w:p w14:paraId="15D6C91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p>
    <w:p w14:paraId="1F8C66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六、与灵西机器人的合作模式及今年预计合作金额</w:t>
      </w:r>
    </w:p>
    <w:p w14:paraId="570494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问：库卡与灵西机器人是长期合作还是短期合作？今年预计合作金额有多少？</w:t>
      </w:r>
    </w:p>
    <w:p w14:paraId="5758507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sz w:val="24"/>
          <w:szCs w:val="24"/>
        </w:rPr>
        <w:t>答：早些年灵西业务在发展，我们主要是单个项目采购模式，比如项目需要10台就签10台的合同。去年灵西项目多且规模大，我们签了长期战略框架合同，锁定价格和配置，后续有项目需求直接按框架细则实施，减少商务流程。去年合作金额约1650.54万元，今年1-6月采购金额不多，因为灵西在实施去年的项目，今年预计合作金额700-800万元左右。</w:t>
      </w:r>
    </w:p>
    <w:p w14:paraId="4E65A8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p>
    <w:p w14:paraId="132983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p>
    <w:p w14:paraId="5EDD6DE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七、去年与今年合作金额变化的原因</w:t>
      </w:r>
    </w:p>
    <w:p w14:paraId="0FC87BB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问：去年和今年合作金额下降较多，主要原因是什么？</w:t>
      </w:r>
    </w:p>
    <w:p w14:paraId="26FBD9B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sz w:val="24"/>
          <w:szCs w:val="24"/>
        </w:rPr>
        <w:t>答：主要是灵西上半年精力放在去年签的</w:t>
      </w:r>
      <w:r>
        <w:rPr>
          <w:rFonts w:hint="default" w:ascii="Times New Roman" w:hAnsi="Times New Roman" w:eastAsia="楷体" w:cs="Times New Roman"/>
          <w:sz w:val="24"/>
          <w:szCs w:val="24"/>
          <w:lang w:val="en-US" w:eastAsia="zh-CN"/>
        </w:rPr>
        <w:t>石家庄医</w:t>
      </w:r>
      <w:r>
        <w:rPr>
          <w:rFonts w:hint="default" w:ascii="Times New Roman" w:hAnsi="Times New Roman" w:eastAsia="楷体" w:cs="Times New Roman"/>
          <w:sz w:val="24"/>
          <w:szCs w:val="24"/>
        </w:rPr>
        <w:t>药项目上，这是近5年</w:t>
      </w:r>
      <w:r>
        <w:rPr>
          <w:rFonts w:hint="default" w:ascii="Times New Roman" w:hAnsi="Times New Roman" w:eastAsia="楷体" w:cs="Times New Roman"/>
          <w:sz w:val="24"/>
          <w:szCs w:val="24"/>
          <w:lang w:val="en-US" w:eastAsia="zh-CN"/>
        </w:rPr>
        <w:t>中国</w:t>
      </w:r>
      <w:r>
        <w:rPr>
          <w:rFonts w:hint="default" w:ascii="Times New Roman" w:hAnsi="Times New Roman" w:eastAsia="楷体" w:cs="Times New Roman"/>
          <w:sz w:val="24"/>
          <w:szCs w:val="24"/>
        </w:rPr>
        <w:t>医药行业最大的项目，他们投入了很多资源，项目执行也是长期过程。不过灵西不只是做药厂细分，还在锂电和新能源汽车赛道开拓商机，我们也想把资源倾斜给灵西，因为新能源方向能带来较好增长。</w:t>
      </w:r>
    </w:p>
    <w:p w14:paraId="490207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p>
    <w:p w14:paraId="7CB8DB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八、库卡机器人未来的增长方向</w:t>
      </w:r>
    </w:p>
    <w:p w14:paraId="49A458F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问：除了与灵西合作的视觉相关领域，库卡机器人未来的增长方向在哪些领域？</w:t>
      </w:r>
    </w:p>
    <w:p w14:paraId="4691705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sz w:val="24"/>
          <w:szCs w:val="24"/>
        </w:rPr>
        <w:t>答：我们现在的策略是做份额，要成为市场绝对头部，把市场份额做到第一。不会局限在几个细分领域，下属分了汽车、3C、焊接、一般工业、药厂、物流等很多行业，希望每个行业细分都能做到第一。目前最大的赛道是汽车，占比50%，但我们在推进“去汽车化”，想在非汽车领域获得更多占有，降低经营风险。</w:t>
      </w:r>
    </w:p>
    <w:p w14:paraId="2E27396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p>
    <w:p w14:paraId="3E12EB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九、与灵西机器人的货款支付安排</w:t>
      </w:r>
    </w:p>
    <w:p w14:paraId="702D99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问：库卡与灵西机器人的货款支付安排是怎样的？有信用额度、账期或预付条款吗？</w:t>
      </w:r>
    </w:p>
    <w:p w14:paraId="26F9D36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sz w:val="24"/>
          <w:szCs w:val="24"/>
        </w:rPr>
        <w:t>答：我们提供的是标准产品，对所有客户都一样，全款发货。为支持重点项目，会调整预付款比例，减少客户前期资金压力。和灵西合作中，预付款从早期的40%降到现在的15%左右。货生产完后要求客户全款提货，没有账期，客户付款后我们就发货。</w:t>
      </w:r>
    </w:p>
    <w:p w14:paraId="3F1B03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p>
    <w:p w14:paraId="385503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十、对灵西机器人的售后支持及产品稳定运行保障</w:t>
      </w:r>
    </w:p>
    <w:p w14:paraId="740126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问：在与灵西机器人合作中，库卡在售后支持和确保产品稳定运行方面做了哪些工作？</w:t>
      </w:r>
    </w:p>
    <w:p w14:paraId="2F781B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sz w:val="24"/>
          <w:szCs w:val="24"/>
        </w:rPr>
        <w:t>答：售前我们销售频繁对接灵西项目团队，参与方案仿真、机器人参数确定，确保方案和产品满足终端需求。售中根据项目情况调整货期和排产，紧急项目优先排序。售后早期帮灵西搭建集成团队，验收后他们技术成熟了，支持需求减少，重要项目遇到动作或编程问题时，我们会派人现场处理。</w:t>
      </w:r>
    </w:p>
    <w:p w14:paraId="3436E31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p>
    <w:p w14:paraId="7BB98C3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十一、为灵西客户提供的培训服务</w:t>
      </w:r>
    </w:p>
    <w:p w14:paraId="1B6F8D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问：库卡是否为灵西的客户提供专门的培训，帮助他们高效使用产品技术？</w:t>
      </w:r>
    </w:p>
    <w:p w14:paraId="19D2F7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sz w:val="24"/>
          <w:szCs w:val="24"/>
        </w:rPr>
        <w:t>答：这要看灵西的需求，我们做过一些培训。有些客户不需要，觉得交给灵西就行；有些大客户有自己的团队，需要定期维护，灵西会提要求，我们会排班，根据客户需要的内容组织资源开展培训。</w:t>
      </w:r>
    </w:p>
    <w:p w14:paraId="1E2B744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p>
    <w:p w14:paraId="4BA462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十二、与灵西机器人的技术合作情况</w:t>
      </w:r>
    </w:p>
    <w:p w14:paraId="7BAEC8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问：灵西对库卡产品进行软件和算法加工时，库卡是否配备技术人员合作？</w:t>
      </w:r>
    </w:p>
    <w:p w14:paraId="116AD2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r>
        <w:rPr>
          <w:rFonts w:hint="default" w:ascii="Times New Roman" w:hAnsi="Times New Roman" w:eastAsia="楷体" w:cs="Times New Roman"/>
          <w:sz w:val="24"/>
          <w:szCs w:val="24"/>
        </w:rPr>
        <w:t>答：是的。成熟且标准的项目，灵西做过很多次，就自己完成，不需要我们支持。但我们在拓展新方向时，灵西看到新方向会和我们交流，比如机器人是否能用、能否满足客户需求等。如果客户需求特殊，和主流需求不一样，我们会讨论是否开发小插件软件包植入系统解决问题，会做这方面交流。</w:t>
      </w:r>
    </w:p>
    <w:p w14:paraId="58DBBF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rPr>
      </w:pPr>
    </w:p>
    <w:p w14:paraId="4553851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十</w:t>
      </w:r>
      <w:r>
        <w:rPr>
          <w:rFonts w:hint="default" w:ascii="Times New Roman" w:hAnsi="Times New Roman" w:eastAsia="楷体" w:cs="Times New Roman"/>
          <w:b/>
          <w:bCs/>
          <w:sz w:val="24"/>
          <w:szCs w:val="24"/>
          <w:lang w:val="en-US" w:eastAsia="zh-CN"/>
        </w:rPr>
        <w:t>三</w:t>
      </w:r>
      <w:r>
        <w:rPr>
          <w:rFonts w:hint="default" w:ascii="Times New Roman" w:hAnsi="Times New Roman" w:eastAsia="楷体" w:cs="Times New Roman"/>
          <w:b/>
          <w:bCs/>
          <w:sz w:val="24"/>
          <w:szCs w:val="24"/>
        </w:rPr>
        <w:t>、库卡与其他外资品牌的竞争情况</w:t>
      </w:r>
    </w:p>
    <w:p w14:paraId="492409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rPr>
        <w:t>问：目前库卡与其他外资机器人品牌的竞争态势如何？</w:t>
      </w:r>
    </w:p>
    <w:p w14:paraId="583197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rPr>
        <w:t>答：我们现在在外资品牌里，主要盯着日本的发那科竞争，因为我们目前是市场第二，今年想争取冲到第一。发那科的主营产品其实是机床，他们做机器人最初是为了解决机床人工上料下料的麻烦，后来配合机床捆绑销售，慢慢把机器人业务做起来了。在机床行业细分里，发那科的机器人很厉害。不过上海发那科不是日本发那科的独资公司，更像是日本发那科授权的全国最大代理商，没有生产和研发基地，主要做现货存货贸易，每年年底会从日本批量订购机器人，再分批海运到中国。</w:t>
      </w:r>
    </w:p>
    <w:sectPr>
      <w:footerReference r:id="rId9" w:type="default"/>
      <w:pgSz w:w="11906" w:h="16838"/>
      <w:pgMar w:top="1440" w:right="1800" w:bottom="1440" w:left="1800" w:header="851" w:footer="992"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exin" w:date="2025-09-01T16:46:42Z" w:initials="">
    <w:p w14:paraId="3F3D9C75">
      <w:pPr>
        <w:pStyle w:val="9"/>
        <w:rPr>
          <w:rFonts w:hint="default" w:eastAsia="宋体"/>
          <w:lang w:val="en-US" w:eastAsia="zh-CN"/>
        </w:rPr>
      </w:pPr>
      <w:r>
        <w:rPr>
          <w:rFonts w:hint="eastAsia" w:eastAsia="宋体"/>
          <w:lang w:val="en-US" w:eastAsia="zh-CN"/>
        </w:rPr>
        <w:t>23、24年的半年度报表</w:t>
      </w:r>
    </w:p>
  </w:comment>
  <w:comment w:id="1" w:author="Yexin" w:date="2025-09-01T17:56:30Z" w:initials="">
    <w:p w14:paraId="484DB2BC">
      <w:pPr>
        <w:pStyle w:val="9"/>
      </w:pPr>
      <w:r>
        <w:annotationRef/>
      </w:r>
    </w:p>
  </w:comment>
  <w:comment w:id="2" w:author="Yexin" w:date="2025-09-01T18:24:08Z" w:initials="">
    <w:p w14:paraId="78DD6F10">
      <w:pPr>
        <w:pStyle w:val="9"/>
        <w:rPr>
          <w:rFonts w:hint="default" w:eastAsia="宋体"/>
          <w:lang w:val="en-US" w:eastAsia="zh-CN"/>
        </w:rPr>
      </w:pPr>
      <w:r>
        <w:rPr>
          <w:rFonts w:hint="eastAsia" w:eastAsia="宋体"/>
          <w:lang w:val="en-US" w:eastAsia="zh-CN"/>
        </w:rPr>
        <w:t>拿到诸暨产业规划文件</w:t>
      </w:r>
    </w:p>
  </w:comment>
  <w:comment w:id="3" w:author="无涯" w:date="2025-10-09T14:23:02Z" w:initials="">
    <w:p w14:paraId="34B1F8C6">
      <w:pPr>
        <w:pStyle w:val="9"/>
        <w:rPr>
          <w:rFonts w:hint="default" w:eastAsia="宋体"/>
          <w:lang w:val="en-US" w:eastAsia="zh-CN"/>
        </w:rPr>
      </w:pPr>
      <w:r>
        <w:rPr>
          <w:rFonts w:hint="eastAsia" w:eastAsia="宋体"/>
          <w:lang w:val="en-US" w:eastAsia="zh-CN"/>
        </w:rPr>
        <w:t>1.215亿元</w:t>
      </w:r>
    </w:p>
  </w:comment>
  <w:comment w:id="4" w:author="Yexin" w:date="2025-09-01T17:25:56Z" w:initials="">
    <w:p w14:paraId="03A67DEB">
      <w:pPr>
        <w:pStyle w:val="9"/>
        <w:rPr>
          <w:rFonts w:hint="default" w:eastAsia="宋体"/>
          <w:lang w:val="en-US" w:eastAsia="zh-CN"/>
        </w:rPr>
      </w:pPr>
      <w:r>
        <w:rPr>
          <w:rFonts w:hint="eastAsia" w:eastAsia="宋体"/>
          <w:lang w:val="en-US" w:eastAsia="zh-CN"/>
        </w:rPr>
        <w:t>细化到2年，3年</w:t>
      </w:r>
    </w:p>
  </w:comment>
  <w:comment w:id="5" w:author="无涯" w:date="2025-10-09T11:14:15Z" w:initials="">
    <w:p w14:paraId="79254CB0">
      <w:pPr>
        <w:pStyle w:val="9"/>
        <w:rPr>
          <w:rFonts w:hint="default" w:eastAsia="宋体"/>
          <w:lang w:val="en-US" w:eastAsia="zh-CN"/>
        </w:rPr>
      </w:pPr>
      <w:r>
        <w:rPr>
          <w:rFonts w:hint="eastAsia" w:eastAsia="宋体"/>
          <w:lang w:val="en-US" w:eastAsia="zh-CN"/>
        </w:rPr>
        <w:t>费用金额有误</w:t>
      </w:r>
    </w:p>
  </w:comment>
  <w:comment w:id="6" w:author="Yexin" w:date="2025-09-01T16:43:18Z" w:initials="">
    <w:p w14:paraId="5D93E4AC">
      <w:pPr>
        <w:pStyle w:val="9"/>
        <w:rPr>
          <w:rFonts w:hint="default" w:eastAsia="宋体"/>
          <w:lang w:val="en-US" w:eastAsia="zh-CN"/>
        </w:rPr>
      </w:pPr>
      <w:r>
        <w:rPr>
          <w:rFonts w:hint="eastAsia" w:eastAsia="宋体"/>
          <w:lang w:val="en-US" w:eastAsia="zh-CN"/>
        </w:rPr>
        <w:t>图表化</w:t>
      </w:r>
    </w:p>
  </w:comment>
  <w:comment w:id="7" w:author="Yexin" w:date="2025-09-01T17:46:49Z" w:initials="">
    <w:p w14:paraId="374894A2">
      <w:pPr>
        <w:pStyle w:val="9"/>
        <w:rPr>
          <w:rFonts w:hint="default" w:eastAsia="宋体"/>
          <w:lang w:val="en-US" w:eastAsia="zh-CN"/>
        </w:rPr>
      </w:pPr>
      <w:r>
        <w:rPr>
          <w:rFonts w:hint="eastAsia" w:eastAsia="宋体"/>
          <w:lang w:val="en-US" w:eastAsia="zh-CN"/>
        </w:rPr>
        <w:t>拿24上半年订单、营收</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F3D9C75" w15:done="0"/>
  <w15:commentEx w15:paraId="484DB2BC" w15:done="0"/>
  <w15:commentEx w15:paraId="78DD6F10" w15:done="0"/>
  <w15:commentEx w15:paraId="34B1F8C6" w15:done="0"/>
  <w15:commentEx w15:paraId="03A67DEB" w15:done="0"/>
  <w15:commentEx w15:paraId="79254CB0" w15:done="0"/>
  <w15:commentEx w15:paraId="5D93E4AC" w15:done="0"/>
  <w15:commentEx w15:paraId="374894A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STSong">
    <w:panose1 w:val="02010600040101010101"/>
    <w:charset w:val="86"/>
    <w:family w:val="auto"/>
    <w:pitch w:val="default"/>
    <w:sig w:usb0="80000287" w:usb1="280F3C52" w:usb2="00000016" w:usb3="00000000" w:csb0="0004001F" w:csb1="00000000"/>
  </w:font>
  <w:font w:name="DejaVu Sans">
    <w:altName w:val="苹方-简"/>
    <w:panose1 w:val="02020603050405020304"/>
    <w:charset w:val="00"/>
    <w:family w:val="roman"/>
    <w:pitch w:val="default"/>
    <w:sig w:usb0="00000000" w:usb1="00000000" w:usb2="00000008" w:usb3="00000000" w:csb0="000001FF" w:csb1="00000000"/>
  </w:font>
  <w:font w:name="Heiti SC Medium">
    <w:panose1 w:val="02000000000000000000"/>
    <w:charset w:val="86"/>
    <w:family w:val="auto"/>
    <w:pitch w:val="default"/>
    <w:sig w:usb0="8000002F" w:usb1="0800004A" w:usb2="00000000" w:usb3="00000000" w:csb0="203E0000" w:csb1="00000000"/>
  </w:font>
  <w:font w:name="方正黑体_GBK">
    <w:altName w:val="黑体"/>
    <w:panose1 w:val="02000000000000000000"/>
    <w:charset w:val="00"/>
    <w:family w:val="auto"/>
    <w:pitch w:val="default"/>
    <w:sig w:usb0="00000000" w:usb1="00000000" w:usb2="00000000" w:usb3="00000000" w:csb0="00040000" w:csb1="00000000"/>
  </w:font>
  <w:font w:name="仿宋_GB2312">
    <w:altName w:val="方正仿宋_GBK"/>
    <w:panose1 w:val="02010609030101010101"/>
    <w:charset w:val="86"/>
    <w:family w:val="modern"/>
    <w:pitch w:val="default"/>
    <w:sig w:usb0="00000000" w:usb1="00000000" w:usb2="00000000" w:usb3="00000000" w:csb0="00040000" w:csb1="00000000"/>
  </w:font>
  <w:font w:name="@等线">
    <w:altName w:val="华文宋体"/>
    <w:panose1 w:val="02010600030101010101"/>
    <w:charset w:val="86"/>
    <w:family w:val="auto"/>
    <w:pitch w:val="default"/>
    <w:sig w:usb0="00000000" w:usb1="00000000" w:usb2="00000016" w:usb3="00000000" w:csb0="0004000F" w:csb1="00000000"/>
  </w:font>
  <w:font w:name="等线 Light">
    <w:altName w:val="汉仪中等线KW"/>
    <w:panose1 w:val="02010600030101010101"/>
    <w:charset w:val="86"/>
    <w:family w:val="auto"/>
    <w:pitch w:val="default"/>
    <w:sig w:usb0="00000000" w:usb1="00000000" w:usb2="00000016" w:usb3="00000000" w:csb0="0004000F" w:csb1="00000000"/>
  </w:font>
  <w:font w:name="Cambria">
    <w:altName w:val="苹方-简"/>
    <w:panose1 w:val="02040503050406030204"/>
    <w:charset w:val="00"/>
    <w:family w:val="roman"/>
    <w:pitch w:val="default"/>
    <w:sig w:usb0="00000000" w:usb1="00000000" w:usb2="02000000" w:usb3="00000000" w:csb0="2000019F" w:csb1="00000000"/>
  </w:font>
  <w:font w:name="Cambria Math">
    <w:altName w:val="Kingsoft Math"/>
    <w:panose1 w:val="02040503050406030204"/>
    <w:charset w:val="00"/>
    <w:family w:val="roman"/>
    <w:pitch w:val="default"/>
    <w:sig w:usb0="00000000" w:usb1="00000000" w:usb2="02000000" w:usb3="00000000" w:csb0="2000019F" w:csb1="00000000"/>
  </w:font>
  <w:font w:name="等线">
    <w:altName w:val="汉仪中等线KW"/>
    <w:panose1 w:val="02010600030101010101"/>
    <w:charset w:val="86"/>
    <w:family w:val="auto"/>
    <w:pitch w:val="default"/>
    <w:sig w:usb0="00000000" w:usb1="00000000" w:usb2="00000016" w:usb3="00000000" w:csb0="0004000F" w:csb1="00000000"/>
  </w:font>
  <w:font w:name="仿宋">
    <w:altName w:val="方正仿宋_GBK"/>
    <w:panose1 w:val="02010609060101010101"/>
    <w:charset w:val="86"/>
    <w:family w:val="modern"/>
    <w:pitch w:val="default"/>
    <w:sig w:usb0="00000000" w:usb1="00000000" w:usb2="00000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Calibri Light">
    <w:altName w:val="Helvetica Neue"/>
    <w:panose1 w:val="020F0302020204030204"/>
    <w:charset w:val="00"/>
    <w:family w:val="swiss"/>
    <w:pitch w:val="default"/>
    <w:sig w:usb0="00000000" w:usb1="00000000" w:usb2="00000009" w:usb3="00000000" w:csb0="200001FF" w:csb1="00000000"/>
  </w:font>
  <w:font w:name="楷体">
    <w:altName w:val="汉仪楷体KW"/>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KW">
    <w:panose1 w:val="00020600040101010101"/>
    <w:charset w:val="86"/>
    <w:family w:val="auto"/>
    <w:pitch w:val="default"/>
    <w:sig w:usb0="A00002BF" w:usb1="18EF7CFA" w:usb2="00000016" w:usb3="00000000" w:csb0="00040000" w:csb1="00000000"/>
  </w:font>
  <w:font w:name="华文宋体">
    <w:panose1 w:val="02010600040101010101"/>
    <w:charset w:val="86"/>
    <w:family w:val="auto"/>
    <w:pitch w:val="default"/>
    <w:sig w:usb0="80000287" w:usb1="280F3C52" w:usb2="00000016" w:usb3="00000000" w:csb0="0004001F"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Kingsoft Math">
    <w:panose1 w:val="02040503050406030204"/>
    <w:charset w:val="00"/>
    <w:family w:val="auto"/>
    <w:pitch w:val="default"/>
    <w:sig w:usb0="80000087" w:usb1="00002068" w:usb2="00000000" w:usb3="00000000" w:csb0="2000019F" w:csb1="00000000"/>
  </w:font>
  <w:font w:name="Kingsoft Sign">
    <w:panose1 w:val="05050102010706020507"/>
    <w:charset w:val="00"/>
    <w:family w:val="auto"/>
    <w:pitch w:val="default"/>
    <w:sig w:usb0="00000000" w:usb1="10000000" w:usb2="00000000" w:usb3="00000000" w:csb0="00000001" w:csb1="00000000"/>
  </w:font>
  <w:font w:name="方正仿宋_GBK">
    <w:panose1 w:val="02000000000000000000"/>
    <w:charset w:val="86"/>
    <w:family w:val="auto"/>
    <w:pitch w:val="default"/>
    <w:sig w:usb0="A00002BF" w:usb1="38CF7CFA" w:usb2="00082016" w:usb3="00000000" w:csb0="00040001"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C4145">
    <w:pPr>
      <w:pStyle w:val="16"/>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3B70AC">
                          <w:pPr>
                            <w:pStyle w:val="1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3F3B70AC">
                    <w:pPr>
                      <w:pStyle w:val="16"/>
                    </w:pPr>
                    <w:r>
                      <w:fldChar w:fldCharType="begin"/>
                    </w:r>
                    <w:r>
                      <w:instrText xml:space="preserve"> PAGE  \* MERGEFORMAT </w:instrText>
                    </w:r>
                    <w:r>
                      <w:fldChar w:fldCharType="separate"/>
                    </w:r>
                    <w:r>
                      <w:t>I</w:t>
                    </w:r>
                    <w:r>
                      <w:fldChar w:fldCharType="end"/>
                    </w:r>
                  </w:p>
                </w:txbxContent>
              </v:textbox>
            </v:shape>
          </w:pict>
        </mc:Fallback>
      </mc:AlternateContent>
    </w: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7C28E">
    <w:pPr>
      <w:pStyle w:val="16"/>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AAF8C">
                          <w:pPr>
                            <w:pStyle w:val="1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33AAAF8C">
                    <w:pPr>
                      <w:pStyle w:val="16"/>
                    </w:pPr>
                    <w:r>
                      <w:fldChar w:fldCharType="begin"/>
                    </w:r>
                    <w:r>
                      <w:instrText xml:space="preserve"> PAGE  \* MERGEFORMAT </w:instrText>
                    </w:r>
                    <w:r>
                      <w:fldChar w:fldCharType="separate"/>
                    </w:r>
                    <w:r>
                      <w:t>I</w:t>
                    </w:r>
                    <w:r>
                      <w:fldChar w:fldCharType="end"/>
                    </w:r>
                  </w:p>
                </w:txbxContent>
              </v:textbox>
            </v:shape>
          </w:pict>
        </mc:Fallback>
      </mc:AlternateContent>
    </w:r>
    <w:r>
      <w:rPr>
        <w:rFonts w:hint="eastAsia"/>
        <w:lang w:eastAsia="zh-CN"/>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DCCEE">
    <w:pPr>
      <w:pStyle w:val="1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9FCB41">
                          <w:pPr>
                            <w:pStyle w:val="1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69FCB41">
                    <w:pPr>
                      <w:pStyle w:val="16"/>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28B5E">
    <w:pPr>
      <w:pStyle w:val="1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425655">
                          <w:pPr>
                            <w:pStyle w:val="1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1425655">
                    <w:pPr>
                      <w:pStyle w:val="16"/>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FB9F0">
    <w:pPr>
      <w:pStyle w:val="17"/>
      <w:pBdr>
        <w:bottom w:val="single" w:color="auto" w:sz="6" w:space="18"/>
      </w:pBdr>
      <w:adjustRightInd w:val="0"/>
      <w:spacing w:line="240" w:lineRule="auto"/>
      <w:jc w:val="right"/>
      <w:textAlignment w:val="bottom"/>
      <w:rPr>
        <w:rFonts w:hint="eastAsia" w:eastAsia="宋体"/>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83A3D9"/>
    <w:multiLevelType w:val="singleLevel"/>
    <w:tmpl w:val="8A83A3D9"/>
    <w:lvl w:ilvl="0" w:tentative="0">
      <w:start w:val="6"/>
      <w:numFmt w:val="decimal"/>
      <w:lvlText w:val="%1."/>
      <w:lvlJc w:val="left"/>
      <w:pPr>
        <w:tabs>
          <w:tab w:val="left" w:pos="312"/>
        </w:tabs>
      </w:pPr>
    </w:lvl>
  </w:abstractNum>
  <w:abstractNum w:abstractNumId="1">
    <w:nsid w:val="C6F78245"/>
    <w:multiLevelType w:val="singleLevel"/>
    <w:tmpl w:val="C6F78245"/>
    <w:lvl w:ilvl="0" w:tentative="0">
      <w:start w:val="1"/>
      <w:numFmt w:val="decimal"/>
      <w:lvlText w:val="%1."/>
      <w:lvlJc w:val="left"/>
      <w:pPr>
        <w:tabs>
          <w:tab w:val="left" w:pos="312"/>
        </w:tabs>
      </w:pPr>
    </w:lvl>
  </w:abstractNum>
  <w:abstractNum w:abstractNumId="2">
    <w:nsid w:val="CD032A35"/>
    <w:multiLevelType w:val="singleLevel"/>
    <w:tmpl w:val="CD032A35"/>
    <w:lvl w:ilvl="0" w:tentative="0">
      <w:start w:val="1"/>
      <w:numFmt w:val="chineseCounting"/>
      <w:suff w:val="nothing"/>
      <w:lvlText w:val="%1、"/>
      <w:lvlJc w:val="left"/>
      <w:rPr>
        <w:rFonts w:hint="eastAsia"/>
      </w:rPr>
    </w:lvl>
  </w:abstractNum>
  <w:abstractNum w:abstractNumId="3">
    <w:nsid w:val="08FA1F6F"/>
    <w:multiLevelType w:val="multilevel"/>
    <w:tmpl w:val="08FA1F6F"/>
    <w:lvl w:ilvl="0" w:tentative="0">
      <w:start w:val="1"/>
      <w:numFmt w:val="japaneseCounting"/>
      <w:pStyle w:val="65"/>
      <w:lvlText w:val="%1、"/>
      <w:lvlJc w:val="left"/>
      <w:pPr>
        <w:ind w:left="3925" w:hanging="720"/>
      </w:pPr>
      <w:rPr>
        <w:rFonts w:hint="default"/>
      </w:rPr>
    </w:lvl>
    <w:lvl w:ilvl="1" w:tentative="0">
      <w:start w:val="1"/>
      <w:numFmt w:val="lowerLetter"/>
      <w:lvlText w:val="%2)"/>
      <w:lvlJc w:val="left"/>
      <w:pPr>
        <w:ind w:left="4045" w:hanging="420"/>
      </w:pPr>
    </w:lvl>
    <w:lvl w:ilvl="2" w:tentative="0">
      <w:start w:val="1"/>
      <w:numFmt w:val="lowerRoman"/>
      <w:lvlText w:val="%3."/>
      <w:lvlJc w:val="right"/>
      <w:pPr>
        <w:ind w:left="4465" w:hanging="420"/>
      </w:pPr>
    </w:lvl>
    <w:lvl w:ilvl="3" w:tentative="0">
      <w:start w:val="1"/>
      <w:numFmt w:val="decimal"/>
      <w:lvlText w:val="%4."/>
      <w:lvlJc w:val="left"/>
      <w:pPr>
        <w:ind w:left="4885" w:hanging="420"/>
      </w:pPr>
    </w:lvl>
    <w:lvl w:ilvl="4" w:tentative="0">
      <w:start w:val="1"/>
      <w:numFmt w:val="lowerLetter"/>
      <w:lvlText w:val="%5)"/>
      <w:lvlJc w:val="left"/>
      <w:pPr>
        <w:ind w:left="5305" w:hanging="420"/>
      </w:pPr>
    </w:lvl>
    <w:lvl w:ilvl="5" w:tentative="0">
      <w:start w:val="1"/>
      <w:numFmt w:val="lowerRoman"/>
      <w:lvlText w:val="%6."/>
      <w:lvlJc w:val="right"/>
      <w:pPr>
        <w:ind w:left="5725" w:hanging="420"/>
      </w:pPr>
    </w:lvl>
    <w:lvl w:ilvl="6" w:tentative="0">
      <w:start w:val="1"/>
      <w:numFmt w:val="decimal"/>
      <w:lvlText w:val="%7."/>
      <w:lvlJc w:val="left"/>
      <w:pPr>
        <w:ind w:left="6145" w:hanging="420"/>
      </w:pPr>
    </w:lvl>
    <w:lvl w:ilvl="7" w:tentative="0">
      <w:start w:val="1"/>
      <w:numFmt w:val="lowerLetter"/>
      <w:lvlText w:val="%8)"/>
      <w:lvlJc w:val="left"/>
      <w:pPr>
        <w:ind w:left="6565" w:hanging="420"/>
      </w:pPr>
    </w:lvl>
    <w:lvl w:ilvl="8" w:tentative="0">
      <w:start w:val="1"/>
      <w:numFmt w:val="lowerRoman"/>
      <w:lvlText w:val="%9."/>
      <w:lvlJc w:val="right"/>
      <w:pPr>
        <w:ind w:left="6985" w:hanging="420"/>
      </w:pPr>
    </w:lvl>
  </w:abstractNum>
  <w:abstractNum w:abstractNumId="4">
    <w:nsid w:val="0D2863F7"/>
    <w:multiLevelType w:val="multilevel"/>
    <w:tmpl w:val="0D2863F7"/>
    <w:lvl w:ilvl="0" w:tentative="0">
      <w:start w:val="1"/>
      <w:numFmt w:val="decimal"/>
      <w:pStyle w:val="67"/>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722B3B2"/>
    <w:multiLevelType w:val="singleLevel"/>
    <w:tmpl w:val="1722B3B2"/>
    <w:lvl w:ilvl="0" w:tentative="0">
      <w:start w:val="2"/>
      <w:numFmt w:val="chineseCounting"/>
      <w:suff w:val="nothing"/>
      <w:lvlText w:val="%1、"/>
      <w:lvlJc w:val="left"/>
      <w:rPr>
        <w:rFonts w:hint="eastAsia"/>
      </w:rPr>
    </w:lvl>
  </w:abstractNum>
  <w:abstractNum w:abstractNumId="6">
    <w:nsid w:val="759067A2"/>
    <w:multiLevelType w:val="multilevel"/>
    <w:tmpl w:val="759067A2"/>
    <w:lvl w:ilvl="0" w:tentative="0">
      <w:start w:val="1"/>
      <w:numFmt w:val="japaneseCounting"/>
      <w:lvlText w:val="%1、"/>
      <w:lvlJc w:val="left"/>
      <w:pPr>
        <w:ind w:left="1202" w:hanging="720"/>
      </w:pPr>
      <w:rPr>
        <w:rFonts w:hint="default" w:cs="@等线"/>
      </w:rPr>
    </w:lvl>
    <w:lvl w:ilvl="1" w:tentative="0">
      <w:start w:val="1"/>
      <w:numFmt w:val="lowerLetter"/>
      <w:lvlText w:val="%2)"/>
      <w:lvlJc w:val="left"/>
      <w:pPr>
        <w:ind w:left="1322" w:hanging="420"/>
      </w:pPr>
      <w:rPr>
        <w:rFonts w:cs="@等线"/>
      </w:rPr>
    </w:lvl>
    <w:lvl w:ilvl="2" w:tentative="0">
      <w:start w:val="1"/>
      <w:numFmt w:val="lowerRoman"/>
      <w:lvlText w:val="%3."/>
      <w:lvlJc w:val="right"/>
      <w:pPr>
        <w:ind w:left="1742" w:hanging="420"/>
      </w:pPr>
      <w:rPr>
        <w:rFonts w:cs="@等线"/>
      </w:rPr>
    </w:lvl>
    <w:lvl w:ilvl="3" w:tentative="0">
      <w:start w:val="1"/>
      <w:numFmt w:val="decimal"/>
      <w:lvlText w:val="%4."/>
      <w:lvlJc w:val="left"/>
      <w:pPr>
        <w:ind w:left="2162" w:hanging="420"/>
      </w:pPr>
      <w:rPr>
        <w:rFonts w:cs="@等线"/>
      </w:rPr>
    </w:lvl>
    <w:lvl w:ilvl="4" w:tentative="0">
      <w:start w:val="1"/>
      <w:numFmt w:val="lowerLetter"/>
      <w:lvlText w:val="%5)"/>
      <w:lvlJc w:val="left"/>
      <w:pPr>
        <w:ind w:left="2582" w:hanging="420"/>
      </w:pPr>
      <w:rPr>
        <w:rFonts w:cs="@等线"/>
      </w:rPr>
    </w:lvl>
    <w:lvl w:ilvl="5" w:tentative="0">
      <w:start w:val="1"/>
      <w:numFmt w:val="lowerRoman"/>
      <w:lvlText w:val="%6."/>
      <w:lvlJc w:val="right"/>
      <w:pPr>
        <w:ind w:left="3002" w:hanging="420"/>
      </w:pPr>
      <w:rPr>
        <w:rFonts w:cs="@等线"/>
      </w:rPr>
    </w:lvl>
    <w:lvl w:ilvl="6" w:tentative="0">
      <w:start w:val="1"/>
      <w:numFmt w:val="decimal"/>
      <w:lvlText w:val="%7."/>
      <w:lvlJc w:val="left"/>
      <w:pPr>
        <w:ind w:left="3422" w:hanging="420"/>
      </w:pPr>
      <w:rPr>
        <w:rFonts w:cs="@等线"/>
      </w:rPr>
    </w:lvl>
    <w:lvl w:ilvl="7" w:tentative="0">
      <w:start w:val="1"/>
      <w:numFmt w:val="lowerLetter"/>
      <w:lvlText w:val="%8)"/>
      <w:lvlJc w:val="left"/>
      <w:pPr>
        <w:ind w:left="3842" w:hanging="420"/>
      </w:pPr>
      <w:rPr>
        <w:rFonts w:cs="@等线"/>
      </w:rPr>
    </w:lvl>
    <w:lvl w:ilvl="8" w:tentative="0">
      <w:start w:val="1"/>
      <w:numFmt w:val="lowerRoman"/>
      <w:lvlText w:val="%9."/>
      <w:lvlJc w:val="right"/>
      <w:pPr>
        <w:ind w:left="4262" w:hanging="420"/>
      </w:pPr>
      <w:rPr>
        <w:rFonts w:cs="@等线"/>
      </w:rPr>
    </w:lvl>
  </w:abstractNum>
  <w:num w:numId="1">
    <w:abstractNumId w:val="3"/>
  </w:num>
  <w:num w:numId="2">
    <w:abstractNumId w:val="4"/>
  </w:num>
  <w:num w:numId="3">
    <w:abstractNumId w:val="6"/>
  </w:num>
  <w:num w:numId="4">
    <w:abstractNumId w:val="2"/>
  </w:num>
  <w:num w:numId="5">
    <w:abstractNumId w:val="5"/>
  </w:num>
  <w:num w:numId="6">
    <w:abstractNumId w:val="1"/>
  </w:num>
  <w:num w:numId="7">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exin">
    <w15:presenceInfo w15:providerId="WPS Office" w15:userId="1948291611"/>
  </w15:person>
  <w15:person w15:author="无涯">
    <w15:presenceInfo w15:providerId="WPS Office" w15:userId="3458325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trackRevisions w:val="1"/>
  <w:documentProtection w:enforcement="0"/>
  <w:defaultTabStop w:val="420"/>
  <w:hyphenationZone w:val="360"/>
  <w:drawingGridHorizontalSpacing w:val="120"/>
  <w:drawingGridVerticalSpacing w:val="163"/>
  <w:displayHorizontalDrawingGridEvery w:val="1"/>
  <w:displayVerticalDrawingGridEvery w:val="1"/>
  <w:noPunctuationKerning w:val="1"/>
  <w:characterSpacingControl w:val="compressPunctuation"/>
  <w:noLineBreaksAfter w:lang="zh-CN" w:val="([{·‘“〈《「『【〔〖（．［｛￡￥"/>
  <w:noLineBreaksBefore w:lang="zh-CN" w:val="!),.:;?]}¨·ˇˉ―‖’”…∶、。〃々〉》」』】〕〗！＂＇），．：；？］｀｜｝～￠"/>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ZkM2YwNWI2NmNiMDQwM2MxZDgzMjZjMWJlYmZjODQifQ=="/>
  </w:docVars>
  <w:rsids>
    <w:rsidRoot w:val="002F5D9E"/>
    <w:rsid w:val="00002786"/>
    <w:rsid w:val="00003D42"/>
    <w:rsid w:val="000068A9"/>
    <w:rsid w:val="000115E9"/>
    <w:rsid w:val="00011EB3"/>
    <w:rsid w:val="000131AF"/>
    <w:rsid w:val="00024FB1"/>
    <w:rsid w:val="00026B47"/>
    <w:rsid w:val="000272D0"/>
    <w:rsid w:val="0002789C"/>
    <w:rsid w:val="00027EB6"/>
    <w:rsid w:val="00030159"/>
    <w:rsid w:val="00030DC1"/>
    <w:rsid w:val="000347A4"/>
    <w:rsid w:val="00035851"/>
    <w:rsid w:val="0003640C"/>
    <w:rsid w:val="00037821"/>
    <w:rsid w:val="00037ED4"/>
    <w:rsid w:val="00040989"/>
    <w:rsid w:val="00041286"/>
    <w:rsid w:val="00042241"/>
    <w:rsid w:val="00045705"/>
    <w:rsid w:val="000458E4"/>
    <w:rsid w:val="00046861"/>
    <w:rsid w:val="00051292"/>
    <w:rsid w:val="00055045"/>
    <w:rsid w:val="00056003"/>
    <w:rsid w:val="000600DB"/>
    <w:rsid w:val="000604C9"/>
    <w:rsid w:val="00060DDA"/>
    <w:rsid w:val="00060E18"/>
    <w:rsid w:val="00061457"/>
    <w:rsid w:val="000667CB"/>
    <w:rsid w:val="0006740D"/>
    <w:rsid w:val="0007272B"/>
    <w:rsid w:val="000727FE"/>
    <w:rsid w:val="0007742F"/>
    <w:rsid w:val="00077B75"/>
    <w:rsid w:val="0008011D"/>
    <w:rsid w:val="00080858"/>
    <w:rsid w:val="00080917"/>
    <w:rsid w:val="00080E7A"/>
    <w:rsid w:val="000812C6"/>
    <w:rsid w:val="00082BFE"/>
    <w:rsid w:val="00082C63"/>
    <w:rsid w:val="00083C51"/>
    <w:rsid w:val="00083FBA"/>
    <w:rsid w:val="00085D71"/>
    <w:rsid w:val="0008620E"/>
    <w:rsid w:val="000874BE"/>
    <w:rsid w:val="00087C73"/>
    <w:rsid w:val="0009068A"/>
    <w:rsid w:val="000909AA"/>
    <w:rsid w:val="00092D2E"/>
    <w:rsid w:val="00093A32"/>
    <w:rsid w:val="0009588F"/>
    <w:rsid w:val="00095BB2"/>
    <w:rsid w:val="00096567"/>
    <w:rsid w:val="00097FCF"/>
    <w:rsid w:val="000A05D2"/>
    <w:rsid w:val="000A0B50"/>
    <w:rsid w:val="000A69B8"/>
    <w:rsid w:val="000A6C31"/>
    <w:rsid w:val="000B241A"/>
    <w:rsid w:val="000B57B0"/>
    <w:rsid w:val="000B6E1A"/>
    <w:rsid w:val="000B7087"/>
    <w:rsid w:val="000C2324"/>
    <w:rsid w:val="000C2BC8"/>
    <w:rsid w:val="000C3968"/>
    <w:rsid w:val="000C6C9C"/>
    <w:rsid w:val="000C7AC1"/>
    <w:rsid w:val="000D29BE"/>
    <w:rsid w:val="000E1F0F"/>
    <w:rsid w:val="000E29C1"/>
    <w:rsid w:val="000E303E"/>
    <w:rsid w:val="000E5B2F"/>
    <w:rsid w:val="000E611F"/>
    <w:rsid w:val="000F0403"/>
    <w:rsid w:val="000F07CA"/>
    <w:rsid w:val="000F2E2B"/>
    <w:rsid w:val="000F471F"/>
    <w:rsid w:val="000F4E17"/>
    <w:rsid w:val="000F76C8"/>
    <w:rsid w:val="001004BE"/>
    <w:rsid w:val="001005F7"/>
    <w:rsid w:val="0010227A"/>
    <w:rsid w:val="0010341E"/>
    <w:rsid w:val="001059A6"/>
    <w:rsid w:val="00107902"/>
    <w:rsid w:val="00107AD3"/>
    <w:rsid w:val="00110350"/>
    <w:rsid w:val="00110F50"/>
    <w:rsid w:val="001111C3"/>
    <w:rsid w:val="00112926"/>
    <w:rsid w:val="00112F4F"/>
    <w:rsid w:val="00113BA6"/>
    <w:rsid w:val="00113DB1"/>
    <w:rsid w:val="00114DE0"/>
    <w:rsid w:val="0011697C"/>
    <w:rsid w:val="001173C9"/>
    <w:rsid w:val="00121AC3"/>
    <w:rsid w:val="00121B81"/>
    <w:rsid w:val="00121BFA"/>
    <w:rsid w:val="0012226B"/>
    <w:rsid w:val="00124548"/>
    <w:rsid w:val="00124652"/>
    <w:rsid w:val="00126E09"/>
    <w:rsid w:val="00130D68"/>
    <w:rsid w:val="00132468"/>
    <w:rsid w:val="001327A1"/>
    <w:rsid w:val="00133009"/>
    <w:rsid w:val="00133474"/>
    <w:rsid w:val="00134994"/>
    <w:rsid w:val="001355FE"/>
    <w:rsid w:val="001360C0"/>
    <w:rsid w:val="00137645"/>
    <w:rsid w:val="001376A7"/>
    <w:rsid w:val="00137D80"/>
    <w:rsid w:val="001410AC"/>
    <w:rsid w:val="001410E3"/>
    <w:rsid w:val="0014244C"/>
    <w:rsid w:val="001424CD"/>
    <w:rsid w:val="001454D2"/>
    <w:rsid w:val="00145D8C"/>
    <w:rsid w:val="00146A27"/>
    <w:rsid w:val="00146B4E"/>
    <w:rsid w:val="00151FF6"/>
    <w:rsid w:val="0015252A"/>
    <w:rsid w:val="00152839"/>
    <w:rsid w:val="00153D97"/>
    <w:rsid w:val="001542C2"/>
    <w:rsid w:val="00154C21"/>
    <w:rsid w:val="00155456"/>
    <w:rsid w:val="0015545A"/>
    <w:rsid w:val="00161079"/>
    <w:rsid w:val="00163AF2"/>
    <w:rsid w:val="00163D59"/>
    <w:rsid w:val="00164400"/>
    <w:rsid w:val="00165775"/>
    <w:rsid w:val="00165E5A"/>
    <w:rsid w:val="00173244"/>
    <w:rsid w:val="001760B0"/>
    <w:rsid w:val="001802B7"/>
    <w:rsid w:val="001819D8"/>
    <w:rsid w:val="00184AA5"/>
    <w:rsid w:val="001938BF"/>
    <w:rsid w:val="00194AC9"/>
    <w:rsid w:val="00196854"/>
    <w:rsid w:val="00196C29"/>
    <w:rsid w:val="00197D16"/>
    <w:rsid w:val="001A3201"/>
    <w:rsid w:val="001A535D"/>
    <w:rsid w:val="001A5B6F"/>
    <w:rsid w:val="001A78A2"/>
    <w:rsid w:val="001B18E2"/>
    <w:rsid w:val="001B26CF"/>
    <w:rsid w:val="001B530D"/>
    <w:rsid w:val="001B651A"/>
    <w:rsid w:val="001B7CC3"/>
    <w:rsid w:val="001C21F7"/>
    <w:rsid w:val="001C272C"/>
    <w:rsid w:val="001C502A"/>
    <w:rsid w:val="001C75CC"/>
    <w:rsid w:val="001D4DE7"/>
    <w:rsid w:val="001D5927"/>
    <w:rsid w:val="001D6694"/>
    <w:rsid w:val="001D771B"/>
    <w:rsid w:val="001D7A3A"/>
    <w:rsid w:val="001D7EAE"/>
    <w:rsid w:val="001D7F3B"/>
    <w:rsid w:val="001E18D0"/>
    <w:rsid w:val="001E1A41"/>
    <w:rsid w:val="001E2040"/>
    <w:rsid w:val="001E222A"/>
    <w:rsid w:val="001E2595"/>
    <w:rsid w:val="001E368D"/>
    <w:rsid w:val="001E3721"/>
    <w:rsid w:val="001E40F7"/>
    <w:rsid w:val="001E6A11"/>
    <w:rsid w:val="001E76C8"/>
    <w:rsid w:val="001F046A"/>
    <w:rsid w:val="001F08FB"/>
    <w:rsid w:val="001F1A16"/>
    <w:rsid w:val="001F2933"/>
    <w:rsid w:val="001F4683"/>
    <w:rsid w:val="001F4D28"/>
    <w:rsid w:val="001F5B38"/>
    <w:rsid w:val="001F7659"/>
    <w:rsid w:val="002014E0"/>
    <w:rsid w:val="00203F2A"/>
    <w:rsid w:val="002048E2"/>
    <w:rsid w:val="00205230"/>
    <w:rsid w:val="00205460"/>
    <w:rsid w:val="00207824"/>
    <w:rsid w:val="002078CA"/>
    <w:rsid w:val="00210F97"/>
    <w:rsid w:val="00215F5F"/>
    <w:rsid w:val="00217C9E"/>
    <w:rsid w:val="0022150F"/>
    <w:rsid w:val="002226FD"/>
    <w:rsid w:val="002275AA"/>
    <w:rsid w:val="002303A3"/>
    <w:rsid w:val="00232580"/>
    <w:rsid w:val="00233BF5"/>
    <w:rsid w:val="00237B52"/>
    <w:rsid w:val="00237F53"/>
    <w:rsid w:val="00240A8C"/>
    <w:rsid w:val="00240B54"/>
    <w:rsid w:val="0024119D"/>
    <w:rsid w:val="0024207A"/>
    <w:rsid w:val="00245DC3"/>
    <w:rsid w:val="002461E7"/>
    <w:rsid w:val="0024666E"/>
    <w:rsid w:val="00246CC4"/>
    <w:rsid w:val="00246E18"/>
    <w:rsid w:val="00252B65"/>
    <w:rsid w:val="00253929"/>
    <w:rsid w:val="002561D4"/>
    <w:rsid w:val="00257058"/>
    <w:rsid w:val="00257498"/>
    <w:rsid w:val="00263E83"/>
    <w:rsid w:val="00265B25"/>
    <w:rsid w:val="00266EFE"/>
    <w:rsid w:val="002673B9"/>
    <w:rsid w:val="00271A14"/>
    <w:rsid w:val="00275C5E"/>
    <w:rsid w:val="00275CD8"/>
    <w:rsid w:val="0028002B"/>
    <w:rsid w:val="00280B67"/>
    <w:rsid w:val="00280D16"/>
    <w:rsid w:val="0028305E"/>
    <w:rsid w:val="0028546E"/>
    <w:rsid w:val="00285C4A"/>
    <w:rsid w:val="00287BB6"/>
    <w:rsid w:val="0029328A"/>
    <w:rsid w:val="00293FD2"/>
    <w:rsid w:val="00294EE0"/>
    <w:rsid w:val="00296558"/>
    <w:rsid w:val="002A015A"/>
    <w:rsid w:val="002A30EE"/>
    <w:rsid w:val="002A6F2F"/>
    <w:rsid w:val="002A760F"/>
    <w:rsid w:val="002A7C1F"/>
    <w:rsid w:val="002B0D0F"/>
    <w:rsid w:val="002B1E94"/>
    <w:rsid w:val="002B2DFB"/>
    <w:rsid w:val="002B429E"/>
    <w:rsid w:val="002B4E9F"/>
    <w:rsid w:val="002B5501"/>
    <w:rsid w:val="002B59FC"/>
    <w:rsid w:val="002B6465"/>
    <w:rsid w:val="002C3698"/>
    <w:rsid w:val="002C3B12"/>
    <w:rsid w:val="002C3C30"/>
    <w:rsid w:val="002C48AA"/>
    <w:rsid w:val="002C5935"/>
    <w:rsid w:val="002C61C2"/>
    <w:rsid w:val="002D5C4C"/>
    <w:rsid w:val="002D6B44"/>
    <w:rsid w:val="002D7E50"/>
    <w:rsid w:val="002E1B39"/>
    <w:rsid w:val="002E1D2E"/>
    <w:rsid w:val="002E42F0"/>
    <w:rsid w:val="002E7C8B"/>
    <w:rsid w:val="002E7ED2"/>
    <w:rsid w:val="002F0105"/>
    <w:rsid w:val="002F05DF"/>
    <w:rsid w:val="002F30DA"/>
    <w:rsid w:val="002F3781"/>
    <w:rsid w:val="002F59DC"/>
    <w:rsid w:val="002F5D9E"/>
    <w:rsid w:val="0030193E"/>
    <w:rsid w:val="00301C24"/>
    <w:rsid w:val="00301E5B"/>
    <w:rsid w:val="003025D8"/>
    <w:rsid w:val="003034F6"/>
    <w:rsid w:val="00304640"/>
    <w:rsid w:val="00310B11"/>
    <w:rsid w:val="00315A30"/>
    <w:rsid w:val="00315AC4"/>
    <w:rsid w:val="00320988"/>
    <w:rsid w:val="0032146C"/>
    <w:rsid w:val="00321A17"/>
    <w:rsid w:val="003227EF"/>
    <w:rsid w:val="00322A7F"/>
    <w:rsid w:val="003242BF"/>
    <w:rsid w:val="003315BF"/>
    <w:rsid w:val="0033379F"/>
    <w:rsid w:val="00333B36"/>
    <w:rsid w:val="00334391"/>
    <w:rsid w:val="0033635B"/>
    <w:rsid w:val="00340B16"/>
    <w:rsid w:val="0034106B"/>
    <w:rsid w:val="0034203E"/>
    <w:rsid w:val="0034225C"/>
    <w:rsid w:val="00344537"/>
    <w:rsid w:val="00347F30"/>
    <w:rsid w:val="00351205"/>
    <w:rsid w:val="00356E6B"/>
    <w:rsid w:val="00357401"/>
    <w:rsid w:val="00361B01"/>
    <w:rsid w:val="0036349F"/>
    <w:rsid w:val="003635B7"/>
    <w:rsid w:val="00364879"/>
    <w:rsid w:val="0036672A"/>
    <w:rsid w:val="0037056A"/>
    <w:rsid w:val="003712E3"/>
    <w:rsid w:val="003779D1"/>
    <w:rsid w:val="003825EE"/>
    <w:rsid w:val="00383F05"/>
    <w:rsid w:val="00384B6C"/>
    <w:rsid w:val="0038613D"/>
    <w:rsid w:val="0038630F"/>
    <w:rsid w:val="003863F8"/>
    <w:rsid w:val="00386588"/>
    <w:rsid w:val="00387C9A"/>
    <w:rsid w:val="00387FDE"/>
    <w:rsid w:val="00391320"/>
    <w:rsid w:val="003922D1"/>
    <w:rsid w:val="003931AA"/>
    <w:rsid w:val="00393771"/>
    <w:rsid w:val="003950C8"/>
    <w:rsid w:val="00397AE2"/>
    <w:rsid w:val="003A44C4"/>
    <w:rsid w:val="003B0670"/>
    <w:rsid w:val="003B1926"/>
    <w:rsid w:val="003B30CC"/>
    <w:rsid w:val="003B6888"/>
    <w:rsid w:val="003B6F8E"/>
    <w:rsid w:val="003C18C0"/>
    <w:rsid w:val="003C22E2"/>
    <w:rsid w:val="003C2909"/>
    <w:rsid w:val="003C3AA0"/>
    <w:rsid w:val="003C5538"/>
    <w:rsid w:val="003D20F6"/>
    <w:rsid w:val="003D2C71"/>
    <w:rsid w:val="003D414D"/>
    <w:rsid w:val="003D4BCA"/>
    <w:rsid w:val="003D6264"/>
    <w:rsid w:val="003D7B6B"/>
    <w:rsid w:val="003E00CB"/>
    <w:rsid w:val="003E08BC"/>
    <w:rsid w:val="003E0F95"/>
    <w:rsid w:val="003E28A4"/>
    <w:rsid w:val="003E3411"/>
    <w:rsid w:val="003E4972"/>
    <w:rsid w:val="003E5CF8"/>
    <w:rsid w:val="003E68DE"/>
    <w:rsid w:val="003E75E8"/>
    <w:rsid w:val="003F0235"/>
    <w:rsid w:val="003F3CF7"/>
    <w:rsid w:val="003F72CA"/>
    <w:rsid w:val="003F7C0A"/>
    <w:rsid w:val="00400A65"/>
    <w:rsid w:val="00401827"/>
    <w:rsid w:val="00401C6A"/>
    <w:rsid w:val="004021F7"/>
    <w:rsid w:val="0040249B"/>
    <w:rsid w:val="00404073"/>
    <w:rsid w:val="00404CC3"/>
    <w:rsid w:val="00404DAA"/>
    <w:rsid w:val="00405215"/>
    <w:rsid w:val="004064E7"/>
    <w:rsid w:val="00406A7F"/>
    <w:rsid w:val="00407F1D"/>
    <w:rsid w:val="004104E1"/>
    <w:rsid w:val="0041126A"/>
    <w:rsid w:val="0041155A"/>
    <w:rsid w:val="00412EBC"/>
    <w:rsid w:val="0041342F"/>
    <w:rsid w:val="00413FC9"/>
    <w:rsid w:val="004156C1"/>
    <w:rsid w:val="00416B0E"/>
    <w:rsid w:val="00416F62"/>
    <w:rsid w:val="004178C2"/>
    <w:rsid w:val="004229B1"/>
    <w:rsid w:val="00425551"/>
    <w:rsid w:val="0042734A"/>
    <w:rsid w:val="004279A5"/>
    <w:rsid w:val="00430EF3"/>
    <w:rsid w:val="0043141F"/>
    <w:rsid w:val="004317EB"/>
    <w:rsid w:val="00431DAB"/>
    <w:rsid w:val="00432060"/>
    <w:rsid w:val="00433210"/>
    <w:rsid w:val="00433230"/>
    <w:rsid w:val="00435C12"/>
    <w:rsid w:val="00437843"/>
    <w:rsid w:val="004456C4"/>
    <w:rsid w:val="0044718E"/>
    <w:rsid w:val="00450C9C"/>
    <w:rsid w:val="00451199"/>
    <w:rsid w:val="00451A66"/>
    <w:rsid w:val="004540C5"/>
    <w:rsid w:val="004540D4"/>
    <w:rsid w:val="00454E9F"/>
    <w:rsid w:val="00455B9E"/>
    <w:rsid w:val="00455FF6"/>
    <w:rsid w:val="00457EBD"/>
    <w:rsid w:val="00460012"/>
    <w:rsid w:val="004609B3"/>
    <w:rsid w:val="00465049"/>
    <w:rsid w:val="00465555"/>
    <w:rsid w:val="00467477"/>
    <w:rsid w:val="0047025C"/>
    <w:rsid w:val="004719DA"/>
    <w:rsid w:val="00471D9B"/>
    <w:rsid w:val="00473A77"/>
    <w:rsid w:val="004744AC"/>
    <w:rsid w:val="00475635"/>
    <w:rsid w:val="004762C3"/>
    <w:rsid w:val="0047769D"/>
    <w:rsid w:val="004801EB"/>
    <w:rsid w:val="0048123F"/>
    <w:rsid w:val="004817F8"/>
    <w:rsid w:val="00482A28"/>
    <w:rsid w:val="00484DE7"/>
    <w:rsid w:val="0049105A"/>
    <w:rsid w:val="004966E2"/>
    <w:rsid w:val="0049718F"/>
    <w:rsid w:val="00497842"/>
    <w:rsid w:val="004A0A2E"/>
    <w:rsid w:val="004A15E9"/>
    <w:rsid w:val="004A3C88"/>
    <w:rsid w:val="004A6A20"/>
    <w:rsid w:val="004A7345"/>
    <w:rsid w:val="004A753F"/>
    <w:rsid w:val="004B03A2"/>
    <w:rsid w:val="004B31C4"/>
    <w:rsid w:val="004B682C"/>
    <w:rsid w:val="004C3846"/>
    <w:rsid w:val="004C55ED"/>
    <w:rsid w:val="004D01AD"/>
    <w:rsid w:val="004D1738"/>
    <w:rsid w:val="004D7AB7"/>
    <w:rsid w:val="004D7F2E"/>
    <w:rsid w:val="004E1E1E"/>
    <w:rsid w:val="004E22C0"/>
    <w:rsid w:val="004E3192"/>
    <w:rsid w:val="004E4F8A"/>
    <w:rsid w:val="004E7A56"/>
    <w:rsid w:val="004F086E"/>
    <w:rsid w:val="004F115E"/>
    <w:rsid w:val="004F6857"/>
    <w:rsid w:val="004F7BEE"/>
    <w:rsid w:val="005020F0"/>
    <w:rsid w:val="00502CB7"/>
    <w:rsid w:val="00502F39"/>
    <w:rsid w:val="00505795"/>
    <w:rsid w:val="00505B90"/>
    <w:rsid w:val="00510B52"/>
    <w:rsid w:val="005112F2"/>
    <w:rsid w:val="00513193"/>
    <w:rsid w:val="00513296"/>
    <w:rsid w:val="005138DF"/>
    <w:rsid w:val="0051400C"/>
    <w:rsid w:val="00514A66"/>
    <w:rsid w:val="00517F92"/>
    <w:rsid w:val="00520046"/>
    <w:rsid w:val="0052017B"/>
    <w:rsid w:val="005219D3"/>
    <w:rsid w:val="005245B1"/>
    <w:rsid w:val="0052660C"/>
    <w:rsid w:val="00527E1A"/>
    <w:rsid w:val="00531E92"/>
    <w:rsid w:val="005330EA"/>
    <w:rsid w:val="0053397D"/>
    <w:rsid w:val="00535429"/>
    <w:rsid w:val="005365D2"/>
    <w:rsid w:val="005369A3"/>
    <w:rsid w:val="00537740"/>
    <w:rsid w:val="00537A5C"/>
    <w:rsid w:val="00542F9F"/>
    <w:rsid w:val="005432E5"/>
    <w:rsid w:val="00543BAB"/>
    <w:rsid w:val="005474CA"/>
    <w:rsid w:val="00547A17"/>
    <w:rsid w:val="00550E66"/>
    <w:rsid w:val="00552371"/>
    <w:rsid w:val="00552E9A"/>
    <w:rsid w:val="0055384B"/>
    <w:rsid w:val="00554D23"/>
    <w:rsid w:val="00561123"/>
    <w:rsid w:val="00561741"/>
    <w:rsid w:val="00563402"/>
    <w:rsid w:val="00563E4B"/>
    <w:rsid w:val="00566524"/>
    <w:rsid w:val="0056684F"/>
    <w:rsid w:val="005704B3"/>
    <w:rsid w:val="00571C7F"/>
    <w:rsid w:val="00571C9C"/>
    <w:rsid w:val="00572A4E"/>
    <w:rsid w:val="00576D49"/>
    <w:rsid w:val="00580677"/>
    <w:rsid w:val="005819FB"/>
    <w:rsid w:val="00582EE3"/>
    <w:rsid w:val="005834D6"/>
    <w:rsid w:val="00585AF8"/>
    <w:rsid w:val="00585FB2"/>
    <w:rsid w:val="005877C0"/>
    <w:rsid w:val="00590911"/>
    <w:rsid w:val="00591894"/>
    <w:rsid w:val="0059225D"/>
    <w:rsid w:val="005929A0"/>
    <w:rsid w:val="005932D6"/>
    <w:rsid w:val="00595048"/>
    <w:rsid w:val="005977EC"/>
    <w:rsid w:val="00597A92"/>
    <w:rsid w:val="005A145E"/>
    <w:rsid w:val="005A4034"/>
    <w:rsid w:val="005A42CA"/>
    <w:rsid w:val="005A4616"/>
    <w:rsid w:val="005A7405"/>
    <w:rsid w:val="005A7FEB"/>
    <w:rsid w:val="005B24DE"/>
    <w:rsid w:val="005B2BD7"/>
    <w:rsid w:val="005B45DD"/>
    <w:rsid w:val="005B5048"/>
    <w:rsid w:val="005B5925"/>
    <w:rsid w:val="005B67B0"/>
    <w:rsid w:val="005B74D6"/>
    <w:rsid w:val="005C3D4A"/>
    <w:rsid w:val="005C5326"/>
    <w:rsid w:val="005C5F06"/>
    <w:rsid w:val="005C681D"/>
    <w:rsid w:val="005C6BB2"/>
    <w:rsid w:val="005C7542"/>
    <w:rsid w:val="005C7CEB"/>
    <w:rsid w:val="005D0D4F"/>
    <w:rsid w:val="005D0EE1"/>
    <w:rsid w:val="005D1BF4"/>
    <w:rsid w:val="005D1CFC"/>
    <w:rsid w:val="005D614B"/>
    <w:rsid w:val="005D79BB"/>
    <w:rsid w:val="005E207E"/>
    <w:rsid w:val="005E3F79"/>
    <w:rsid w:val="005E5D08"/>
    <w:rsid w:val="005E75D8"/>
    <w:rsid w:val="005F0893"/>
    <w:rsid w:val="005F19CC"/>
    <w:rsid w:val="005F1DA5"/>
    <w:rsid w:val="005F1F09"/>
    <w:rsid w:val="005F2E4A"/>
    <w:rsid w:val="005F4A48"/>
    <w:rsid w:val="005F553B"/>
    <w:rsid w:val="006012B6"/>
    <w:rsid w:val="00603054"/>
    <w:rsid w:val="00605291"/>
    <w:rsid w:val="00605B26"/>
    <w:rsid w:val="00605F4D"/>
    <w:rsid w:val="00606684"/>
    <w:rsid w:val="00607D36"/>
    <w:rsid w:val="00607DEA"/>
    <w:rsid w:val="0061003F"/>
    <w:rsid w:val="00615B32"/>
    <w:rsid w:val="00615B79"/>
    <w:rsid w:val="006163E5"/>
    <w:rsid w:val="00617609"/>
    <w:rsid w:val="0061793F"/>
    <w:rsid w:val="00621751"/>
    <w:rsid w:val="00626D72"/>
    <w:rsid w:val="00626FDB"/>
    <w:rsid w:val="00630035"/>
    <w:rsid w:val="006321A3"/>
    <w:rsid w:val="006332AC"/>
    <w:rsid w:val="00634205"/>
    <w:rsid w:val="00635908"/>
    <w:rsid w:val="00636848"/>
    <w:rsid w:val="0063725C"/>
    <w:rsid w:val="00640CF5"/>
    <w:rsid w:val="006424B9"/>
    <w:rsid w:val="0064750E"/>
    <w:rsid w:val="006520B6"/>
    <w:rsid w:val="006521B0"/>
    <w:rsid w:val="00653F27"/>
    <w:rsid w:val="00654680"/>
    <w:rsid w:val="00657CAE"/>
    <w:rsid w:val="0066230B"/>
    <w:rsid w:val="006635DD"/>
    <w:rsid w:val="006648F8"/>
    <w:rsid w:val="00665327"/>
    <w:rsid w:val="006654DF"/>
    <w:rsid w:val="00665C4E"/>
    <w:rsid w:val="00672A28"/>
    <w:rsid w:val="00673E58"/>
    <w:rsid w:val="00674FFE"/>
    <w:rsid w:val="0067607E"/>
    <w:rsid w:val="00677548"/>
    <w:rsid w:val="0068049B"/>
    <w:rsid w:val="00682B92"/>
    <w:rsid w:val="006843C4"/>
    <w:rsid w:val="00684702"/>
    <w:rsid w:val="00687325"/>
    <w:rsid w:val="00687CFC"/>
    <w:rsid w:val="006903B1"/>
    <w:rsid w:val="00690532"/>
    <w:rsid w:val="00691A59"/>
    <w:rsid w:val="00691B9E"/>
    <w:rsid w:val="006927C4"/>
    <w:rsid w:val="006932CD"/>
    <w:rsid w:val="0069345F"/>
    <w:rsid w:val="0069391F"/>
    <w:rsid w:val="00696216"/>
    <w:rsid w:val="00697158"/>
    <w:rsid w:val="006979D9"/>
    <w:rsid w:val="006A19A2"/>
    <w:rsid w:val="006A4B5D"/>
    <w:rsid w:val="006A7D01"/>
    <w:rsid w:val="006B1281"/>
    <w:rsid w:val="006B229D"/>
    <w:rsid w:val="006B2796"/>
    <w:rsid w:val="006B44EC"/>
    <w:rsid w:val="006C0E8B"/>
    <w:rsid w:val="006C17D9"/>
    <w:rsid w:val="006C214B"/>
    <w:rsid w:val="006C5933"/>
    <w:rsid w:val="006C6679"/>
    <w:rsid w:val="006C694E"/>
    <w:rsid w:val="006C6B7F"/>
    <w:rsid w:val="006C6BFB"/>
    <w:rsid w:val="006C6DF2"/>
    <w:rsid w:val="006D20D1"/>
    <w:rsid w:val="006D30F7"/>
    <w:rsid w:val="006D36E6"/>
    <w:rsid w:val="006D5294"/>
    <w:rsid w:val="006D56C7"/>
    <w:rsid w:val="006D6033"/>
    <w:rsid w:val="006D6AD7"/>
    <w:rsid w:val="006E0643"/>
    <w:rsid w:val="006E0657"/>
    <w:rsid w:val="006F5CBE"/>
    <w:rsid w:val="006F6A24"/>
    <w:rsid w:val="006F7522"/>
    <w:rsid w:val="0070082A"/>
    <w:rsid w:val="00702FF9"/>
    <w:rsid w:val="00703688"/>
    <w:rsid w:val="00703A45"/>
    <w:rsid w:val="007056D0"/>
    <w:rsid w:val="00707AE7"/>
    <w:rsid w:val="00707E05"/>
    <w:rsid w:val="00707EB1"/>
    <w:rsid w:val="00714917"/>
    <w:rsid w:val="00715B14"/>
    <w:rsid w:val="00715E29"/>
    <w:rsid w:val="00717EAA"/>
    <w:rsid w:val="00722B35"/>
    <w:rsid w:val="00723B13"/>
    <w:rsid w:val="00724291"/>
    <w:rsid w:val="00725354"/>
    <w:rsid w:val="00726BA5"/>
    <w:rsid w:val="00726CBE"/>
    <w:rsid w:val="007331F9"/>
    <w:rsid w:val="00733567"/>
    <w:rsid w:val="0073375D"/>
    <w:rsid w:val="00733DF7"/>
    <w:rsid w:val="0073666D"/>
    <w:rsid w:val="00737F6B"/>
    <w:rsid w:val="00743C30"/>
    <w:rsid w:val="007449F4"/>
    <w:rsid w:val="007468CB"/>
    <w:rsid w:val="00746ED5"/>
    <w:rsid w:val="0074760A"/>
    <w:rsid w:val="00747908"/>
    <w:rsid w:val="00751960"/>
    <w:rsid w:val="00754FF6"/>
    <w:rsid w:val="00755A83"/>
    <w:rsid w:val="0076004B"/>
    <w:rsid w:val="0076324C"/>
    <w:rsid w:val="007647F4"/>
    <w:rsid w:val="00764CA5"/>
    <w:rsid w:val="00766AC3"/>
    <w:rsid w:val="00767341"/>
    <w:rsid w:val="007674B7"/>
    <w:rsid w:val="007709BA"/>
    <w:rsid w:val="00775045"/>
    <w:rsid w:val="00776DBC"/>
    <w:rsid w:val="00780548"/>
    <w:rsid w:val="00782814"/>
    <w:rsid w:val="00782C38"/>
    <w:rsid w:val="007832CF"/>
    <w:rsid w:val="007850E7"/>
    <w:rsid w:val="007853FA"/>
    <w:rsid w:val="00785EFB"/>
    <w:rsid w:val="007873E7"/>
    <w:rsid w:val="007902A3"/>
    <w:rsid w:val="007922E0"/>
    <w:rsid w:val="00792AF2"/>
    <w:rsid w:val="007930EC"/>
    <w:rsid w:val="007A1230"/>
    <w:rsid w:val="007A4385"/>
    <w:rsid w:val="007A4887"/>
    <w:rsid w:val="007A6FCE"/>
    <w:rsid w:val="007B01EF"/>
    <w:rsid w:val="007B0860"/>
    <w:rsid w:val="007B1DFC"/>
    <w:rsid w:val="007B26B3"/>
    <w:rsid w:val="007B3F89"/>
    <w:rsid w:val="007B6048"/>
    <w:rsid w:val="007C03B7"/>
    <w:rsid w:val="007C1F96"/>
    <w:rsid w:val="007C285E"/>
    <w:rsid w:val="007C4ABC"/>
    <w:rsid w:val="007C4D37"/>
    <w:rsid w:val="007D0CDB"/>
    <w:rsid w:val="007D2868"/>
    <w:rsid w:val="007D286C"/>
    <w:rsid w:val="007D3756"/>
    <w:rsid w:val="007D3A11"/>
    <w:rsid w:val="007D4FA3"/>
    <w:rsid w:val="007D55A0"/>
    <w:rsid w:val="007D5A9C"/>
    <w:rsid w:val="007D612A"/>
    <w:rsid w:val="007D61A7"/>
    <w:rsid w:val="007E3D5C"/>
    <w:rsid w:val="007E4122"/>
    <w:rsid w:val="007E6C26"/>
    <w:rsid w:val="007E7421"/>
    <w:rsid w:val="007F08D6"/>
    <w:rsid w:val="007F28D2"/>
    <w:rsid w:val="007F33D6"/>
    <w:rsid w:val="007F6D7A"/>
    <w:rsid w:val="00800C6C"/>
    <w:rsid w:val="00801AAC"/>
    <w:rsid w:val="00801D98"/>
    <w:rsid w:val="00802951"/>
    <w:rsid w:val="0080333E"/>
    <w:rsid w:val="00803A12"/>
    <w:rsid w:val="00803D4F"/>
    <w:rsid w:val="00804074"/>
    <w:rsid w:val="00804A4B"/>
    <w:rsid w:val="008069D9"/>
    <w:rsid w:val="00806A14"/>
    <w:rsid w:val="00807356"/>
    <w:rsid w:val="00810394"/>
    <w:rsid w:val="008115AC"/>
    <w:rsid w:val="0081172A"/>
    <w:rsid w:val="008124E9"/>
    <w:rsid w:val="008124F5"/>
    <w:rsid w:val="008129A1"/>
    <w:rsid w:val="00813AE4"/>
    <w:rsid w:val="00813C90"/>
    <w:rsid w:val="00814286"/>
    <w:rsid w:val="00814443"/>
    <w:rsid w:val="00814585"/>
    <w:rsid w:val="0081464A"/>
    <w:rsid w:val="00820375"/>
    <w:rsid w:val="00822041"/>
    <w:rsid w:val="0082408B"/>
    <w:rsid w:val="00831547"/>
    <w:rsid w:val="008316B4"/>
    <w:rsid w:val="00835D53"/>
    <w:rsid w:val="00837117"/>
    <w:rsid w:val="00837D89"/>
    <w:rsid w:val="00840B94"/>
    <w:rsid w:val="008410E9"/>
    <w:rsid w:val="0084129E"/>
    <w:rsid w:val="008446BE"/>
    <w:rsid w:val="00846412"/>
    <w:rsid w:val="008471CE"/>
    <w:rsid w:val="008501C7"/>
    <w:rsid w:val="0085024A"/>
    <w:rsid w:val="008503AA"/>
    <w:rsid w:val="00851BB5"/>
    <w:rsid w:val="0085309B"/>
    <w:rsid w:val="00853B46"/>
    <w:rsid w:val="008558FF"/>
    <w:rsid w:val="00855FE0"/>
    <w:rsid w:val="00856309"/>
    <w:rsid w:val="00856980"/>
    <w:rsid w:val="00861DC6"/>
    <w:rsid w:val="0086237C"/>
    <w:rsid w:val="00862CCB"/>
    <w:rsid w:val="008631C5"/>
    <w:rsid w:val="0086407F"/>
    <w:rsid w:val="0086485F"/>
    <w:rsid w:val="008652C2"/>
    <w:rsid w:val="008666EA"/>
    <w:rsid w:val="00867612"/>
    <w:rsid w:val="00870C1B"/>
    <w:rsid w:val="00872AE8"/>
    <w:rsid w:val="00876AEF"/>
    <w:rsid w:val="00876D9B"/>
    <w:rsid w:val="008807C0"/>
    <w:rsid w:val="0088236D"/>
    <w:rsid w:val="00884211"/>
    <w:rsid w:val="0088530D"/>
    <w:rsid w:val="0088577E"/>
    <w:rsid w:val="00892629"/>
    <w:rsid w:val="008929D7"/>
    <w:rsid w:val="008935E5"/>
    <w:rsid w:val="00894A3B"/>
    <w:rsid w:val="008950DE"/>
    <w:rsid w:val="00895CA1"/>
    <w:rsid w:val="008A2389"/>
    <w:rsid w:val="008A4488"/>
    <w:rsid w:val="008A4B16"/>
    <w:rsid w:val="008B11FB"/>
    <w:rsid w:val="008B28CC"/>
    <w:rsid w:val="008B31D5"/>
    <w:rsid w:val="008B41F1"/>
    <w:rsid w:val="008B78E9"/>
    <w:rsid w:val="008C2273"/>
    <w:rsid w:val="008C4B17"/>
    <w:rsid w:val="008C6D42"/>
    <w:rsid w:val="008C6E59"/>
    <w:rsid w:val="008C6E7F"/>
    <w:rsid w:val="008C786F"/>
    <w:rsid w:val="008D1EA5"/>
    <w:rsid w:val="008D2B47"/>
    <w:rsid w:val="008D3B28"/>
    <w:rsid w:val="008D3F9E"/>
    <w:rsid w:val="008D40D3"/>
    <w:rsid w:val="008D4295"/>
    <w:rsid w:val="008E05FB"/>
    <w:rsid w:val="008E1CEA"/>
    <w:rsid w:val="008E1E69"/>
    <w:rsid w:val="008E5403"/>
    <w:rsid w:val="008E76FB"/>
    <w:rsid w:val="008F2C9F"/>
    <w:rsid w:val="008F5427"/>
    <w:rsid w:val="00904611"/>
    <w:rsid w:val="009057C4"/>
    <w:rsid w:val="009126DF"/>
    <w:rsid w:val="0091287F"/>
    <w:rsid w:val="0091597A"/>
    <w:rsid w:val="00915B83"/>
    <w:rsid w:val="00917346"/>
    <w:rsid w:val="0092096D"/>
    <w:rsid w:val="00921000"/>
    <w:rsid w:val="0092321D"/>
    <w:rsid w:val="00927D33"/>
    <w:rsid w:val="00930131"/>
    <w:rsid w:val="00930B19"/>
    <w:rsid w:val="00930BA9"/>
    <w:rsid w:val="00931ED6"/>
    <w:rsid w:val="009321B7"/>
    <w:rsid w:val="00937382"/>
    <w:rsid w:val="00937865"/>
    <w:rsid w:val="00940A4D"/>
    <w:rsid w:val="00942A41"/>
    <w:rsid w:val="00944431"/>
    <w:rsid w:val="00944A8D"/>
    <w:rsid w:val="00944F89"/>
    <w:rsid w:val="00945A74"/>
    <w:rsid w:val="00945FF7"/>
    <w:rsid w:val="0095003A"/>
    <w:rsid w:val="00950689"/>
    <w:rsid w:val="00950A39"/>
    <w:rsid w:val="0095164D"/>
    <w:rsid w:val="00956800"/>
    <w:rsid w:val="00957267"/>
    <w:rsid w:val="00957819"/>
    <w:rsid w:val="009612DD"/>
    <w:rsid w:val="00961B00"/>
    <w:rsid w:val="00963EC0"/>
    <w:rsid w:val="00966398"/>
    <w:rsid w:val="00970AB8"/>
    <w:rsid w:val="00971906"/>
    <w:rsid w:val="00972DB1"/>
    <w:rsid w:val="00974B8C"/>
    <w:rsid w:val="009760B3"/>
    <w:rsid w:val="00977F61"/>
    <w:rsid w:val="0098071A"/>
    <w:rsid w:val="0098155B"/>
    <w:rsid w:val="00982232"/>
    <w:rsid w:val="00982717"/>
    <w:rsid w:val="00982F06"/>
    <w:rsid w:val="00983D8D"/>
    <w:rsid w:val="00985151"/>
    <w:rsid w:val="009877FE"/>
    <w:rsid w:val="00987812"/>
    <w:rsid w:val="009900DE"/>
    <w:rsid w:val="00990D21"/>
    <w:rsid w:val="009911F4"/>
    <w:rsid w:val="00991358"/>
    <w:rsid w:val="00993D1D"/>
    <w:rsid w:val="00995DE7"/>
    <w:rsid w:val="00996244"/>
    <w:rsid w:val="009967F3"/>
    <w:rsid w:val="009A0956"/>
    <w:rsid w:val="009A10A6"/>
    <w:rsid w:val="009A14E7"/>
    <w:rsid w:val="009A4C21"/>
    <w:rsid w:val="009A77A2"/>
    <w:rsid w:val="009A77CF"/>
    <w:rsid w:val="009B030E"/>
    <w:rsid w:val="009B2D3F"/>
    <w:rsid w:val="009B37E5"/>
    <w:rsid w:val="009B4321"/>
    <w:rsid w:val="009B6519"/>
    <w:rsid w:val="009B655E"/>
    <w:rsid w:val="009B6EEF"/>
    <w:rsid w:val="009B7875"/>
    <w:rsid w:val="009C337D"/>
    <w:rsid w:val="009C34FB"/>
    <w:rsid w:val="009C3A59"/>
    <w:rsid w:val="009C5121"/>
    <w:rsid w:val="009C777B"/>
    <w:rsid w:val="009D276F"/>
    <w:rsid w:val="009D560F"/>
    <w:rsid w:val="009D6490"/>
    <w:rsid w:val="009D7289"/>
    <w:rsid w:val="009E0E95"/>
    <w:rsid w:val="009E1676"/>
    <w:rsid w:val="009E5BDA"/>
    <w:rsid w:val="009E61BB"/>
    <w:rsid w:val="009E6DAF"/>
    <w:rsid w:val="009F0808"/>
    <w:rsid w:val="009F41AB"/>
    <w:rsid w:val="009F4362"/>
    <w:rsid w:val="00A00B44"/>
    <w:rsid w:val="00A05F5E"/>
    <w:rsid w:val="00A0701C"/>
    <w:rsid w:val="00A07AC4"/>
    <w:rsid w:val="00A10189"/>
    <w:rsid w:val="00A11C23"/>
    <w:rsid w:val="00A14D6B"/>
    <w:rsid w:val="00A15201"/>
    <w:rsid w:val="00A17393"/>
    <w:rsid w:val="00A214EC"/>
    <w:rsid w:val="00A21526"/>
    <w:rsid w:val="00A21559"/>
    <w:rsid w:val="00A23B46"/>
    <w:rsid w:val="00A268A6"/>
    <w:rsid w:val="00A26AFC"/>
    <w:rsid w:val="00A26C21"/>
    <w:rsid w:val="00A33DFB"/>
    <w:rsid w:val="00A35151"/>
    <w:rsid w:val="00A35581"/>
    <w:rsid w:val="00A36DB9"/>
    <w:rsid w:val="00A37640"/>
    <w:rsid w:val="00A41C72"/>
    <w:rsid w:val="00A41F0C"/>
    <w:rsid w:val="00A42449"/>
    <w:rsid w:val="00A42B30"/>
    <w:rsid w:val="00A4344C"/>
    <w:rsid w:val="00A436C7"/>
    <w:rsid w:val="00A449C1"/>
    <w:rsid w:val="00A45797"/>
    <w:rsid w:val="00A47A75"/>
    <w:rsid w:val="00A47F1B"/>
    <w:rsid w:val="00A50D4A"/>
    <w:rsid w:val="00A512B8"/>
    <w:rsid w:val="00A52CCC"/>
    <w:rsid w:val="00A538AE"/>
    <w:rsid w:val="00A53BE7"/>
    <w:rsid w:val="00A57D78"/>
    <w:rsid w:val="00A6215D"/>
    <w:rsid w:val="00A631E8"/>
    <w:rsid w:val="00A639DA"/>
    <w:rsid w:val="00A63A56"/>
    <w:rsid w:val="00A66753"/>
    <w:rsid w:val="00A674F5"/>
    <w:rsid w:val="00A708E9"/>
    <w:rsid w:val="00A70B33"/>
    <w:rsid w:val="00A7297B"/>
    <w:rsid w:val="00A74F3C"/>
    <w:rsid w:val="00A772EA"/>
    <w:rsid w:val="00A801AB"/>
    <w:rsid w:val="00A8074B"/>
    <w:rsid w:val="00A80F7C"/>
    <w:rsid w:val="00A81490"/>
    <w:rsid w:val="00A814F7"/>
    <w:rsid w:val="00A82CAA"/>
    <w:rsid w:val="00A82FD9"/>
    <w:rsid w:val="00A84A4F"/>
    <w:rsid w:val="00A87E08"/>
    <w:rsid w:val="00A91F34"/>
    <w:rsid w:val="00A936EA"/>
    <w:rsid w:val="00A94252"/>
    <w:rsid w:val="00AA2012"/>
    <w:rsid w:val="00AA5280"/>
    <w:rsid w:val="00AA6610"/>
    <w:rsid w:val="00AA6BB2"/>
    <w:rsid w:val="00AB0227"/>
    <w:rsid w:val="00AB34EC"/>
    <w:rsid w:val="00AB3B30"/>
    <w:rsid w:val="00AB5FFC"/>
    <w:rsid w:val="00AC128A"/>
    <w:rsid w:val="00AC17B9"/>
    <w:rsid w:val="00AC17BA"/>
    <w:rsid w:val="00AC6ED7"/>
    <w:rsid w:val="00AD075E"/>
    <w:rsid w:val="00AD1454"/>
    <w:rsid w:val="00AD6656"/>
    <w:rsid w:val="00AD6D98"/>
    <w:rsid w:val="00AE017B"/>
    <w:rsid w:val="00AE13C7"/>
    <w:rsid w:val="00AE155E"/>
    <w:rsid w:val="00AE1E86"/>
    <w:rsid w:val="00AE3FB6"/>
    <w:rsid w:val="00AE5266"/>
    <w:rsid w:val="00AE533E"/>
    <w:rsid w:val="00AE60FA"/>
    <w:rsid w:val="00AF103F"/>
    <w:rsid w:val="00AF123A"/>
    <w:rsid w:val="00AF1F80"/>
    <w:rsid w:val="00AF2990"/>
    <w:rsid w:val="00AF406C"/>
    <w:rsid w:val="00AF6500"/>
    <w:rsid w:val="00B00714"/>
    <w:rsid w:val="00B007A7"/>
    <w:rsid w:val="00B01E02"/>
    <w:rsid w:val="00B059BE"/>
    <w:rsid w:val="00B0652D"/>
    <w:rsid w:val="00B07DFA"/>
    <w:rsid w:val="00B101D4"/>
    <w:rsid w:val="00B1136F"/>
    <w:rsid w:val="00B1138C"/>
    <w:rsid w:val="00B118BD"/>
    <w:rsid w:val="00B11EC3"/>
    <w:rsid w:val="00B14691"/>
    <w:rsid w:val="00B17F25"/>
    <w:rsid w:val="00B2013B"/>
    <w:rsid w:val="00B20D92"/>
    <w:rsid w:val="00B210FE"/>
    <w:rsid w:val="00B25063"/>
    <w:rsid w:val="00B25552"/>
    <w:rsid w:val="00B30932"/>
    <w:rsid w:val="00B31036"/>
    <w:rsid w:val="00B326D6"/>
    <w:rsid w:val="00B32C6E"/>
    <w:rsid w:val="00B331BF"/>
    <w:rsid w:val="00B33D54"/>
    <w:rsid w:val="00B357B6"/>
    <w:rsid w:val="00B35A30"/>
    <w:rsid w:val="00B35B6C"/>
    <w:rsid w:val="00B36E93"/>
    <w:rsid w:val="00B37819"/>
    <w:rsid w:val="00B37FE4"/>
    <w:rsid w:val="00B4143C"/>
    <w:rsid w:val="00B42E4E"/>
    <w:rsid w:val="00B45219"/>
    <w:rsid w:val="00B53191"/>
    <w:rsid w:val="00B53F02"/>
    <w:rsid w:val="00B5421E"/>
    <w:rsid w:val="00B570F0"/>
    <w:rsid w:val="00B63F24"/>
    <w:rsid w:val="00B649C1"/>
    <w:rsid w:val="00B64AD3"/>
    <w:rsid w:val="00B66586"/>
    <w:rsid w:val="00B70453"/>
    <w:rsid w:val="00B709ED"/>
    <w:rsid w:val="00B71FDE"/>
    <w:rsid w:val="00B721C3"/>
    <w:rsid w:val="00B72E02"/>
    <w:rsid w:val="00B737F4"/>
    <w:rsid w:val="00B74E36"/>
    <w:rsid w:val="00B754BB"/>
    <w:rsid w:val="00B75775"/>
    <w:rsid w:val="00B759D0"/>
    <w:rsid w:val="00B75B2A"/>
    <w:rsid w:val="00B81B89"/>
    <w:rsid w:val="00B81C59"/>
    <w:rsid w:val="00B82567"/>
    <w:rsid w:val="00B82851"/>
    <w:rsid w:val="00B833B1"/>
    <w:rsid w:val="00B837F4"/>
    <w:rsid w:val="00B84CDA"/>
    <w:rsid w:val="00B84CDE"/>
    <w:rsid w:val="00B85C31"/>
    <w:rsid w:val="00B861FE"/>
    <w:rsid w:val="00B901BC"/>
    <w:rsid w:val="00B90425"/>
    <w:rsid w:val="00B9059D"/>
    <w:rsid w:val="00B913F9"/>
    <w:rsid w:val="00B91B13"/>
    <w:rsid w:val="00B92DD2"/>
    <w:rsid w:val="00B94F83"/>
    <w:rsid w:val="00B95F75"/>
    <w:rsid w:val="00BA115E"/>
    <w:rsid w:val="00BA117C"/>
    <w:rsid w:val="00BA3C77"/>
    <w:rsid w:val="00BA41AE"/>
    <w:rsid w:val="00BA468D"/>
    <w:rsid w:val="00BA5894"/>
    <w:rsid w:val="00BA5E40"/>
    <w:rsid w:val="00BA6BD9"/>
    <w:rsid w:val="00BA79EA"/>
    <w:rsid w:val="00BB1096"/>
    <w:rsid w:val="00BB1DCA"/>
    <w:rsid w:val="00BB265A"/>
    <w:rsid w:val="00BB46A2"/>
    <w:rsid w:val="00BB6546"/>
    <w:rsid w:val="00BB6DC9"/>
    <w:rsid w:val="00BB6E1E"/>
    <w:rsid w:val="00BB7508"/>
    <w:rsid w:val="00BB7BDA"/>
    <w:rsid w:val="00BB7DAB"/>
    <w:rsid w:val="00BB7E1B"/>
    <w:rsid w:val="00BC3249"/>
    <w:rsid w:val="00BC37A9"/>
    <w:rsid w:val="00BC401B"/>
    <w:rsid w:val="00BC6584"/>
    <w:rsid w:val="00BC693D"/>
    <w:rsid w:val="00BC757C"/>
    <w:rsid w:val="00BD40BE"/>
    <w:rsid w:val="00BD64D5"/>
    <w:rsid w:val="00BD6D08"/>
    <w:rsid w:val="00BE03BA"/>
    <w:rsid w:val="00BE0ACC"/>
    <w:rsid w:val="00BE13E0"/>
    <w:rsid w:val="00BE15DE"/>
    <w:rsid w:val="00BE1F44"/>
    <w:rsid w:val="00BE20C0"/>
    <w:rsid w:val="00BE5715"/>
    <w:rsid w:val="00BE5CEF"/>
    <w:rsid w:val="00BE6171"/>
    <w:rsid w:val="00BE66ED"/>
    <w:rsid w:val="00BF02A0"/>
    <w:rsid w:val="00BF1886"/>
    <w:rsid w:val="00BF7837"/>
    <w:rsid w:val="00C00073"/>
    <w:rsid w:val="00C00267"/>
    <w:rsid w:val="00C017B9"/>
    <w:rsid w:val="00C02FBE"/>
    <w:rsid w:val="00C033F7"/>
    <w:rsid w:val="00C034E0"/>
    <w:rsid w:val="00C048ED"/>
    <w:rsid w:val="00C06AC1"/>
    <w:rsid w:val="00C12832"/>
    <w:rsid w:val="00C139DF"/>
    <w:rsid w:val="00C14CE3"/>
    <w:rsid w:val="00C17A94"/>
    <w:rsid w:val="00C17B8A"/>
    <w:rsid w:val="00C17F75"/>
    <w:rsid w:val="00C22258"/>
    <w:rsid w:val="00C22C02"/>
    <w:rsid w:val="00C23AA0"/>
    <w:rsid w:val="00C2454C"/>
    <w:rsid w:val="00C26035"/>
    <w:rsid w:val="00C277B9"/>
    <w:rsid w:val="00C27E7E"/>
    <w:rsid w:val="00C27FC7"/>
    <w:rsid w:val="00C328CD"/>
    <w:rsid w:val="00C33253"/>
    <w:rsid w:val="00C3406C"/>
    <w:rsid w:val="00C34C5B"/>
    <w:rsid w:val="00C35BF8"/>
    <w:rsid w:val="00C45485"/>
    <w:rsid w:val="00C45D99"/>
    <w:rsid w:val="00C45E47"/>
    <w:rsid w:val="00C4693B"/>
    <w:rsid w:val="00C50DB1"/>
    <w:rsid w:val="00C5438C"/>
    <w:rsid w:val="00C56373"/>
    <w:rsid w:val="00C5720E"/>
    <w:rsid w:val="00C602F7"/>
    <w:rsid w:val="00C60E71"/>
    <w:rsid w:val="00C6247D"/>
    <w:rsid w:val="00C625F4"/>
    <w:rsid w:val="00C640DE"/>
    <w:rsid w:val="00C65550"/>
    <w:rsid w:val="00C676BC"/>
    <w:rsid w:val="00C7101F"/>
    <w:rsid w:val="00C7258C"/>
    <w:rsid w:val="00C725B5"/>
    <w:rsid w:val="00C73D74"/>
    <w:rsid w:val="00C76D85"/>
    <w:rsid w:val="00C77FDC"/>
    <w:rsid w:val="00C810D6"/>
    <w:rsid w:val="00C82175"/>
    <w:rsid w:val="00C844E6"/>
    <w:rsid w:val="00C86EFB"/>
    <w:rsid w:val="00C8765F"/>
    <w:rsid w:val="00C90E26"/>
    <w:rsid w:val="00C90F05"/>
    <w:rsid w:val="00C9133D"/>
    <w:rsid w:val="00C91575"/>
    <w:rsid w:val="00C938FE"/>
    <w:rsid w:val="00C954E0"/>
    <w:rsid w:val="00C97FF2"/>
    <w:rsid w:val="00CA1484"/>
    <w:rsid w:val="00CA1541"/>
    <w:rsid w:val="00CA5456"/>
    <w:rsid w:val="00CA57AE"/>
    <w:rsid w:val="00CA7721"/>
    <w:rsid w:val="00CB010F"/>
    <w:rsid w:val="00CB108E"/>
    <w:rsid w:val="00CB1502"/>
    <w:rsid w:val="00CB1A76"/>
    <w:rsid w:val="00CB2F27"/>
    <w:rsid w:val="00CB6345"/>
    <w:rsid w:val="00CB66B2"/>
    <w:rsid w:val="00CB66EF"/>
    <w:rsid w:val="00CB6829"/>
    <w:rsid w:val="00CB7CEF"/>
    <w:rsid w:val="00CC26DF"/>
    <w:rsid w:val="00CC4FE9"/>
    <w:rsid w:val="00CC679B"/>
    <w:rsid w:val="00CC7286"/>
    <w:rsid w:val="00CC73B8"/>
    <w:rsid w:val="00CD1295"/>
    <w:rsid w:val="00CD1F99"/>
    <w:rsid w:val="00CD26BA"/>
    <w:rsid w:val="00CD423A"/>
    <w:rsid w:val="00CD5349"/>
    <w:rsid w:val="00CE0857"/>
    <w:rsid w:val="00CE0E3A"/>
    <w:rsid w:val="00CE3714"/>
    <w:rsid w:val="00CE5871"/>
    <w:rsid w:val="00CF0993"/>
    <w:rsid w:val="00CF3928"/>
    <w:rsid w:val="00CF4817"/>
    <w:rsid w:val="00CF56A4"/>
    <w:rsid w:val="00CF6C1E"/>
    <w:rsid w:val="00CF78E9"/>
    <w:rsid w:val="00D01A3D"/>
    <w:rsid w:val="00D0441C"/>
    <w:rsid w:val="00D056DE"/>
    <w:rsid w:val="00D11CB5"/>
    <w:rsid w:val="00D121B0"/>
    <w:rsid w:val="00D12230"/>
    <w:rsid w:val="00D12726"/>
    <w:rsid w:val="00D17774"/>
    <w:rsid w:val="00D20B5E"/>
    <w:rsid w:val="00D2230B"/>
    <w:rsid w:val="00D22895"/>
    <w:rsid w:val="00D24EBD"/>
    <w:rsid w:val="00D301ED"/>
    <w:rsid w:val="00D30371"/>
    <w:rsid w:val="00D3287A"/>
    <w:rsid w:val="00D36688"/>
    <w:rsid w:val="00D37D68"/>
    <w:rsid w:val="00D40F73"/>
    <w:rsid w:val="00D41B33"/>
    <w:rsid w:val="00D42577"/>
    <w:rsid w:val="00D43FA5"/>
    <w:rsid w:val="00D446C9"/>
    <w:rsid w:val="00D461D1"/>
    <w:rsid w:val="00D46CDE"/>
    <w:rsid w:val="00D5160E"/>
    <w:rsid w:val="00D52FB2"/>
    <w:rsid w:val="00D5472E"/>
    <w:rsid w:val="00D56995"/>
    <w:rsid w:val="00D5699E"/>
    <w:rsid w:val="00D56EE2"/>
    <w:rsid w:val="00D57D50"/>
    <w:rsid w:val="00D61417"/>
    <w:rsid w:val="00D70968"/>
    <w:rsid w:val="00D739AC"/>
    <w:rsid w:val="00D744B5"/>
    <w:rsid w:val="00D7465F"/>
    <w:rsid w:val="00D77539"/>
    <w:rsid w:val="00D80357"/>
    <w:rsid w:val="00D80E2E"/>
    <w:rsid w:val="00D82DA1"/>
    <w:rsid w:val="00D83098"/>
    <w:rsid w:val="00D83719"/>
    <w:rsid w:val="00D842DB"/>
    <w:rsid w:val="00D8529F"/>
    <w:rsid w:val="00D8624F"/>
    <w:rsid w:val="00D8790D"/>
    <w:rsid w:val="00D9024E"/>
    <w:rsid w:val="00D90D9B"/>
    <w:rsid w:val="00D91199"/>
    <w:rsid w:val="00D91E86"/>
    <w:rsid w:val="00D9272D"/>
    <w:rsid w:val="00D92B5B"/>
    <w:rsid w:val="00D930B9"/>
    <w:rsid w:val="00D9329A"/>
    <w:rsid w:val="00D9333D"/>
    <w:rsid w:val="00D93383"/>
    <w:rsid w:val="00D937D2"/>
    <w:rsid w:val="00D96CC8"/>
    <w:rsid w:val="00DA01D7"/>
    <w:rsid w:val="00DA09F9"/>
    <w:rsid w:val="00DA1B1D"/>
    <w:rsid w:val="00DA2551"/>
    <w:rsid w:val="00DA2869"/>
    <w:rsid w:val="00DA2DBF"/>
    <w:rsid w:val="00DA3EB5"/>
    <w:rsid w:val="00DA46C2"/>
    <w:rsid w:val="00DA4D31"/>
    <w:rsid w:val="00DA521E"/>
    <w:rsid w:val="00DA5E56"/>
    <w:rsid w:val="00DA60BB"/>
    <w:rsid w:val="00DA62E2"/>
    <w:rsid w:val="00DA7A1C"/>
    <w:rsid w:val="00DB2B97"/>
    <w:rsid w:val="00DB2F79"/>
    <w:rsid w:val="00DB4202"/>
    <w:rsid w:val="00DB4AFE"/>
    <w:rsid w:val="00DC1C5E"/>
    <w:rsid w:val="00DC26B8"/>
    <w:rsid w:val="00DC276A"/>
    <w:rsid w:val="00DC4442"/>
    <w:rsid w:val="00DC48A6"/>
    <w:rsid w:val="00DC67B1"/>
    <w:rsid w:val="00DC7F48"/>
    <w:rsid w:val="00DD03C2"/>
    <w:rsid w:val="00DD08C8"/>
    <w:rsid w:val="00DD30B2"/>
    <w:rsid w:val="00DD31C4"/>
    <w:rsid w:val="00DE21BC"/>
    <w:rsid w:val="00DE2C3F"/>
    <w:rsid w:val="00DE3CFC"/>
    <w:rsid w:val="00DE47D6"/>
    <w:rsid w:val="00DE515F"/>
    <w:rsid w:val="00DE580E"/>
    <w:rsid w:val="00DE627E"/>
    <w:rsid w:val="00DE6D73"/>
    <w:rsid w:val="00DF0A6F"/>
    <w:rsid w:val="00DF1F2C"/>
    <w:rsid w:val="00DF2872"/>
    <w:rsid w:val="00DF52F5"/>
    <w:rsid w:val="00DF615B"/>
    <w:rsid w:val="00DF6280"/>
    <w:rsid w:val="00DF74BA"/>
    <w:rsid w:val="00E00E36"/>
    <w:rsid w:val="00E03049"/>
    <w:rsid w:val="00E06363"/>
    <w:rsid w:val="00E06720"/>
    <w:rsid w:val="00E069AA"/>
    <w:rsid w:val="00E073B2"/>
    <w:rsid w:val="00E07DA5"/>
    <w:rsid w:val="00E11B66"/>
    <w:rsid w:val="00E11C2E"/>
    <w:rsid w:val="00E1259C"/>
    <w:rsid w:val="00E13521"/>
    <w:rsid w:val="00E15B14"/>
    <w:rsid w:val="00E15F39"/>
    <w:rsid w:val="00E16E36"/>
    <w:rsid w:val="00E17DA1"/>
    <w:rsid w:val="00E2168A"/>
    <w:rsid w:val="00E220D3"/>
    <w:rsid w:val="00E25994"/>
    <w:rsid w:val="00E32497"/>
    <w:rsid w:val="00E32670"/>
    <w:rsid w:val="00E332D5"/>
    <w:rsid w:val="00E34087"/>
    <w:rsid w:val="00E35275"/>
    <w:rsid w:val="00E363A6"/>
    <w:rsid w:val="00E37D24"/>
    <w:rsid w:val="00E42D59"/>
    <w:rsid w:val="00E45439"/>
    <w:rsid w:val="00E4641E"/>
    <w:rsid w:val="00E500BF"/>
    <w:rsid w:val="00E500FB"/>
    <w:rsid w:val="00E50E9C"/>
    <w:rsid w:val="00E5222E"/>
    <w:rsid w:val="00E52F5F"/>
    <w:rsid w:val="00E54138"/>
    <w:rsid w:val="00E5557A"/>
    <w:rsid w:val="00E55D73"/>
    <w:rsid w:val="00E56C72"/>
    <w:rsid w:val="00E57849"/>
    <w:rsid w:val="00E6085C"/>
    <w:rsid w:val="00E622D5"/>
    <w:rsid w:val="00E627AC"/>
    <w:rsid w:val="00E67433"/>
    <w:rsid w:val="00E676B7"/>
    <w:rsid w:val="00E70A0B"/>
    <w:rsid w:val="00E7157B"/>
    <w:rsid w:val="00E71810"/>
    <w:rsid w:val="00E71D8D"/>
    <w:rsid w:val="00E72506"/>
    <w:rsid w:val="00E73701"/>
    <w:rsid w:val="00E73F02"/>
    <w:rsid w:val="00E7420B"/>
    <w:rsid w:val="00E743AF"/>
    <w:rsid w:val="00E755DE"/>
    <w:rsid w:val="00E7772D"/>
    <w:rsid w:val="00E77D79"/>
    <w:rsid w:val="00E8246F"/>
    <w:rsid w:val="00E827A3"/>
    <w:rsid w:val="00E836BE"/>
    <w:rsid w:val="00E85B2B"/>
    <w:rsid w:val="00E85C7E"/>
    <w:rsid w:val="00E8702E"/>
    <w:rsid w:val="00E90639"/>
    <w:rsid w:val="00E92DE6"/>
    <w:rsid w:val="00E93FDB"/>
    <w:rsid w:val="00E97C21"/>
    <w:rsid w:val="00EA10B0"/>
    <w:rsid w:val="00EA19D8"/>
    <w:rsid w:val="00EA1FBA"/>
    <w:rsid w:val="00EB019F"/>
    <w:rsid w:val="00EB161A"/>
    <w:rsid w:val="00EB1B19"/>
    <w:rsid w:val="00EB2CC4"/>
    <w:rsid w:val="00EB2FB3"/>
    <w:rsid w:val="00EB3FAA"/>
    <w:rsid w:val="00EB420A"/>
    <w:rsid w:val="00EB4925"/>
    <w:rsid w:val="00EB4B10"/>
    <w:rsid w:val="00EB67DF"/>
    <w:rsid w:val="00EB6FCA"/>
    <w:rsid w:val="00EB6FFA"/>
    <w:rsid w:val="00EB70B6"/>
    <w:rsid w:val="00EC1BD8"/>
    <w:rsid w:val="00EC3AC0"/>
    <w:rsid w:val="00EC3AC9"/>
    <w:rsid w:val="00EC5361"/>
    <w:rsid w:val="00EC7002"/>
    <w:rsid w:val="00EC784C"/>
    <w:rsid w:val="00ED1249"/>
    <w:rsid w:val="00ED3C20"/>
    <w:rsid w:val="00ED3C68"/>
    <w:rsid w:val="00ED6189"/>
    <w:rsid w:val="00ED6CB5"/>
    <w:rsid w:val="00ED6F71"/>
    <w:rsid w:val="00EE0DAF"/>
    <w:rsid w:val="00EE1EED"/>
    <w:rsid w:val="00EE21AE"/>
    <w:rsid w:val="00EE304C"/>
    <w:rsid w:val="00EE5145"/>
    <w:rsid w:val="00EF1B3E"/>
    <w:rsid w:val="00EF2A38"/>
    <w:rsid w:val="00EF33F6"/>
    <w:rsid w:val="00EF382E"/>
    <w:rsid w:val="00EF3D22"/>
    <w:rsid w:val="00EF69EC"/>
    <w:rsid w:val="00EF78BF"/>
    <w:rsid w:val="00F00D88"/>
    <w:rsid w:val="00F0160C"/>
    <w:rsid w:val="00F01C16"/>
    <w:rsid w:val="00F01F4D"/>
    <w:rsid w:val="00F063FF"/>
    <w:rsid w:val="00F06A45"/>
    <w:rsid w:val="00F11740"/>
    <w:rsid w:val="00F13061"/>
    <w:rsid w:val="00F1338F"/>
    <w:rsid w:val="00F137BE"/>
    <w:rsid w:val="00F14008"/>
    <w:rsid w:val="00F14AB3"/>
    <w:rsid w:val="00F14D68"/>
    <w:rsid w:val="00F1613E"/>
    <w:rsid w:val="00F161CD"/>
    <w:rsid w:val="00F173F2"/>
    <w:rsid w:val="00F20C69"/>
    <w:rsid w:val="00F223C8"/>
    <w:rsid w:val="00F23BF3"/>
    <w:rsid w:val="00F24305"/>
    <w:rsid w:val="00F25997"/>
    <w:rsid w:val="00F27B87"/>
    <w:rsid w:val="00F30FD7"/>
    <w:rsid w:val="00F31A3A"/>
    <w:rsid w:val="00F3239F"/>
    <w:rsid w:val="00F34773"/>
    <w:rsid w:val="00F34CB0"/>
    <w:rsid w:val="00F34DBE"/>
    <w:rsid w:val="00F35C85"/>
    <w:rsid w:val="00F4015F"/>
    <w:rsid w:val="00F4088C"/>
    <w:rsid w:val="00F44C06"/>
    <w:rsid w:val="00F4512C"/>
    <w:rsid w:val="00F50679"/>
    <w:rsid w:val="00F513A7"/>
    <w:rsid w:val="00F528AF"/>
    <w:rsid w:val="00F53737"/>
    <w:rsid w:val="00F548B4"/>
    <w:rsid w:val="00F559A1"/>
    <w:rsid w:val="00F564CD"/>
    <w:rsid w:val="00F57694"/>
    <w:rsid w:val="00F60834"/>
    <w:rsid w:val="00F6210F"/>
    <w:rsid w:val="00F62F07"/>
    <w:rsid w:val="00F6502B"/>
    <w:rsid w:val="00F706D3"/>
    <w:rsid w:val="00F70A4E"/>
    <w:rsid w:val="00F71AD7"/>
    <w:rsid w:val="00F74623"/>
    <w:rsid w:val="00F75E7F"/>
    <w:rsid w:val="00F7700A"/>
    <w:rsid w:val="00F809FE"/>
    <w:rsid w:val="00F80F0E"/>
    <w:rsid w:val="00F81062"/>
    <w:rsid w:val="00F8570E"/>
    <w:rsid w:val="00F9079C"/>
    <w:rsid w:val="00F9292D"/>
    <w:rsid w:val="00F955FC"/>
    <w:rsid w:val="00F95C25"/>
    <w:rsid w:val="00F96105"/>
    <w:rsid w:val="00F96507"/>
    <w:rsid w:val="00FA54BF"/>
    <w:rsid w:val="00FA5C51"/>
    <w:rsid w:val="00FA5E99"/>
    <w:rsid w:val="00FA754E"/>
    <w:rsid w:val="00FA7C85"/>
    <w:rsid w:val="00FB0422"/>
    <w:rsid w:val="00FB0584"/>
    <w:rsid w:val="00FB0B08"/>
    <w:rsid w:val="00FB46AA"/>
    <w:rsid w:val="00FB73A8"/>
    <w:rsid w:val="00FC02BF"/>
    <w:rsid w:val="00FC13AC"/>
    <w:rsid w:val="00FC48E3"/>
    <w:rsid w:val="00FC555B"/>
    <w:rsid w:val="00FC5578"/>
    <w:rsid w:val="00FC5ADE"/>
    <w:rsid w:val="00FC69E0"/>
    <w:rsid w:val="00FC701D"/>
    <w:rsid w:val="00FC75D4"/>
    <w:rsid w:val="00FD0824"/>
    <w:rsid w:val="00FD0AB6"/>
    <w:rsid w:val="00FE032A"/>
    <w:rsid w:val="00FE058F"/>
    <w:rsid w:val="00FE1DBF"/>
    <w:rsid w:val="00FE229D"/>
    <w:rsid w:val="00FE4C73"/>
    <w:rsid w:val="00FE76D2"/>
    <w:rsid w:val="00FF2077"/>
    <w:rsid w:val="00FF3E01"/>
    <w:rsid w:val="00FF4782"/>
    <w:rsid w:val="01345DD1"/>
    <w:rsid w:val="01FE6ABC"/>
    <w:rsid w:val="02F079B0"/>
    <w:rsid w:val="03204452"/>
    <w:rsid w:val="032875BA"/>
    <w:rsid w:val="03AF786B"/>
    <w:rsid w:val="044D191B"/>
    <w:rsid w:val="04F55751"/>
    <w:rsid w:val="05511549"/>
    <w:rsid w:val="05C62F52"/>
    <w:rsid w:val="063362B9"/>
    <w:rsid w:val="06353E15"/>
    <w:rsid w:val="064E6737"/>
    <w:rsid w:val="06676252"/>
    <w:rsid w:val="06A7187A"/>
    <w:rsid w:val="06C50B4B"/>
    <w:rsid w:val="06E64E63"/>
    <w:rsid w:val="070F1EFA"/>
    <w:rsid w:val="072D4D2F"/>
    <w:rsid w:val="073562D9"/>
    <w:rsid w:val="0799344B"/>
    <w:rsid w:val="07C73C5F"/>
    <w:rsid w:val="07EA0493"/>
    <w:rsid w:val="07F4584C"/>
    <w:rsid w:val="082657EF"/>
    <w:rsid w:val="083A2E47"/>
    <w:rsid w:val="086D11A9"/>
    <w:rsid w:val="08CC67C9"/>
    <w:rsid w:val="08E34ABC"/>
    <w:rsid w:val="09B01C47"/>
    <w:rsid w:val="09CA5775"/>
    <w:rsid w:val="0AFB0504"/>
    <w:rsid w:val="0B6401BF"/>
    <w:rsid w:val="0B6E2CCD"/>
    <w:rsid w:val="0BB743C6"/>
    <w:rsid w:val="0C4C3EA9"/>
    <w:rsid w:val="0CC223BD"/>
    <w:rsid w:val="0CF85DDF"/>
    <w:rsid w:val="0D205508"/>
    <w:rsid w:val="0D5B61E4"/>
    <w:rsid w:val="0D6A67D3"/>
    <w:rsid w:val="0D975C45"/>
    <w:rsid w:val="0DC7755F"/>
    <w:rsid w:val="0DCE01B0"/>
    <w:rsid w:val="0E1546DB"/>
    <w:rsid w:val="0E4D3106"/>
    <w:rsid w:val="0E79744D"/>
    <w:rsid w:val="0F8B1E46"/>
    <w:rsid w:val="0FB6156B"/>
    <w:rsid w:val="0FE02217"/>
    <w:rsid w:val="103C13C6"/>
    <w:rsid w:val="10805C04"/>
    <w:rsid w:val="11454C85"/>
    <w:rsid w:val="117153F0"/>
    <w:rsid w:val="11C32288"/>
    <w:rsid w:val="124E38D3"/>
    <w:rsid w:val="126A43E5"/>
    <w:rsid w:val="129F7B9C"/>
    <w:rsid w:val="12AC76E3"/>
    <w:rsid w:val="13371381"/>
    <w:rsid w:val="13471F40"/>
    <w:rsid w:val="134E4D39"/>
    <w:rsid w:val="14386639"/>
    <w:rsid w:val="14667AD2"/>
    <w:rsid w:val="14861FBB"/>
    <w:rsid w:val="14B0163B"/>
    <w:rsid w:val="14E248D3"/>
    <w:rsid w:val="15244AFF"/>
    <w:rsid w:val="15632263"/>
    <w:rsid w:val="157F52EF"/>
    <w:rsid w:val="163836F0"/>
    <w:rsid w:val="167B6615"/>
    <w:rsid w:val="16C04B00"/>
    <w:rsid w:val="171700C0"/>
    <w:rsid w:val="177729B9"/>
    <w:rsid w:val="18546479"/>
    <w:rsid w:val="18956BD8"/>
    <w:rsid w:val="18CE3E98"/>
    <w:rsid w:val="18F25DD8"/>
    <w:rsid w:val="191A16BA"/>
    <w:rsid w:val="194B07EB"/>
    <w:rsid w:val="19A838A8"/>
    <w:rsid w:val="1A294502"/>
    <w:rsid w:val="1A805249"/>
    <w:rsid w:val="1A8A05A4"/>
    <w:rsid w:val="1A9234A5"/>
    <w:rsid w:val="1B334486"/>
    <w:rsid w:val="1C0F271D"/>
    <w:rsid w:val="1D333958"/>
    <w:rsid w:val="1D6152DA"/>
    <w:rsid w:val="1DD82FFB"/>
    <w:rsid w:val="1DDA6E3B"/>
    <w:rsid w:val="1E8B1E2C"/>
    <w:rsid w:val="1F574BE7"/>
    <w:rsid w:val="2011123A"/>
    <w:rsid w:val="20371892"/>
    <w:rsid w:val="203942EC"/>
    <w:rsid w:val="20702F46"/>
    <w:rsid w:val="211368E4"/>
    <w:rsid w:val="215D178B"/>
    <w:rsid w:val="215F0650"/>
    <w:rsid w:val="21C65A76"/>
    <w:rsid w:val="225D293E"/>
    <w:rsid w:val="22947F00"/>
    <w:rsid w:val="235A6A54"/>
    <w:rsid w:val="237F4693"/>
    <w:rsid w:val="243F7403"/>
    <w:rsid w:val="24AC1531"/>
    <w:rsid w:val="24CD3273"/>
    <w:rsid w:val="24E85ABC"/>
    <w:rsid w:val="25200424"/>
    <w:rsid w:val="2574136B"/>
    <w:rsid w:val="2671641F"/>
    <w:rsid w:val="268A7862"/>
    <w:rsid w:val="27241BA2"/>
    <w:rsid w:val="273861E8"/>
    <w:rsid w:val="279369D8"/>
    <w:rsid w:val="27A04C51"/>
    <w:rsid w:val="27AC5B02"/>
    <w:rsid w:val="27CA5756"/>
    <w:rsid w:val="284E7F2E"/>
    <w:rsid w:val="28C04AAD"/>
    <w:rsid w:val="28EA2628"/>
    <w:rsid w:val="28FE60D3"/>
    <w:rsid w:val="29111C70"/>
    <w:rsid w:val="293A2774"/>
    <w:rsid w:val="29963C8D"/>
    <w:rsid w:val="29F64FFC"/>
    <w:rsid w:val="2A1A36E2"/>
    <w:rsid w:val="2B591CE7"/>
    <w:rsid w:val="2BA52129"/>
    <w:rsid w:val="2BB533C1"/>
    <w:rsid w:val="2CB00693"/>
    <w:rsid w:val="2D0068BE"/>
    <w:rsid w:val="2D224D02"/>
    <w:rsid w:val="2D4E69FD"/>
    <w:rsid w:val="2DBB39A9"/>
    <w:rsid w:val="2E2D1B7C"/>
    <w:rsid w:val="2E4625C0"/>
    <w:rsid w:val="2E666F6E"/>
    <w:rsid w:val="2E7450AF"/>
    <w:rsid w:val="2EAE4CD0"/>
    <w:rsid w:val="2F5E3531"/>
    <w:rsid w:val="2FCD1AFC"/>
    <w:rsid w:val="2FF03DC5"/>
    <w:rsid w:val="311C22A0"/>
    <w:rsid w:val="315E0057"/>
    <w:rsid w:val="31C563C7"/>
    <w:rsid w:val="32117F60"/>
    <w:rsid w:val="32333292"/>
    <w:rsid w:val="32A11364"/>
    <w:rsid w:val="33C6599E"/>
    <w:rsid w:val="33E80BB7"/>
    <w:rsid w:val="34182BE7"/>
    <w:rsid w:val="34233F5B"/>
    <w:rsid w:val="34514447"/>
    <w:rsid w:val="347D6A46"/>
    <w:rsid w:val="34E56399"/>
    <w:rsid w:val="35BC70FA"/>
    <w:rsid w:val="36942494"/>
    <w:rsid w:val="37030F15"/>
    <w:rsid w:val="371F5B92"/>
    <w:rsid w:val="37421881"/>
    <w:rsid w:val="37DF32B8"/>
    <w:rsid w:val="38CA1BEA"/>
    <w:rsid w:val="38D76199"/>
    <w:rsid w:val="39691347"/>
    <w:rsid w:val="39697599"/>
    <w:rsid w:val="3ADB0022"/>
    <w:rsid w:val="3AFE1F54"/>
    <w:rsid w:val="3B344F58"/>
    <w:rsid w:val="3B4648CF"/>
    <w:rsid w:val="3B875338"/>
    <w:rsid w:val="3C391B76"/>
    <w:rsid w:val="3C4543D3"/>
    <w:rsid w:val="3C6D2727"/>
    <w:rsid w:val="3D416EE3"/>
    <w:rsid w:val="3D4445A5"/>
    <w:rsid w:val="3DC76F84"/>
    <w:rsid w:val="3DD33992"/>
    <w:rsid w:val="3EB94B1E"/>
    <w:rsid w:val="3F4B1A99"/>
    <w:rsid w:val="410B3DC5"/>
    <w:rsid w:val="418C651A"/>
    <w:rsid w:val="41EB07D4"/>
    <w:rsid w:val="42260A6F"/>
    <w:rsid w:val="42731488"/>
    <w:rsid w:val="42F0076D"/>
    <w:rsid w:val="43A966EF"/>
    <w:rsid w:val="44054428"/>
    <w:rsid w:val="452644FF"/>
    <w:rsid w:val="459E4C2C"/>
    <w:rsid w:val="469211D3"/>
    <w:rsid w:val="46D30692"/>
    <w:rsid w:val="47F6649C"/>
    <w:rsid w:val="48EB3950"/>
    <w:rsid w:val="494D0152"/>
    <w:rsid w:val="4977360C"/>
    <w:rsid w:val="49796A18"/>
    <w:rsid w:val="499046CE"/>
    <w:rsid w:val="49B33379"/>
    <w:rsid w:val="4A5B700A"/>
    <w:rsid w:val="4A7B1ABE"/>
    <w:rsid w:val="4A8B09C9"/>
    <w:rsid w:val="4AE87EF3"/>
    <w:rsid w:val="4B2D570C"/>
    <w:rsid w:val="4B4C7EC3"/>
    <w:rsid w:val="4B8F7407"/>
    <w:rsid w:val="4BBD33CE"/>
    <w:rsid w:val="4BC24EA7"/>
    <w:rsid w:val="4C732A9F"/>
    <w:rsid w:val="4D55643B"/>
    <w:rsid w:val="4DFA2A5E"/>
    <w:rsid w:val="4E154F92"/>
    <w:rsid w:val="4E79234E"/>
    <w:rsid w:val="4EB95335"/>
    <w:rsid w:val="4EDE412D"/>
    <w:rsid w:val="4F2C729B"/>
    <w:rsid w:val="4FEF1598"/>
    <w:rsid w:val="505A58C4"/>
    <w:rsid w:val="513149E8"/>
    <w:rsid w:val="5137314B"/>
    <w:rsid w:val="514B5913"/>
    <w:rsid w:val="518C687F"/>
    <w:rsid w:val="51DC158C"/>
    <w:rsid w:val="526A7F37"/>
    <w:rsid w:val="5307668B"/>
    <w:rsid w:val="535D790B"/>
    <w:rsid w:val="538A39C4"/>
    <w:rsid w:val="53AB4A90"/>
    <w:rsid w:val="53C31BAF"/>
    <w:rsid w:val="53C47D96"/>
    <w:rsid w:val="5415227F"/>
    <w:rsid w:val="542F0EAC"/>
    <w:rsid w:val="5452714F"/>
    <w:rsid w:val="54632318"/>
    <w:rsid w:val="54C12E2B"/>
    <w:rsid w:val="55050666"/>
    <w:rsid w:val="551B5793"/>
    <w:rsid w:val="568775D5"/>
    <w:rsid w:val="56BB705A"/>
    <w:rsid w:val="5720680B"/>
    <w:rsid w:val="57266914"/>
    <w:rsid w:val="578F4AB4"/>
    <w:rsid w:val="57C661DD"/>
    <w:rsid w:val="57DB18EE"/>
    <w:rsid w:val="57DDC226"/>
    <w:rsid w:val="583145A7"/>
    <w:rsid w:val="586E63AF"/>
    <w:rsid w:val="58797931"/>
    <w:rsid w:val="58B96B20"/>
    <w:rsid w:val="59523416"/>
    <w:rsid w:val="596801B5"/>
    <w:rsid w:val="59696609"/>
    <w:rsid w:val="5A132EDD"/>
    <w:rsid w:val="5ACE2074"/>
    <w:rsid w:val="5B13347C"/>
    <w:rsid w:val="5BF64864"/>
    <w:rsid w:val="5C090A3C"/>
    <w:rsid w:val="5C2018E1"/>
    <w:rsid w:val="5CD056FF"/>
    <w:rsid w:val="5D2B40FA"/>
    <w:rsid w:val="5DDA298A"/>
    <w:rsid w:val="5DDE1096"/>
    <w:rsid w:val="5E030DBE"/>
    <w:rsid w:val="5E06796E"/>
    <w:rsid w:val="5EAD01E8"/>
    <w:rsid w:val="5EE40B9B"/>
    <w:rsid w:val="5F5B55CB"/>
    <w:rsid w:val="5F9D006D"/>
    <w:rsid w:val="5FD501C7"/>
    <w:rsid w:val="60746A4B"/>
    <w:rsid w:val="60870181"/>
    <w:rsid w:val="60B54A80"/>
    <w:rsid w:val="60F162FE"/>
    <w:rsid w:val="618F754D"/>
    <w:rsid w:val="61923DB9"/>
    <w:rsid w:val="61B86F98"/>
    <w:rsid w:val="61EB34E0"/>
    <w:rsid w:val="61F017BB"/>
    <w:rsid w:val="62397900"/>
    <w:rsid w:val="6243681B"/>
    <w:rsid w:val="6341061D"/>
    <w:rsid w:val="63521BE4"/>
    <w:rsid w:val="63674A4C"/>
    <w:rsid w:val="63B53257"/>
    <w:rsid w:val="63B80D3A"/>
    <w:rsid w:val="63D970DD"/>
    <w:rsid w:val="64AA6B34"/>
    <w:rsid w:val="64EC77E0"/>
    <w:rsid w:val="65075D34"/>
    <w:rsid w:val="669E696B"/>
    <w:rsid w:val="66C20165"/>
    <w:rsid w:val="66CC3515"/>
    <w:rsid w:val="67390D68"/>
    <w:rsid w:val="67B855A7"/>
    <w:rsid w:val="685375B3"/>
    <w:rsid w:val="69C83AB3"/>
    <w:rsid w:val="6A5C267E"/>
    <w:rsid w:val="6AC2154E"/>
    <w:rsid w:val="6AF44665"/>
    <w:rsid w:val="6BBC5FCE"/>
    <w:rsid w:val="6BCE135A"/>
    <w:rsid w:val="6BF90324"/>
    <w:rsid w:val="6BFA5AB3"/>
    <w:rsid w:val="6D3276C6"/>
    <w:rsid w:val="6D4A7368"/>
    <w:rsid w:val="6DA20B3C"/>
    <w:rsid w:val="6E4E00B8"/>
    <w:rsid w:val="6EB72C65"/>
    <w:rsid w:val="6EDD48F2"/>
    <w:rsid w:val="6F141779"/>
    <w:rsid w:val="6FD07D18"/>
    <w:rsid w:val="70407993"/>
    <w:rsid w:val="70A0782D"/>
    <w:rsid w:val="70EC2B6D"/>
    <w:rsid w:val="70ED7DB8"/>
    <w:rsid w:val="713E5355"/>
    <w:rsid w:val="718801FD"/>
    <w:rsid w:val="71DA5FB1"/>
    <w:rsid w:val="71EC1948"/>
    <w:rsid w:val="72792EC6"/>
    <w:rsid w:val="72974336"/>
    <w:rsid w:val="72F36FA5"/>
    <w:rsid w:val="72F75F6B"/>
    <w:rsid w:val="72FA4732"/>
    <w:rsid w:val="733C6B59"/>
    <w:rsid w:val="73462673"/>
    <w:rsid w:val="73467EA2"/>
    <w:rsid w:val="73655FDF"/>
    <w:rsid w:val="7408106C"/>
    <w:rsid w:val="74464C92"/>
    <w:rsid w:val="748928BF"/>
    <w:rsid w:val="74911176"/>
    <w:rsid w:val="749E5232"/>
    <w:rsid w:val="74BA308E"/>
    <w:rsid w:val="74C31A16"/>
    <w:rsid w:val="751B4F9A"/>
    <w:rsid w:val="752725BA"/>
    <w:rsid w:val="758B0658"/>
    <w:rsid w:val="768B0D8B"/>
    <w:rsid w:val="772B6B6A"/>
    <w:rsid w:val="77A00D97"/>
    <w:rsid w:val="77AE20FB"/>
    <w:rsid w:val="780D11F6"/>
    <w:rsid w:val="78EE569A"/>
    <w:rsid w:val="791A5BDE"/>
    <w:rsid w:val="79C92E6F"/>
    <w:rsid w:val="7B295C5A"/>
    <w:rsid w:val="7B8726D4"/>
    <w:rsid w:val="7C405469"/>
    <w:rsid w:val="7C920F0A"/>
    <w:rsid w:val="7CB252DA"/>
    <w:rsid w:val="7D012C11"/>
    <w:rsid w:val="7D18546B"/>
    <w:rsid w:val="7D3B5A42"/>
    <w:rsid w:val="7D4128A2"/>
    <w:rsid w:val="7D5D23BD"/>
    <w:rsid w:val="7D723B27"/>
    <w:rsid w:val="7E334BFF"/>
    <w:rsid w:val="7E6253AE"/>
    <w:rsid w:val="7EEB5AAD"/>
    <w:rsid w:val="7EF742CC"/>
    <w:rsid w:val="7F7401BB"/>
    <w:rsid w:val="7FD38CF9"/>
    <w:rsid w:val="7FF91981"/>
    <w:rsid w:val="FBB6016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ocked="1"/>
    <w:lsdException w:qFormat="1" w:unhideWhenUsed="0" w:uiPriority="0" w:semiHidden="0" w:name="heading 3" w:locked="1"/>
    <w:lsdException w:qFormat="1" w:uiPriority="0" w:name="heading 4" w:locked="1"/>
    <w:lsdException w:qFormat="1" w:unhideWhenUsed="0" w:uiPriority="0" w:semiHidden="0" w:name="heading 5" w:locked="1"/>
    <w:lsdException w:qFormat="1" w:unhideWhenUsed="0" w:uiPriority="0" w:semiHidden="0" w:name="heading 6"/>
    <w:lsdException w:qFormat="1" w:uiPriority="0" w:name="heading 7" w:locked="1"/>
    <w:lsdException w:qFormat="1" w:uiPriority="0" w:name="heading 8" w:locked="1"/>
    <w:lsdException w:qFormat="1" w:uiPriority="0" w:name="heading 9" w:locked="1"/>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ocked="1"/>
    <w:lsdException w:qFormat="1" w:uiPriority="39" w:semiHidden="0" w:name="toc 5" w:locked="1"/>
    <w:lsdException w:qFormat="1" w:uiPriority="39" w:semiHidden="0" w:name="toc 6" w:locked="1"/>
    <w:lsdException w:qFormat="1" w:uiPriority="39" w:semiHidden="0" w:name="toc 7" w:locked="1"/>
    <w:lsdException w:qFormat="1" w:uiPriority="39" w:semiHidden="0" w:name="toc 8" w:locked="1"/>
    <w:lsdException w:qFormat="1" w:uiPriority="39" w:semiHidden="0" w:name="toc 9" w:locked="1"/>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ocked="1"/>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ocked="1"/>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ocked="1"/>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ocked="1"/>
    <w:lsdException w:qFormat="1" w:unhideWhenUsed="0" w:uiPriority="0" w:semiHidden="0" w:name="Emphasis" w:locked="1"/>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39"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Wingdings" w:hAnsi="Wingdings" w:eastAsia="Wingdings" w:cs="Wingdings"/>
      <w:sz w:val="24"/>
      <w:szCs w:val="24"/>
      <w:lang w:val="en-US" w:eastAsia="zh-CN" w:bidi="ar-SA"/>
    </w:rPr>
  </w:style>
  <w:style w:type="paragraph" w:styleId="2">
    <w:name w:val="heading 1"/>
    <w:basedOn w:val="1"/>
    <w:next w:val="1"/>
    <w:link w:val="36"/>
    <w:qFormat/>
    <w:uiPriority w:val="0"/>
    <w:pPr>
      <w:keepNext/>
      <w:keepLines/>
      <w:widowControl w:val="0"/>
      <w:spacing w:before="340" w:after="330" w:line="578" w:lineRule="auto"/>
      <w:jc w:val="both"/>
      <w:outlineLvl w:val="0"/>
    </w:pPr>
    <w:rPr>
      <w:rFonts w:ascii="Calibri" w:hAnsi="Calibri" w:cs="@等线"/>
      <w:b/>
      <w:bCs/>
      <w:kern w:val="44"/>
      <w:sz w:val="44"/>
      <w:szCs w:val="44"/>
    </w:rPr>
  </w:style>
  <w:style w:type="paragraph" w:styleId="3">
    <w:name w:val="heading 2"/>
    <w:basedOn w:val="1"/>
    <w:next w:val="1"/>
    <w:link w:val="37"/>
    <w:qFormat/>
    <w:locked/>
    <w:uiPriority w:val="0"/>
    <w:pPr>
      <w:keepNext/>
      <w:keepLines/>
      <w:spacing w:before="260" w:after="260" w:line="416" w:lineRule="auto"/>
      <w:outlineLvl w:val="1"/>
    </w:pPr>
    <w:rPr>
      <w:rFonts w:ascii="等线 Light" w:hAnsi="等线 Light" w:eastAsia="等线 Light" w:cs="@等线"/>
      <w:b/>
      <w:bCs/>
      <w:sz w:val="32"/>
      <w:szCs w:val="32"/>
    </w:rPr>
  </w:style>
  <w:style w:type="paragraph" w:styleId="4">
    <w:name w:val="heading 3"/>
    <w:basedOn w:val="1"/>
    <w:next w:val="1"/>
    <w:link w:val="38"/>
    <w:qFormat/>
    <w:locked/>
    <w:uiPriority w:val="0"/>
    <w:pPr>
      <w:keepNext/>
      <w:keepLines/>
      <w:spacing w:before="260" w:after="260" w:line="416" w:lineRule="auto"/>
      <w:outlineLvl w:val="2"/>
    </w:pPr>
    <w:rPr>
      <w:b/>
      <w:bCs/>
      <w:sz w:val="32"/>
      <w:szCs w:val="32"/>
    </w:rPr>
  </w:style>
  <w:style w:type="paragraph" w:styleId="5">
    <w:name w:val="heading 5"/>
    <w:basedOn w:val="1"/>
    <w:next w:val="1"/>
    <w:link w:val="39"/>
    <w:qFormat/>
    <w:locked/>
    <w:uiPriority w:val="0"/>
    <w:pPr>
      <w:keepNext/>
      <w:keepLines/>
      <w:spacing w:before="280" w:after="290" w:line="376" w:lineRule="auto"/>
      <w:outlineLvl w:val="4"/>
    </w:pPr>
    <w:rPr>
      <w:b/>
      <w:bCs/>
      <w:sz w:val="28"/>
      <w:szCs w:val="28"/>
    </w:rPr>
  </w:style>
  <w:style w:type="paragraph" w:styleId="6">
    <w:name w:val="heading 6"/>
    <w:basedOn w:val="1"/>
    <w:next w:val="1"/>
    <w:link w:val="40"/>
    <w:qFormat/>
    <w:uiPriority w:val="0"/>
    <w:pPr>
      <w:keepNext/>
      <w:keepLines/>
      <w:widowControl w:val="0"/>
      <w:spacing w:before="240" w:after="64" w:line="320" w:lineRule="auto"/>
      <w:jc w:val="both"/>
      <w:outlineLvl w:val="5"/>
    </w:pPr>
    <w:rPr>
      <w:rFonts w:ascii="Cambria" w:hAnsi="Cambria" w:cs="@等线"/>
      <w:b/>
      <w:bCs/>
    </w:rPr>
  </w:style>
  <w:style w:type="character" w:default="1" w:styleId="31">
    <w:name w:val="Default Paragraph Font"/>
    <w:semiHidden/>
    <w:qFormat/>
    <w:uiPriority w:val="0"/>
  </w:style>
  <w:style w:type="table" w:default="1" w:styleId="27">
    <w:name w:val="Normal Table"/>
    <w:semiHidden/>
    <w:qFormat/>
    <w:uiPriority w:val="0"/>
    <w:tblPr>
      <w:tblCellMar>
        <w:top w:w="0" w:type="dxa"/>
        <w:left w:w="108" w:type="dxa"/>
        <w:bottom w:w="0" w:type="dxa"/>
        <w:right w:w="108" w:type="dxa"/>
      </w:tblCellMar>
    </w:tblPr>
  </w:style>
  <w:style w:type="paragraph" w:styleId="7">
    <w:name w:val="toc 7"/>
    <w:basedOn w:val="1"/>
    <w:next w:val="1"/>
    <w:unhideWhenUsed/>
    <w:qFormat/>
    <w:locked/>
    <w:uiPriority w:val="39"/>
    <w:pPr>
      <w:widowControl w:val="0"/>
      <w:ind w:left="2520" w:leftChars="1200"/>
      <w:jc w:val="both"/>
    </w:pPr>
    <w:rPr>
      <w:rFonts w:ascii="Cambria Math" w:hAnsi="Cambria Math" w:eastAsia="Cambria Math" w:cs="@等线"/>
      <w:kern w:val="2"/>
      <w:sz w:val="21"/>
      <w:szCs w:val="22"/>
    </w:rPr>
  </w:style>
  <w:style w:type="paragraph" w:styleId="8">
    <w:name w:val="caption"/>
    <w:basedOn w:val="1"/>
    <w:next w:val="1"/>
    <w:qFormat/>
    <w:locked/>
    <w:uiPriority w:val="0"/>
    <w:rPr>
      <w:b/>
      <w:bCs/>
      <w:sz w:val="20"/>
      <w:szCs w:val="20"/>
    </w:rPr>
  </w:style>
  <w:style w:type="paragraph" w:styleId="9">
    <w:name w:val="annotation text"/>
    <w:basedOn w:val="1"/>
    <w:link w:val="41"/>
    <w:semiHidden/>
    <w:qFormat/>
    <w:uiPriority w:val="0"/>
    <w:pPr>
      <w:widowControl w:val="0"/>
      <w:spacing w:line="360" w:lineRule="auto"/>
    </w:pPr>
    <w:rPr>
      <w:rFonts w:ascii="Calibri" w:hAnsi="Calibri" w:cs="@等线"/>
      <w:kern w:val="2"/>
      <w:szCs w:val="22"/>
    </w:rPr>
  </w:style>
  <w:style w:type="paragraph" w:styleId="10">
    <w:name w:val="Body Text"/>
    <w:basedOn w:val="1"/>
    <w:qFormat/>
    <w:uiPriority w:val="0"/>
    <w:rPr>
      <w:rFonts w:ascii="Arial" w:hAnsi="Arial" w:eastAsia="Arial" w:cs="Arial"/>
      <w:sz w:val="21"/>
      <w:szCs w:val="21"/>
      <w:lang w:val="en-US" w:eastAsia="en-US" w:bidi="ar-SA"/>
    </w:rPr>
  </w:style>
  <w:style w:type="paragraph" w:styleId="11">
    <w:name w:val="Body Text Indent"/>
    <w:basedOn w:val="1"/>
    <w:link w:val="42"/>
    <w:qFormat/>
    <w:uiPriority w:val="0"/>
    <w:pPr>
      <w:spacing w:after="120"/>
      <w:ind w:left="420" w:leftChars="200"/>
    </w:pPr>
  </w:style>
  <w:style w:type="paragraph" w:styleId="12">
    <w:name w:val="toc 5"/>
    <w:basedOn w:val="1"/>
    <w:next w:val="1"/>
    <w:unhideWhenUsed/>
    <w:qFormat/>
    <w:locked/>
    <w:uiPriority w:val="39"/>
    <w:pPr>
      <w:widowControl w:val="0"/>
      <w:ind w:left="1680" w:leftChars="800"/>
      <w:jc w:val="both"/>
    </w:pPr>
    <w:rPr>
      <w:rFonts w:ascii="Cambria Math" w:hAnsi="Cambria Math" w:eastAsia="Cambria Math" w:cs="@等线"/>
      <w:kern w:val="2"/>
      <w:sz w:val="21"/>
      <w:szCs w:val="22"/>
    </w:rPr>
  </w:style>
  <w:style w:type="paragraph" w:styleId="13">
    <w:name w:val="toc 3"/>
    <w:basedOn w:val="1"/>
    <w:next w:val="1"/>
    <w:qFormat/>
    <w:uiPriority w:val="39"/>
    <w:pPr>
      <w:widowControl w:val="0"/>
      <w:spacing w:line="360" w:lineRule="auto"/>
      <w:ind w:left="840" w:leftChars="400"/>
      <w:jc w:val="both"/>
    </w:pPr>
    <w:rPr>
      <w:rFonts w:ascii="Calibri" w:hAnsi="Calibri" w:cs="@等线"/>
      <w:kern w:val="2"/>
      <w:szCs w:val="22"/>
    </w:rPr>
  </w:style>
  <w:style w:type="paragraph" w:styleId="14">
    <w:name w:val="toc 8"/>
    <w:basedOn w:val="1"/>
    <w:next w:val="1"/>
    <w:unhideWhenUsed/>
    <w:qFormat/>
    <w:locked/>
    <w:uiPriority w:val="39"/>
    <w:pPr>
      <w:widowControl w:val="0"/>
      <w:ind w:left="2940" w:leftChars="1400"/>
      <w:jc w:val="both"/>
    </w:pPr>
    <w:rPr>
      <w:rFonts w:ascii="Cambria Math" w:hAnsi="Cambria Math" w:eastAsia="Cambria Math" w:cs="@等线"/>
      <w:kern w:val="2"/>
      <w:sz w:val="21"/>
      <w:szCs w:val="22"/>
    </w:rPr>
  </w:style>
  <w:style w:type="paragraph" w:styleId="15">
    <w:name w:val="Balloon Text"/>
    <w:basedOn w:val="1"/>
    <w:link w:val="43"/>
    <w:semiHidden/>
    <w:qFormat/>
    <w:uiPriority w:val="0"/>
    <w:pPr>
      <w:widowControl w:val="0"/>
      <w:jc w:val="both"/>
    </w:pPr>
    <w:rPr>
      <w:rFonts w:ascii="Calibri" w:hAnsi="Calibri" w:cs="@等线"/>
      <w:kern w:val="2"/>
      <w:sz w:val="18"/>
      <w:szCs w:val="18"/>
    </w:rPr>
  </w:style>
  <w:style w:type="paragraph" w:styleId="16">
    <w:name w:val="footer"/>
    <w:basedOn w:val="1"/>
    <w:link w:val="44"/>
    <w:qFormat/>
    <w:uiPriority w:val="99"/>
    <w:pPr>
      <w:widowControl w:val="0"/>
      <w:tabs>
        <w:tab w:val="center" w:pos="4153"/>
        <w:tab w:val="right" w:pos="8306"/>
      </w:tabs>
      <w:snapToGrid w:val="0"/>
      <w:spacing w:line="360" w:lineRule="auto"/>
    </w:pPr>
    <w:rPr>
      <w:rFonts w:ascii="Calibri" w:hAnsi="Calibri" w:cs="@等线"/>
      <w:kern w:val="2"/>
      <w:sz w:val="18"/>
      <w:szCs w:val="18"/>
    </w:rPr>
  </w:style>
  <w:style w:type="paragraph" w:styleId="17">
    <w:name w:val="header"/>
    <w:basedOn w:val="1"/>
    <w:link w:val="45"/>
    <w:qFormat/>
    <w:uiPriority w:val="0"/>
    <w:pPr>
      <w:widowControl w:val="0"/>
      <w:pBdr>
        <w:bottom w:val="single" w:color="auto" w:sz="6" w:space="1"/>
      </w:pBdr>
      <w:tabs>
        <w:tab w:val="center" w:pos="4153"/>
        <w:tab w:val="right" w:pos="8306"/>
      </w:tabs>
      <w:snapToGrid w:val="0"/>
      <w:spacing w:line="360" w:lineRule="auto"/>
      <w:jc w:val="center"/>
    </w:pPr>
    <w:rPr>
      <w:rFonts w:ascii="Calibri" w:hAnsi="Calibri" w:cs="@等线"/>
      <w:kern w:val="2"/>
      <w:sz w:val="18"/>
      <w:szCs w:val="18"/>
    </w:rPr>
  </w:style>
  <w:style w:type="paragraph" w:styleId="18">
    <w:name w:val="toc 1"/>
    <w:basedOn w:val="1"/>
    <w:next w:val="1"/>
    <w:qFormat/>
    <w:uiPriority w:val="39"/>
    <w:pPr>
      <w:widowControl w:val="0"/>
      <w:spacing w:line="360" w:lineRule="auto"/>
      <w:jc w:val="both"/>
    </w:pPr>
    <w:rPr>
      <w:rFonts w:ascii="Calibri" w:hAnsi="Calibri" w:cs="@等线"/>
      <w:kern w:val="2"/>
      <w:szCs w:val="22"/>
    </w:rPr>
  </w:style>
  <w:style w:type="paragraph" w:styleId="19">
    <w:name w:val="toc 4"/>
    <w:basedOn w:val="1"/>
    <w:next w:val="1"/>
    <w:unhideWhenUsed/>
    <w:qFormat/>
    <w:locked/>
    <w:uiPriority w:val="39"/>
    <w:pPr>
      <w:widowControl w:val="0"/>
      <w:ind w:left="1260" w:leftChars="600"/>
      <w:jc w:val="both"/>
    </w:pPr>
    <w:rPr>
      <w:rFonts w:ascii="Cambria Math" w:hAnsi="Cambria Math" w:eastAsia="Cambria Math" w:cs="@等线"/>
      <w:kern w:val="2"/>
      <w:sz w:val="21"/>
      <w:szCs w:val="22"/>
    </w:rPr>
  </w:style>
  <w:style w:type="paragraph" w:styleId="20">
    <w:name w:val="toc 6"/>
    <w:basedOn w:val="1"/>
    <w:next w:val="1"/>
    <w:unhideWhenUsed/>
    <w:qFormat/>
    <w:locked/>
    <w:uiPriority w:val="39"/>
    <w:pPr>
      <w:widowControl w:val="0"/>
      <w:ind w:left="2100" w:leftChars="1000"/>
      <w:jc w:val="both"/>
    </w:pPr>
    <w:rPr>
      <w:rFonts w:ascii="Cambria Math" w:hAnsi="Cambria Math" w:eastAsia="Cambria Math" w:cs="@等线"/>
      <w:kern w:val="2"/>
      <w:sz w:val="21"/>
      <w:szCs w:val="22"/>
    </w:rPr>
  </w:style>
  <w:style w:type="paragraph" w:styleId="21">
    <w:name w:val="table of figures"/>
    <w:basedOn w:val="1"/>
    <w:next w:val="1"/>
    <w:unhideWhenUsed/>
    <w:qFormat/>
    <w:uiPriority w:val="99"/>
    <w:pPr>
      <w:widowControl w:val="0"/>
      <w:spacing w:before="100" w:beforeAutospacing="1" w:after="100" w:afterAutospacing="1"/>
      <w:ind w:left="200" w:leftChars="200" w:hanging="200" w:hangingChars="200"/>
      <w:jc w:val="both"/>
    </w:pPr>
    <w:rPr>
      <w:rFonts w:ascii="Calibri" w:hAnsi="Calibri" w:eastAsia="等线" w:cs="Times New Roman"/>
      <w:kern w:val="2"/>
      <w:sz w:val="21"/>
      <w:szCs w:val="21"/>
    </w:rPr>
  </w:style>
  <w:style w:type="paragraph" w:styleId="22">
    <w:name w:val="toc 2"/>
    <w:basedOn w:val="1"/>
    <w:next w:val="1"/>
    <w:qFormat/>
    <w:uiPriority w:val="39"/>
    <w:pPr>
      <w:widowControl w:val="0"/>
      <w:spacing w:line="360" w:lineRule="auto"/>
      <w:ind w:left="420" w:leftChars="200"/>
      <w:jc w:val="both"/>
    </w:pPr>
    <w:rPr>
      <w:rFonts w:ascii="Calibri" w:hAnsi="Calibri" w:cs="@等线"/>
      <w:kern w:val="2"/>
      <w:szCs w:val="22"/>
    </w:rPr>
  </w:style>
  <w:style w:type="paragraph" w:styleId="23">
    <w:name w:val="toc 9"/>
    <w:basedOn w:val="1"/>
    <w:next w:val="1"/>
    <w:unhideWhenUsed/>
    <w:qFormat/>
    <w:locked/>
    <w:uiPriority w:val="39"/>
    <w:pPr>
      <w:widowControl w:val="0"/>
      <w:ind w:left="3360" w:leftChars="1600"/>
      <w:jc w:val="both"/>
    </w:pPr>
    <w:rPr>
      <w:rFonts w:ascii="Cambria Math" w:hAnsi="Cambria Math" w:eastAsia="Cambria Math" w:cs="@等线"/>
      <w:kern w:val="2"/>
      <w:sz w:val="21"/>
      <w:szCs w:val="22"/>
    </w:rPr>
  </w:style>
  <w:style w:type="paragraph" w:styleId="24">
    <w:name w:val="Normal (Web)"/>
    <w:basedOn w:val="1"/>
    <w:link w:val="46"/>
    <w:qFormat/>
    <w:uiPriority w:val="99"/>
    <w:pPr>
      <w:spacing w:before="100" w:beforeAutospacing="1" w:after="100" w:afterAutospacing="1"/>
    </w:pPr>
    <w:rPr>
      <w:rFonts w:cs="@等线"/>
    </w:rPr>
  </w:style>
  <w:style w:type="paragraph" w:styleId="25">
    <w:name w:val="annotation subject"/>
    <w:basedOn w:val="9"/>
    <w:next w:val="9"/>
    <w:link w:val="47"/>
    <w:semiHidden/>
    <w:qFormat/>
    <w:uiPriority w:val="0"/>
    <w:rPr>
      <w:b/>
      <w:bCs/>
    </w:rPr>
  </w:style>
  <w:style w:type="paragraph" w:styleId="26">
    <w:name w:val="Body Text First Indent 2"/>
    <w:basedOn w:val="11"/>
    <w:link w:val="48"/>
    <w:unhideWhenUsed/>
    <w:qFormat/>
    <w:uiPriority w:val="99"/>
    <w:pPr>
      <w:widowControl w:val="0"/>
      <w:ind w:firstLine="420" w:firstLineChars="200"/>
      <w:jc w:val="both"/>
    </w:pPr>
    <w:rPr>
      <w:rFonts w:ascii="Times New Roman" w:hAnsi="Times New Roman" w:eastAsia="宋体" w:cs="Times New Roman"/>
      <w:kern w:val="2"/>
      <w:sz w:val="21"/>
    </w:rPr>
  </w:style>
  <w:style w:type="table" w:styleId="28">
    <w:name w:val="Table Grid"/>
    <w:basedOn w:val="27"/>
    <w:qFormat/>
    <w:uiPriority w:val="39"/>
    <w:rPr>
      <w:lang w:val="en-US" w:eastAsia="zh-CN"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9">
    <w:name w:val="Table Theme"/>
    <w:basedOn w:val="2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0">
    <w:name w:val="Table Elegant"/>
    <w:basedOn w:val="27"/>
    <w:qFormat/>
    <w:uiPriority w:val="0"/>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32">
    <w:name w:val="Strong"/>
    <w:basedOn w:val="31"/>
    <w:qFormat/>
    <w:locked/>
    <w:uiPriority w:val="0"/>
    <w:rPr>
      <w:b/>
    </w:rPr>
  </w:style>
  <w:style w:type="character" w:styleId="33">
    <w:name w:val="FollowedHyperlink"/>
    <w:qFormat/>
    <w:uiPriority w:val="0"/>
    <w:rPr>
      <w:color w:val="954F72"/>
      <w:u w:val="single"/>
    </w:rPr>
  </w:style>
  <w:style w:type="character" w:styleId="34">
    <w:name w:val="Hyperlink"/>
    <w:qFormat/>
    <w:uiPriority w:val="99"/>
    <w:rPr>
      <w:rFonts w:cs="@等线"/>
      <w:color w:val="0563C1"/>
      <w:u w:val="single"/>
    </w:rPr>
  </w:style>
  <w:style w:type="character" w:styleId="35">
    <w:name w:val="annotation reference"/>
    <w:semiHidden/>
    <w:qFormat/>
    <w:uiPriority w:val="0"/>
    <w:rPr>
      <w:rFonts w:cs="@等线"/>
      <w:sz w:val="21"/>
      <w:szCs w:val="21"/>
    </w:rPr>
  </w:style>
  <w:style w:type="character" w:customStyle="1" w:styleId="36">
    <w:name w:val="标题 1 字符"/>
    <w:link w:val="2"/>
    <w:qFormat/>
    <w:locked/>
    <w:uiPriority w:val="0"/>
    <w:rPr>
      <w:rFonts w:ascii="Calibri" w:hAnsi="Calibri" w:eastAsia="Wingdings" w:cs="@等线"/>
      <w:b/>
      <w:bCs/>
      <w:kern w:val="44"/>
      <w:sz w:val="44"/>
      <w:szCs w:val="44"/>
    </w:rPr>
  </w:style>
  <w:style w:type="character" w:customStyle="1" w:styleId="37">
    <w:name w:val="标题 2 字符"/>
    <w:link w:val="3"/>
    <w:semiHidden/>
    <w:qFormat/>
    <w:uiPriority w:val="0"/>
    <w:rPr>
      <w:rFonts w:ascii="等线 Light" w:hAnsi="等线 Light" w:eastAsia="等线 Light" w:cs="@等线"/>
      <w:b/>
      <w:bCs/>
      <w:sz w:val="32"/>
      <w:szCs w:val="32"/>
    </w:rPr>
  </w:style>
  <w:style w:type="character" w:customStyle="1" w:styleId="38">
    <w:name w:val="标题 3 字符"/>
    <w:link w:val="4"/>
    <w:semiHidden/>
    <w:qFormat/>
    <w:uiPriority w:val="0"/>
    <w:rPr>
      <w:rFonts w:ascii="Wingdings" w:hAnsi="Wingdings" w:eastAsia="Wingdings" w:cs="Wingdings"/>
      <w:b/>
      <w:bCs/>
      <w:sz w:val="32"/>
      <w:szCs w:val="32"/>
    </w:rPr>
  </w:style>
  <w:style w:type="character" w:customStyle="1" w:styleId="39">
    <w:name w:val="标题 5 字符"/>
    <w:link w:val="5"/>
    <w:semiHidden/>
    <w:qFormat/>
    <w:uiPriority w:val="0"/>
    <w:rPr>
      <w:rFonts w:ascii="Wingdings" w:hAnsi="Wingdings" w:eastAsia="Wingdings" w:cs="Wingdings"/>
      <w:b/>
      <w:bCs/>
      <w:sz w:val="28"/>
      <w:szCs w:val="28"/>
    </w:rPr>
  </w:style>
  <w:style w:type="character" w:customStyle="1" w:styleId="40">
    <w:name w:val="标题 6 字符1"/>
    <w:link w:val="6"/>
    <w:qFormat/>
    <w:locked/>
    <w:uiPriority w:val="0"/>
    <w:rPr>
      <w:rFonts w:ascii="Cambria" w:hAnsi="Cambria" w:eastAsia="Wingdings"/>
      <w:b/>
      <w:sz w:val="24"/>
    </w:rPr>
  </w:style>
  <w:style w:type="character" w:customStyle="1" w:styleId="41">
    <w:name w:val="批注文字 字符"/>
    <w:link w:val="9"/>
    <w:semiHidden/>
    <w:qFormat/>
    <w:locked/>
    <w:uiPriority w:val="0"/>
    <w:rPr>
      <w:rFonts w:ascii="Calibri" w:hAnsi="Calibri" w:eastAsia="Wingdings" w:cs="@等线"/>
      <w:sz w:val="24"/>
    </w:rPr>
  </w:style>
  <w:style w:type="character" w:customStyle="1" w:styleId="42">
    <w:name w:val="正文文本缩进 字符"/>
    <w:link w:val="11"/>
    <w:qFormat/>
    <w:uiPriority w:val="0"/>
    <w:rPr>
      <w:rFonts w:ascii="Wingdings" w:hAnsi="Wingdings" w:eastAsia="Wingdings" w:cs="Wingdings"/>
      <w:sz w:val="24"/>
      <w:szCs w:val="24"/>
    </w:rPr>
  </w:style>
  <w:style w:type="character" w:customStyle="1" w:styleId="43">
    <w:name w:val="批注框文本 字符"/>
    <w:link w:val="15"/>
    <w:semiHidden/>
    <w:qFormat/>
    <w:locked/>
    <w:uiPriority w:val="0"/>
    <w:rPr>
      <w:rFonts w:ascii="Calibri" w:hAnsi="Calibri" w:eastAsia="Wingdings" w:cs="@等线"/>
      <w:sz w:val="18"/>
      <w:szCs w:val="18"/>
    </w:rPr>
  </w:style>
  <w:style w:type="character" w:customStyle="1" w:styleId="44">
    <w:name w:val="页脚 字符"/>
    <w:link w:val="16"/>
    <w:qFormat/>
    <w:locked/>
    <w:uiPriority w:val="99"/>
    <w:rPr>
      <w:rFonts w:cs="@等线"/>
      <w:sz w:val="18"/>
      <w:szCs w:val="18"/>
    </w:rPr>
  </w:style>
  <w:style w:type="character" w:customStyle="1" w:styleId="45">
    <w:name w:val="页眉 字符"/>
    <w:link w:val="17"/>
    <w:qFormat/>
    <w:locked/>
    <w:uiPriority w:val="0"/>
    <w:rPr>
      <w:rFonts w:cs="@等线"/>
      <w:sz w:val="18"/>
      <w:szCs w:val="18"/>
    </w:rPr>
  </w:style>
  <w:style w:type="character" w:customStyle="1" w:styleId="46">
    <w:name w:val="普通(网站) 字符"/>
    <w:link w:val="24"/>
    <w:qFormat/>
    <w:locked/>
    <w:uiPriority w:val="99"/>
    <w:rPr>
      <w:rFonts w:ascii="Wingdings" w:hAnsi="Wingdings" w:eastAsia="Wingdings"/>
      <w:kern w:val="0"/>
      <w:sz w:val="24"/>
    </w:rPr>
  </w:style>
  <w:style w:type="character" w:customStyle="1" w:styleId="47">
    <w:name w:val="批注主题 字符"/>
    <w:link w:val="25"/>
    <w:semiHidden/>
    <w:qFormat/>
    <w:locked/>
    <w:uiPriority w:val="0"/>
    <w:rPr>
      <w:rFonts w:ascii="Calibri" w:hAnsi="Calibri" w:eastAsia="Wingdings" w:cs="@等线"/>
      <w:b/>
      <w:bCs/>
      <w:sz w:val="24"/>
    </w:rPr>
  </w:style>
  <w:style w:type="character" w:customStyle="1" w:styleId="48">
    <w:name w:val="正文文本首行缩进 2 字符"/>
    <w:link w:val="26"/>
    <w:qFormat/>
    <w:uiPriority w:val="99"/>
    <w:rPr>
      <w:rFonts w:ascii="Times New Roman" w:hAnsi="Times New Roman" w:eastAsia="宋体" w:cs="Times New Roman"/>
      <w:kern w:val="2"/>
      <w:sz w:val="21"/>
      <w:szCs w:val="24"/>
    </w:rPr>
  </w:style>
  <w:style w:type="character" w:customStyle="1" w:styleId="49">
    <w:name w:val="新三板正文 Char"/>
    <w:link w:val="50"/>
    <w:qFormat/>
    <w:locked/>
    <w:uiPriority w:val="0"/>
    <w:rPr>
      <w:rFonts w:ascii="@等线" w:hAnsi="@等线" w:eastAsia="Wingdings"/>
      <w:kern w:val="0"/>
      <w:sz w:val="24"/>
    </w:rPr>
  </w:style>
  <w:style w:type="paragraph" w:customStyle="1" w:styleId="50">
    <w:name w:val="新三板正文"/>
    <w:basedOn w:val="1"/>
    <w:link w:val="49"/>
    <w:qFormat/>
    <w:uiPriority w:val="0"/>
    <w:pPr>
      <w:widowControl w:val="0"/>
      <w:autoSpaceDE w:val="0"/>
      <w:autoSpaceDN w:val="0"/>
      <w:adjustRightInd w:val="0"/>
      <w:snapToGrid w:val="0"/>
      <w:spacing w:line="360" w:lineRule="auto"/>
      <w:ind w:firstLine="480" w:firstLineChars="200"/>
      <w:jc w:val="both"/>
    </w:pPr>
    <w:rPr>
      <w:rFonts w:ascii="@等线" w:hAnsi="@等线" w:cs="@等线"/>
    </w:rPr>
  </w:style>
  <w:style w:type="paragraph" w:customStyle="1" w:styleId="51">
    <w:name w:val="彩色列表 - 着色 11"/>
    <w:basedOn w:val="1"/>
    <w:qFormat/>
    <w:uiPriority w:val="0"/>
    <w:pPr>
      <w:widowControl w:val="0"/>
      <w:spacing w:line="360" w:lineRule="auto"/>
      <w:ind w:firstLine="420" w:firstLineChars="200"/>
      <w:jc w:val="both"/>
    </w:pPr>
    <w:rPr>
      <w:rFonts w:ascii="Calibri" w:hAnsi="Calibri" w:cs="@等线"/>
      <w:kern w:val="2"/>
      <w:szCs w:val="22"/>
    </w:rPr>
  </w:style>
  <w:style w:type="paragraph" w:customStyle="1" w:styleId="52">
    <w:name w:val="TOC Heading"/>
    <w:basedOn w:val="2"/>
    <w:next w:val="1"/>
    <w:qFormat/>
    <w:uiPriority w:val="0"/>
    <w:pPr>
      <w:widowControl/>
      <w:spacing w:before="240" w:after="0" w:line="259" w:lineRule="auto"/>
      <w:jc w:val="left"/>
      <w:outlineLvl w:val="9"/>
    </w:pPr>
    <w:rPr>
      <w:rFonts w:ascii="等线 Light" w:hAnsi="等线 Light" w:eastAsia="等线 Light"/>
      <w:b w:val="0"/>
      <w:bCs w:val="0"/>
      <w:color w:val="2F5496"/>
      <w:kern w:val="0"/>
      <w:sz w:val="32"/>
      <w:szCs w:val="32"/>
    </w:rPr>
  </w:style>
  <w:style w:type="paragraph" w:customStyle="1" w:styleId="53">
    <w:name w:val="List Paragraph1"/>
    <w:basedOn w:val="1"/>
    <w:qFormat/>
    <w:uiPriority w:val="0"/>
    <w:pPr>
      <w:widowControl w:val="0"/>
      <w:spacing w:line="360" w:lineRule="auto"/>
      <w:ind w:firstLine="420" w:firstLineChars="200"/>
      <w:jc w:val="both"/>
    </w:pPr>
    <w:rPr>
      <w:rFonts w:ascii="Calibri" w:hAnsi="Calibri" w:cs="@等线"/>
      <w:kern w:val="2"/>
      <w:szCs w:val="22"/>
    </w:rPr>
  </w:style>
  <w:style w:type="paragraph" w:customStyle="1" w:styleId="54">
    <w:name w:val="Default"/>
    <w:link w:val="55"/>
    <w:qFormat/>
    <w:uiPriority w:val="0"/>
    <w:pPr>
      <w:widowControl w:val="0"/>
      <w:autoSpaceDE w:val="0"/>
      <w:autoSpaceDN w:val="0"/>
      <w:adjustRightInd w:val="0"/>
    </w:pPr>
    <w:rPr>
      <w:rFonts w:ascii="Wingdings" w:hAnsi="@等线" w:eastAsia="Wingdings" w:cs="Wingdings"/>
      <w:color w:val="000000"/>
      <w:sz w:val="24"/>
      <w:szCs w:val="24"/>
      <w:lang w:val="en-US" w:eastAsia="zh-CN" w:bidi="ar-SA"/>
    </w:rPr>
  </w:style>
  <w:style w:type="character" w:customStyle="1" w:styleId="55">
    <w:name w:val="Default Char"/>
    <w:link w:val="54"/>
    <w:qFormat/>
    <w:locked/>
    <w:uiPriority w:val="0"/>
    <w:rPr>
      <w:rFonts w:ascii="Wingdings" w:hAnsi="@等线" w:eastAsia="Wingdings" w:cs="Wingdings"/>
      <w:color w:val="000000"/>
      <w:sz w:val="24"/>
      <w:szCs w:val="24"/>
    </w:rPr>
  </w:style>
  <w:style w:type="character" w:customStyle="1" w:styleId="56">
    <w:name w:val="标题 6 字符"/>
    <w:semiHidden/>
    <w:qFormat/>
    <w:uiPriority w:val="0"/>
    <w:rPr>
      <w:rFonts w:ascii="等线 Light" w:hAnsi="等线 Light" w:eastAsia="等线 Light" w:cs="@等线"/>
      <w:b/>
      <w:bCs/>
      <w:sz w:val="24"/>
      <w:szCs w:val="24"/>
    </w:rPr>
  </w:style>
  <w:style w:type="paragraph" w:customStyle="1" w:styleId="57">
    <w:name w:val="Revision"/>
    <w:semiHidden/>
    <w:qFormat/>
    <w:uiPriority w:val="0"/>
    <w:rPr>
      <w:rFonts w:ascii="Calibri" w:hAnsi="Calibri" w:eastAsia="Wingdings" w:cs="Times New Roman"/>
      <w:kern w:val="2"/>
      <w:sz w:val="24"/>
      <w:szCs w:val="22"/>
      <w:lang w:val="en-US" w:eastAsia="zh-CN" w:bidi="ar-SA"/>
    </w:rPr>
  </w:style>
  <w:style w:type="character" w:customStyle="1" w:styleId="58">
    <w:name w:val="_Style 56"/>
    <w:unhideWhenUsed/>
    <w:qFormat/>
    <w:uiPriority w:val="99"/>
    <w:rPr>
      <w:color w:val="605E5C"/>
      <w:shd w:val="clear" w:color="auto" w:fill="E1DFDD"/>
    </w:rPr>
  </w:style>
  <w:style w:type="paragraph" w:customStyle="1" w:styleId="59">
    <w:name w:val="_Style 57"/>
    <w:semiHidden/>
    <w:qFormat/>
    <w:uiPriority w:val="99"/>
    <w:rPr>
      <w:rFonts w:ascii="Wingdings" w:hAnsi="Wingdings" w:eastAsia="Wingdings" w:cs="Wingdings"/>
      <w:sz w:val="24"/>
      <w:szCs w:val="24"/>
      <w:lang w:val="en-US" w:eastAsia="zh-CN" w:bidi="ar-SA"/>
    </w:rPr>
  </w:style>
  <w:style w:type="character" w:customStyle="1" w:styleId="60">
    <w:name w:val="Body text|1_"/>
    <w:link w:val="61"/>
    <w:qFormat/>
    <w:uiPriority w:val="0"/>
    <w:rPr>
      <w:rFonts w:ascii="宋体" w:hAnsi="宋体" w:eastAsia="宋体" w:cs="宋体"/>
      <w:sz w:val="22"/>
      <w:szCs w:val="22"/>
      <w:lang w:val="zh-TW" w:eastAsia="zh-TW" w:bidi="zh-TW"/>
    </w:rPr>
  </w:style>
  <w:style w:type="paragraph" w:customStyle="1" w:styleId="61">
    <w:name w:val="Body text|1"/>
    <w:basedOn w:val="1"/>
    <w:link w:val="60"/>
    <w:qFormat/>
    <w:uiPriority w:val="0"/>
    <w:pPr>
      <w:widowControl w:val="0"/>
      <w:spacing w:after="100" w:line="360" w:lineRule="auto"/>
      <w:ind w:firstLine="400"/>
    </w:pPr>
    <w:rPr>
      <w:rFonts w:ascii="宋体" w:hAnsi="宋体" w:eastAsia="宋体" w:cs="宋体"/>
      <w:sz w:val="22"/>
      <w:szCs w:val="22"/>
      <w:lang w:val="zh-TW" w:eastAsia="zh-TW" w:bidi="zh-TW"/>
    </w:rPr>
  </w:style>
  <w:style w:type="character" w:customStyle="1" w:styleId="62">
    <w:name w:val="Other|1_"/>
    <w:link w:val="63"/>
    <w:qFormat/>
    <w:uiPriority w:val="0"/>
    <w:rPr>
      <w:sz w:val="15"/>
      <w:szCs w:val="15"/>
    </w:rPr>
  </w:style>
  <w:style w:type="paragraph" w:customStyle="1" w:styleId="63">
    <w:name w:val="Other|1"/>
    <w:basedOn w:val="1"/>
    <w:link w:val="62"/>
    <w:qFormat/>
    <w:uiPriority w:val="0"/>
    <w:pPr>
      <w:widowControl w:val="0"/>
    </w:pPr>
    <w:rPr>
      <w:rFonts w:ascii="Cambria Math" w:hAnsi="Cambria Math" w:eastAsia="等线" w:cs="@等线"/>
      <w:sz w:val="15"/>
      <w:szCs w:val="15"/>
    </w:rPr>
  </w:style>
  <w:style w:type="paragraph" w:styleId="64">
    <w:name w:val="List Paragraph"/>
    <w:basedOn w:val="1"/>
    <w:qFormat/>
    <w:uiPriority w:val="34"/>
    <w:pPr>
      <w:ind w:firstLine="420" w:firstLineChars="200"/>
    </w:pPr>
    <w:rPr>
      <w:rFonts w:ascii="宋体" w:hAnsi="宋体" w:eastAsia="宋体" w:cs="宋体"/>
    </w:rPr>
  </w:style>
  <w:style w:type="paragraph" w:customStyle="1" w:styleId="65">
    <w:name w:val="双周报"/>
    <w:basedOn w:val="64"/>
    <w:link w:val="66"/>
    <w:qFormat/>
    <w:uiPriority w:val="0"/>
    <w:pPr>
      <w:numPr>
        <w:ilvl w:val="0"/>
        <w:numId w:val="1"/>
      </w:numPr>
      <w:ind w:left="0" w:hanging="426" w:firstLineChars="0"/>
    </w:pPr>
    <w:rPr>
      <w:rFonts w:ascii="仿宋" w:hAnsi="仿宋" w:eastAsia="仿宋" w:cs="仿宋"/>
      <w:b/>
      <w:sz w:val="30"/>
      <w:szCs w:val="30"/>
    </w:rPr>
  </w:style>
  <w:style w:type="character" w:customStyle="1" w:styleId="66">
    <w:name w:val="双周报 Char"/>
    <w:link w:val="65"/>
    <w:qFormat/>
    <w:uiPriority w:val="0"/>
    <w:rPr>
      <w:rFonts w:ascii="仿宋" w:hAnsi="仿宋" w:eastAsia="仿宋" w:cs="仿宋"/>
      <w:b/>
      <w:sz w:val="30"/>
      <w:szCs w:val="30"/>
    </w:rPr>
  </w:style>
  <w:style w:type="paragraph" w:customStyle="1" w:styleId="67">
    <w:name w:val="双周报1"/>
    <w:basedOn w:val="24"/>
    <w:link w:val="68"/>
    <w:qFormat/>
    <w:uiPriority w:val="0"/>
    <w:pPr>
      <w:numPr>
        <w:ilvl w:val="0"/>
        <w:numId w:val="2"/>
      </w:numPr>
      <w:shd w:val="clear" w:color="auto" w:fill="FFFFFF"/>
      <w:spacing w:before="0" w:beforeAutospacing="0" w:after="0" w:afterAutospacing="0"/>
      <w:ind w:left="0"/>
    </w:pPr>
    <w:rPr>
      <w:rFonts w:ascii="仿宋" w:hAnsi="仿宋" w:eastAsia="仿宋" w:cs="宋体"/>
      <w:b/>
      <w:color w:val="FF0000"/>
      <w:sz w:val="28"/>
      <w:szCs w:val="28"/>
    </w:rPr>
  </w:style>
  <w:style w:type="character" w:customStyle="1" w:styleId="68">
    <w:name w:val="双周报1 Char"/>
    <w:link w:val="67"/>
    <w:qFormat/>
    <w:uiPriority w:val="0"/>
    <w:rPr>
      <w:rFonts w:ascii="仿宋" w:hAnsi="仿宋" w:eastAsia="仿宋" w:cs="宋体"/>
      <w:b/>
      <w:color w:val="FF0000"/>
      <w:sz w:val="28"/>
      <w:szCs w:val="28"/>
      <w:shd w:val="clear" w:color="auto" w:fill="FFFFFF"/>
    </w:rPr>
  </w:style>
  <w:style w:type="paragraph" w:customStyle="1" w:styleId="69">
    <w:name w:val="Title_main"/>
    <w:qFormat/>
    <w:uiPriority w:val="0"/>
    <w:pPr>
      <w:spacing w:before="120" w:after="160" w:line="259" w:lineRule="auto"/>
      <w:jc w:val="center"/>
    </w:pPr>
    <w:rPr>
      <w:rFonts w:ascii="微软雅黑" w:hAnsi="微软雅黑" w:eastAsia="微软雅黑" w:cs="Times New Roman"/>
      <w:sz w:val="31"/>
      <w:szCs w:val="22"/>
      <w:lang w:val="en-US" w:eastAsia="zh-CN" w:bidi="ar-SA"/>
    </w:rPr>
  </w:style>
  <w:style w:type="paragraph" w:customStyle="1" w:styleId="70">
    <w:name w:val="Title_subtitle"/>
    <w:basedOn w:val="1"/>
    <w:link w:val="71"/>
    <w:qFormat/>
    <w:uiPriority w:val="0"/>
    <w:pPr>
      <w:spacing w:after="160" w:line="259" w:lineRule="auto"/>
      <w:jc w:val="center"/>
    </w:pPr>
    <w:rPr>
      <w:rFonts w:ascii="微软雅黑" w:hAnsi="微软雅黑" w:eastAsia="微软雅黑" w:cs="Times New Roman"/>
      <w:sz w:val="27"/>
      <w:szCs w:val="27"/>
    </w:rPr>
  </w:style>
  <w:style w:type="character" w:customStyle="1" w:styleId="71">
    <w:name w:val="Title_subtitle Char"/>
    <w:link w:val="70"/>
    <w:qFormat/>
    <w:uiPriority w:val="0"/>
    <w:rPr>
      <w:rFonts w:ascii="微软雅黑" w:hAnsi="微软雅黑" w:eastAsia="微软雅黑" w:cs="Times New Roman"/>
      <w:sz w:val="27"/>
      <w:szCs w:val="27"/>
    </w:rPr>
  </w:style>
  <w:style w:type="paragraph" w:customStyle="1" w:styleId="72">
    <w:name w:val="一级标题"/>
    <w:basedOn w:val="1"/>
    <w:qFormat/>
    <w:uiPriority w:val="0"/>
    <w:pPr>
      <w:spacing w:after="160" w:line="259" w:lineRule="auto"/>
    </w:pPr>
    <w:rPr>
      <w:rFonts w:ascii="微软雅黑" w:hAnsi="微软雅黑" w:eastAsia="等线" w:cs="Times New Roman"/>
      <w:sz w:val="27"/>
      <w:szCs w:val="22"/>
    </w:rPr>
  </w:style>
  <w:style w:type="table" w:customStyle="1" w:styleId="73">
    <w:name w:val="网格型1"/>
    <w:basedOn w:val="27"/>
    <w:qFormat/>
    <w:uiPriority w:val="39"/>
    <w:rPr>
      <w:rFonts w:ascii="Calibri" w:hAnsi="Calibri" w:eastAsia="等线" w:cs="Times New Roman"/>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4">
    <w:name w:val="font51"/>
    <w:qFormat/>
    <w:uiPriority w:val="0"/>
    <w:rPr>
      <w:rFonts w:hint="eastAsia" w:ascii="宋体" w:hAnsi="宋体" w:eastAsia="宋体" w:cs="宋体"/>
      <w:color w:val="000000"/>
      <w:sz w:val="21"/>
      <w:szCs w:val="21"/>
      <w:u w:val="none"/>
    </w:rPr>
  </w:style>
  <w:style w:type="character" w:customStyle="1" w:styleId="75">
    <w:name w:val="font61"/>
    <w:qFormat/>
    <w:uiPriority w:val="0"/>
    <w:rPr>
      <w:rFonts w:hint="default" w:ascii="Times New Roman" w:hAnsi="Times New Roman" w:cs="Times New Roman"/>
      <w:color w:val="000000"/>
      <w:sz w:val="21"/>
      <w:szCs w:val="21"/>
      <w:u w:val="none"/>
    </w:rPr>
  </w:style>
  <w:style w:type="paragraph" w:customStyle="1" w:styleId="76">
    <w:name w:val="_Style 74"/>
    <w:basedOn w:val="2"/>
    <w:next w:val="1"/>
    <w:qFormat/>
    <w:uiPriority w:val="39"/>
    <w:pPr>
      <w:widowControl/>
      <w:spacing w:before="240" w:after="0" w:line="259" w:lineRule="auto"/>
      <w:jc w:val="left"/>
      <w:outlineLvl w:val="9"/>
    </w:pPr>
    <w:rPr>
      <w:rFonts w:ascii="Calibri Light" w:hAnsi="Calibri Light" w:eastAsia="宋体" w:cs="Times New Roman"/>
      <w:b w:val="0"/>
      <w:bCs w:val="0"/>
      <w:color w:val="2E74B5"/>
      <w:kern w:val="0"/>
      <w:sz w:val="32"/>
      <w:szCs w:val="32"/>
    </w:rPr>
  </w:style>
  <w:style w:type="paragraph" w:customStyle="1" w:styleId="77">
    <w:name w:val="Table Paragraph"/>
    <w:basedOn w:val="1"/>
    <w:qFormat/>
    <w:uiPriority w:val="0"/>
    <w:pPr>
      <w:widowControl w:val="0"/>
      <w:autoSpaceDE w:val="0"/>
      <w:autoSpaceDN w:val="0"/>
      <w:spacing w:line="166" w:lineRule="exact"/>
    </w:pPr>
    <w:rPr>
      <w:rFonts w:ascii="宋体" w:hAnsi="宋体" w:eastAsia="宋体" w:cs="宋体"/>
      <w:sz w:val="22"/>
      <w:szCs w:val="22"/>
    </w:rPr>
  </w:style>
  <w:style w:type="paragraph" w:customStyle="1" w:styleId="78">
    <w:name w:val="Table Text"/>
    <w:basedOn w:val="1"/>
    <w:semiHidden/>
    <w:qFormat/>
    <w:uiPriority w:val="0"/>
    <w:rPr>
      <w:rFonts w:ascii="宋体" w:hAnsi="宋体" w:eastAsia="宋体" w:cs="宋体"/>
      <w:sz w:val="24"/>
      <w:szCs w:val="24"/>
      <w:lang w:val="en-US" w:eastAsia="en-US" w:bidi="ar-SA"/>
    </w:rPr>
  </w:style>
  <w:style w:type="table" w:customStyle="1" w:styleId="79">
    <w:name w:val="Table Normal"/>
    <w:unhideWhenUsed/>
    <w:qFormat/>
    <w:uiPriority w:val="0"/>
    <w:tblPr>
      <w:tblCellMar>
        <w:top w:w="0" w:type="dxa"/>
        <w:left w:w="0" w:type="dxa"/>
        <w:bottom w:w="0" w:type="dxa"/>
        <w:right w:w="0" w:type="dxa"/>
      </w:tblCellMar>
    </w:tblPr>
  </w:style>
  <w:style w:type="table" w:customStyle="1" w:styleId="80">
    <w:name w:val="网格型2"/>
    <w:basedOn w:val="27"/>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1">
    <w:name w:val="font41"/>
    <w:basedOn w:val="31"/>
    <w:qFormat/>
    <w:uiPriority w:val="0"/>
    <w:rPr>
      <w:rFonts w:hint="eastAsia" w:ascii="楷体" w:hAnsi="楷体" w:eastAsia="楷体" w:cs="楷体"/>
      <w:color w:val="000000"/>
      <w:sz w:val="20"/>
      <w:szCs w:val="20"/>
      <w:u w:val="none"/>
    </w:rPr>
  </w:style>
  <w:style w:type="character" w:customStyle="1" w:styleId="82">
    <w:name w:val="font21"/>
    <w:basedOn w:val="31"/>
    <w:qFormat/>
    <w:uiPriority w:val="0"/>
    <w:rPr>
      <w:rFonts w:hint="default" w:ascii="Arial" w:hAnsi="Arial" w:cs="Arial"/>
      <w:color w:val="000000"/>
      <w:sz w:val="20"/>
      <w:szCs w:val="20"/>
      <w:u w:val="none"/>
    </w:rPr>
  </w:style>
  <w:style w:type="character" w:customStyle="1" w:styleId="83">
    <w:name w:val="font31"/>
    <w:basedOn w:val="31"/>
    <w:qFormat/>
    <w:uiPriority w:val="0"/>
    <w:rPr>
      <w:rFonts w:hint="default" w:ascii="Arial" w:hAnsi="Arial" w:cs="Arial"/>
      <w:color w:val="00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microsoft.com/office/2011/relationships/commentsExtended" Target="commentsExtended.xml"/><Relationship Id="rId39" Type="http://schemas.microsoft.com/office/2011/relationships/people" Target="people.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comments" Target="comment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112</Pages>
  <Words>7196</Words>
  <Characters>7754</Characters>
  <Lines>1</Lines>
  <Paragraphs>1</Paragraphs>
  <TotalTime>447</TotalTime>
  <ScaleCrop>false</ScaleCrop>
  <LinksUpToDate>false</LinksUpToDate>
  <CharactersWithSpaces>7883</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2024-10-25T14:51:00Z</dcterms:created>
  <dc:creator>林京京</dc:creator>
  <cp:lastModifiedBy>无涯</cp:lastModifiedBy>
  <cp:lastPrinted>2024-09-30T14:48:00Z</cp:lastPrinted>
  <dcterms:modified xsi:type="dcterms:W3CDTF">2025-10-09T17:17:27Z</dcterms:modified>
  <dc:title>中经云数据存储科技（北京）有限公司</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CB61589A48A84F5D899A53334F9BA5A5_13</vt:lpwstr>
  </property>
  <property fmtid="{D5CDD505-2E9C-101B-9397-08002B2CF9AE}" pid="4" name="KSOTemplateDocerSaveRecord">
    <vt:lpwstr>eyJoZGlkIjoiYmQ0YWMzYjViMjg0NTEzZTc4ZDVlZmE1YjZjZTE1N2IiLCJ1c2VySWQiOiIyNTIzMzY2MzEifQ==</vt:lpwstr>
  </property>
</Properties>
</file>